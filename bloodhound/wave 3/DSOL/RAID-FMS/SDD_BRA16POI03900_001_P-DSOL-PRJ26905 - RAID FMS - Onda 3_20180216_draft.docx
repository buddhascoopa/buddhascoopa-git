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E9840B" w14:textId="1775932A" w:rsidR="00304415" w:rsidRPr="00881F78" w:rsidRDefault="00304415" w:rsidP="007120E0">
      <w:pPr>
        <w:pStyle w:val="Estilo1"/>
        <w:jc w:val="right"/>
        <w:rPr>
          <w:sz w:val="56"/>
        </w:rPr>
      </w:pPr>
      <w:r w:rsidRPr="00881F78">
        <w:rPr>
          <w:sz w:val="56"/>
        </w:rPr>
        <w:t>Descritivo da Solução</w:t>
      </w:r>
    </w:p>
    <w:p w14:paraId="3EA6A408" w14:textId="4E332755" w:rsidR="007120E0" w:rsidRDefault="00304415" w:rsidP="007120E0">
      <w:pPr>
        <w:pStyle w:val="Estilo1"/>
        <w:jc w:val="right"/>
        <w:rPr>
          <w:sz w:val="40"/>
        </w:rPr>
      </w:pPr>
      <w:r w:rsidRPr="00881F78">
        <w:rPr>
          <w:sz w:val="40"/>
        </w:rPr>
        <w:t>PRJ</w:t>
      </w:r>
      <w:r w:rsidR="008F272A">
        <w:rPr>
          <w:sz w:val="40"/>
        </w:rPr>
        <w:t>26905</w:t>
      </w:r>
      <w:r w:rsidRPr="00881F78">
        <w:rPr>
          <w:sz w:val="40"/>
        </w:rPr>
        <w:t xml:space="preserve"> – </w:t>
      </w:r>
      <w:r w:rsidR="00153785">
        <w:rPr>
          <w:sz w:val="40"/>
        </w:rPr>
        <w:t>Novo Antifraude</w:t>
      </w:r>
      <w:r w:rsidR="007120E0">
        <w:rPr>
          <w:sz w:val="40"/>
        </w:rPr>
        <w:t xml:space="preserve"> – RAID FMS</w:t>
      </w:r>
    </w:p>
    <w:p w14:paraId="1E132357" w14:textId="4404B138" w:rsidR="007120E0" w:rsidRDefault="007120E0" w:rsidP="007120E0">
      <w:pPr>
        <w:pStyle w:val="Estilo1"/>
        <w:jc w:val="right"/>
        <w:rPr>
          <w:sz w:val="40"/>
        </w:rPr>
      </w:pPr>
      <w:r>
        <w:rPr>
          <w:sz w:val="40"/>
        </w:rPr>
        <w:t xml:space="preserve">Onda </w:t>
      </w:r>
      <w:r w:rsidR="005A7803">
        <w:rPr>
          <w:sz w:val="40"/>
        </w:rPr>
        <w:t>3</w:t>
      </w:r>
      <w:r>
        <w:rPr>
          <w:sz w:val="40"/>
        </w:rPr>
        <w:t xml:space="preserve"> – </w:t>
      </w:r>
      <w:r w:rsidR="00D976F6">
        <w:rPr>
          <w:sz w:val="40"/>
        </w:rPr>
        <w:t>Online</w:t>
      </w:r>
    </w:p>
    <w:p w14:paraId="294B9399" w14:textId="77777777" w:rsidR="00304415" w:rsidRPr="00881F78" w:rsidRDefault="00304415" w:rsidP="00304415">
      <w:pPr>
        <w:rPr>
          <w:rFonts w:cs="Arial"/>
          <w:noProof/>
          <w:sz w:val="20"/>
          <w:szCs w:val="20"/>
        </w:rPr>
      </w:pPr>
    </w:p>
    <w:p w14:paraId="536A1FA9" w14:textId="77777777" w:rsidR="00304415" w:rsidRPr="00881F78" w:rsidRDefault="00304415" w:rsidP="00304415">
      <w:pPr>
        <w:rPr>
          <w:rFonts w:cs="Arial"/>
          <w:noProof/>
          <w:sz w:val="20"/>
          <w:szCs w:val="20"/>
        </w:rPr>
      </w:pPr>
    </w:p>
    <w:p w14:paraId="294D7063" w14:textId="16EF4CE7" w:rsidR="00304415" w:rsidRPr="00881F78" w:rsidRDefault="007120E0" w:rsidP="00304415">
      <w:pPr>
        <w:rPr>
          <w:rFonts w:cs="Arial"/>
          <w:noProof/>
          <w:sz w:val="20"/>
          <w:szCs w:val="20"/>
        </w:rPr>
      </w:pPr>
      <w:r w:rsidRPr="00217403">
        <w:rPr>
          <w:noProof/>
        </w:rPr>
        <w:drawing>
          <wp:anchor distT="0" distB="0" distL="114300" distR="114300" simplePos="0" relativeHeight="251667456" behindDoc="0" locked="0" layoutInCell="1" allowOverlap="1" wp14:anchorId="41624E4B" wp14:editId="3DC9F354">
            <wp:simplePos x="0" y="0"/>
            <wp:positionH relativeFrom="margin">
              <wp:posOffset>1804035</wp:posOffset>
            </wp:positionH>
            <wp:positionV relativeFrom="paragraph">
              <wp:posOffset>215900</wp:posOffset>
            </wp:positionV>
            <wp:extent cx="2695575" cy="2695575"/>
            <wp:effectExtent l="0" t="0" r="9525" b="9525"/>
            <wp:wrapTopAndBottom/>
            <wp:docPr id="13" name="Imagem 2" descr="Oi_mass_logo_3_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Oi_mass_logo_3_1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DD3F36" w14:textId="30325B8F" w:rsidR="00304415" w:rsidRPr="00881F78" w:rsidRDefault="00304415" w:rsidP="00304415">
      <w:pPr>
        <w:rPr>
          <w:rFonts w:cs="Arial"/>
          <w:noProof/>
          <w:sz w:val="20"/>
          <w:szCs w:val="20"/>
        </w:rPr>
      </w:pPr>
    </w:p>
    <w:p w14:paraId="34CECBC4" w14:textId="77777777" w:rsidR="00304415" w:rsidRPr="00881F78" w:rsidRDefault="00304415" w:rsidP="00304415">
      <w:pPr>
        <w:rPr>
          <w:rFonts w:cs="Arial"/>
          <w:noProof/>
          <w:sz w:val="20"/>
          <w:szCs w:val="20"/>
        </w:rPr>
      </w:pPr>
    </w:p>
    <w:p w14:paraId="7C6BED2D" w14:textId="77777777" w:rsidR="00304415" w:rsidRPr="00881F78" w:rsidRDefault="00304415" w:rsidP="00304415">
      <w:pPr>
        <w:rPr>
          <w:rFonts w:cs="Arial"/>
          <w:noProof/>
          <w:sz w:val="20"/>
          <w:szCs w:val="20"/>
        </w:rPr>
      </w:pPr>
    </w:p>
    <w:p w14:paraId="5376C26B" w14:textId="77777777" w:rsidR="00304415" w:rsidRPr="00881F78" w:rsidRDefault="00304415" w:rsidP="00304415">
      <w:pPr>
        <w:rPr>
          <w:rFonts w:cs="Arial"/>
          <w:noProof/>
          <w:sz w:val="20"/>
          <w:szCs w:val="20"/>
        </w:rPr>
      </w:pPr>
    </w:p>
    <w:p w14:paraId="0E0D7271" w14:textId="77777777" w:rsidR="00304415" w:rsidRPr="00881F78" w:rsidRDefault="00304415" w:rsidP="00304415">
      <w:pPr>
        <w:rPr>
          <w:rFonts w:cs="Arial"/>
          <w:noProof/>
          <w:sz w:val="20"/>
          <w:szCs w:val="20"/>
        </w:rPr>
      </w:pPr>
    </w:p>
    <w:p w14:paraId="06B6BDB2" w14:textId="77777777" w:rsidR="005A71F5" w:rsidRPr="00881F78" w:rsidRDefault="005A71F5" w:rsidP="00304415">
      <w:pPr>
        <w:rPr>
          <w:rFonts w:cs="Arial"/>
          <w:b/>
          <w:noProof/>
          <w:szCs w:val="20"/>
        </w:rPr>
      </w:pPr>
    </w:p>
    <w:p w14:paraId="2B97F6DC" w14:textId="77777777" w:rsidR="005A71F5" w:rsidRPr="00881F78" w:rsidRDefault="005A71F5" w:rsidP="00304415">
      <w:pPr>
        <w:rPr>
          <w:rFonts w:cs="Arial"/>
          <w:b/>
          <w:noProof/>
          <w:szCs w:val="20"/>
        </w:rPr>
      </w:pPr>
    </w:p>
    <w:p w14:paraId="7FE61B4D" w14:textId="77777777" w:rsidR="005A71F5" w:rsidRPr="00881F78" w:rsidRDefault="005A71F5" w:rsidP="00304415">
      <w:pPr>
        <w:rPr>
          <w:rFonts w:cs="Arial"/>
          <w:b/>
          <w:noProof/>
          <w:szCs w:val="20"/>
        </w:rPr>
      </w:pPr>
    </w:p>
    <w:p w14:paraId="39B260D2" w14:textId="77777777" w:rsidR="005A71F5" w:rsidRPr="00881F78" w:rsidRDefault="005A71F5" w:rsidP="00304415">
      <w:pPr>
        <w:rPr>
          <w:rFonts w:cs="Arial"/>
          <w:b/>
          <w:noProof/>
          <w:szCs w:val="20"/>
        </w:rPr>
      </w:pPr>
    </w:p>
    <w:p w14:paraId="0B3917E8" w14:textId="77777777" w:rsidR="005A71F5" w:rsidRPr="00881F78" w:rsidRDefault="005A71F5" w:rsidP="00304415">
      <w:pPr>
        <w:rPr>
          <w:rFonts w:cs="Arial"/>
          <w:b/>
          <w:noProof/>
          <w:szCs w:val="20"/>
        </w:rPr>
      </w:pPr>
    </w:p>
    <w:p w14:paraId="39BE204D" w14:textId="77777777" w:rsidR="005A71F5" w:rsidRPr="00881F78" w:rsidRDefault="005A71F5" w:rsidP="00304415">
      <w:pPr>
        <w:rPr>
          <w:rFonts w:cs="Arial"/>
          <w:b/>
          <w:noProof/>
          <w:szCs w:val="20"/>
        </w:rPr>
      </w:pPr>
    </w:p>
    <w:p w14:paraId="4DEA0768" w14:textId="77777777" w:rsidR="005A71F5" w:rsidRPr="00881F78" w:rsidRDefault="005A71F5" w:rsidP="00304415">
      <w:pPr>
        <w:rPr>
          <w:rFonts w:cs="Arial"/>
          <w:b/>
          <w:noProof/>
          <w:szCs w:val="20"/>
        </w:rPr>
      </w:pPr>
    </w:p>
    <w:p w14:paraId="262B0E07" w14:textId="77777777" w:rsidR="005A71F5" w:rsidRPr="00881F78" w:rsidRDefault="005A71F5" w:rsidP="00304415">
      <w:pPr>
        <w:rPr>
          <w:rFonts w:cs="Arial"/>
          <w:b/>
          <w:noProof/>
          <w:szCs w:val="20"/>
        </w:rPr>
      </w:pPr>
    </w:p>
    <w:p w14:paraId="5CC5F5F0" w14:textId="77777777" w:rsidR="005A71F5" w:rsidRPr="00881F78" w:rsidRDefault="005A71F5" w:rsidP="00304415">
      <w:pPr>
        <w:rPr>
          <w:rFonts w:cs="Arial"/>
          <w:b/>
          <w:noProof/>
          <w:szCs w:val="20"/>
        </w:rPr>
      </w:pPr>
    </w:p>
    <w:p w14:paraId="3178D866" w14:textId="77777777" w:rsidR="005A71F5" w:rsidRPr="00881F78" w:rsidRDefault="005A71F5" w:rsidP="00304415">
      <w:pPr>
        <w:rPr>
          <w:rFonts w:cs="Arial"/>
          <w:b/>
          <w:noProof/>
          <w:szCs w:val="20"/>
        </w:rPr>
      </w:pPr>
    </w:p>
    <w:p w14:paraId="1146B54E" w14:textId="77777777" w:rsidR="00304415" w:rsidRPr="00881F78" w:rsidRDefault="00304415" w:rsidP="00304415">
      <w:pPr>
        <w:rPr>
          <w:rFonts w:cs="Arial"/>
          <w:b/>
          <w:noProof/>
          <w:szCs w:val="20"/>
        </w:rPr>
      </w:pPr>
      <w:r w:rsidRPr="00881F78">
        <w:rPr>
          <w:rFonts w:cs="Arial"/>
          <w:noProof/>
          <w:sz w:val="20"/>
          <w:szCs w:val="20"/>
        </w:rPr>
        <mc:AlternateContent>
          <mc:Choice Requires="wps">
            <w:drawing>
              <wp:anchor distT="0" distB="0" distL="114300" distR="114300" simplePos="0" relativeHeight="251664384" behindDoc="0" locked="0" layoutInCell="1" allowOverlap="1" wp14:anchorId="599BFF61" wp14:editId="50A11B22">
                <wp:simplePos x="0" y="0"/>
                <wp:positionH relativeFrom="column">
                  <wp:posOffset>51435</wp:posOffset>
                </wp:positionH>
                <wp:positionV relativeFrom="paragraph">
                  <wp:posOffset>254000</wp:posOffset>
                </wp:positionV>
                <wp:extent cx="6017895" cy="533400"/>
                <wp:effectExtent l="0" t="0" r="20955" b="1905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7895" cy="533400"/>
                        </a:xfrm>
                        <a:prstGeom prst="rect">
                          <a:avLst/>
                        </a:prstGeom>
                        <a:solidFill>
                          <a:srgbClr val="FFFFFF"/>
                        </a:solidFill>
                        <a:ln w="9525">
                          <a:solidFill>
                            <a:srgbClr val="000000"/>
                          </a:solidFill>
                          <a:miter lim="800000"/>
                          <a:headEnd/>
                          <a:tailEnd/>
                        </a:ln>
                      </wps:spPr>
                      <wps:txbx>
                        <w:txbxContent>
                          <w:p w14:paraId="64B2BDB3" w14:textId="77777777" w:rsidR="00702699" w:rsidRPr="00D23B93" w:rsidRDefault="00702699" w:rsidP="007C00E1">
                            <w:pPr>
                              <w:rPr>
                                <w:noProof/>
                                <w:sz w:val="20"/>
                              </w:rPr>
                            </w:pPr>
                            <w:r>
                              <w:rPr>
                                <w:sz w:val="20"/>
                              </w:rPr>
                              <w:t>A</w:t>
                            </w:r>
                            <w:r w:rsidRPr="00FE49D9">
                              <w:rPr>
                                <w:sz w:val="20"/>
                              </w:rPr>
                              <w:t>te</w:t>
                            </w:r>
                            <w:r>
                              <w:rPr>
                                <w:sz w:val="20"/>
                              </w:rPr>
                              <w:t>nder as necessidades da Oi para prevenção, detecção, análise e atuação em casos de fraudes de todos os tipos na organização, abrangendo também o direcionamento e habilidades para o combate a possíveis fraudes oriundas da onda de transformação digital do mercado (OTT, VoIP, LTE, etc.).</w:t>
                            </w:r>
                          </w:p>
                          <w:p w14:paraId="35FD63AC" w14:textId="347AA0EA" w:rsidR="00702699" w:rsidRDefault="00702699" w:rsidP="003044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9BFF61" id="_x0000_t202" coordsize="21600,21600" o:spt="202" path="m,l,21600r21600,l21600,xe">
                <v:stroke joinstyle="miter"/>
                <v:path gradientshapeok="t" o:connecttype="rect"/>
              </v:shapetype>
              <v:shape id="Caixa de Texto 2" o:spid="_x0000_s1026" type="#_x0000_t202" style="position:absolute;left:0;text-align:left;margin-left:4.05pt;margin-top:20pt;width:473.85pt;height: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">
                <v:textbox>
                  <w:txbxContent>
                    <w:p w14:paraId="64B2BDB3" w14:textId="77777777" w:rsidR="00702699" w:rsidRPr="00D23B93" w:rsidRDefault="00702699" w:rsidP="007C00E1">
                      <w:pPr>
                        <w:rPr>
                          <w:noProof/>
                          <w:sz w:val="20"/>
                        </w:rPr>
                      </w:pPr>
                      <w:r>
                        <w:rPr>
                          <w:sz w:val="20"/>
                        </w:rPr>
                        <w:t>A</w:t>
                      </w:r>
                      <w:r w:rsidRPr="00FE49D9">
                        <w:rPr>
                          <w:sz w:val="20"/>
                        </w:rPr>
                        <w:t>te</w:t>
                      </w:r>
                      <w:r>
                        <w:rPr>
                          <w:sz w:val="20"/>
                        </w:rPr>
                        <w:t>nder as necessidades da Oi para prevenção, detecção, análise e atuação em casos de fraudes de todos os tipos na organização, abrangendo também o direcionamento e habilidades para o combate a possíveis fraudes oriundas da onda de transformação digital do mercado (OTT, VoIP, LTE, etc.).</w:t>
                      </w:r>
                    </w:p>
                    <w:p w14:paraId="35FD63AC" w14:textId="347AA0EA" w:rsidR="00702699" w:rsidRDefault="00702699" w:rsidP="00304415"/>
                  </w:txbxContent>
                </v:textbox>
              </v:shape>
            </w:pict>
          </mc:Fallback>
        </mc:AlternateContent>
      </w:r>
      <w:r w:rsidRPr="00881F78">
        <w:rPr>
          <w:rFonts w:cs="Arial"/>
          <w:b/>
          <w:noProof/>
          <w:szCs w:val="20"/>
        </w:rPr>
        <w:t>Necessidade*</w:t>
      </w:r>
    </w:p>
    <w:p w14:paraId="60A63778" w14:textId="77777777" w:rsidR="00304415" w:rsidRPr="00881F78" w:rsidRDefault="00304415" w:rsidP="00304415">
      <w:pPr>
        <w:rPr>
          <w:rFonts w:cs="Arial"/>
          <w:noProof/>
          <w:sz w:val="20"/>
          <w:szCs w:val="20"/>
        </w:rPr>
      </w:pPr>
    </w:p>
    <w:p w14:paraId="63AAD108" w14:textId="77777777" w:rsidR="00304415" w:rsidRPr="00881F78" w:rsidRDefault="00304415" w:rsidP="00304415">
      <w:pPr>
        <w:rPr>
          <w:rFonts w:cs="Arial"/>
          <w:noProof/>
          <w:sz w:val="20"/>
          <w:szCs w:val="20"/>
        </w:rPr>
      </w:pPr>
    </w:p>
    <w:p w14:paraId="2B2202F7" w14:textId="77777777" w:rsidR="00304415" w:rsidRPr="00881F78" w:rsidRDefault="00304415" w:rsidP="00304415">
      <w:pPr>
        <w:rPr>
          <w:rFonts w:cs="Arial"/>
          <w:b/>
          <w:noProof/>
          <w:szCs w:val="20"/>
        </w:rPr>
      </w:pPr>
    </w:p>
    <w:p w14:paraId="2856DAED" w14:textId="77777777" w:rsidR="005A71F5" w:rsidRPr="00881F78" w:rsidRDefault="005A71F5" w:rsidP="00304415">
      <w:pPr>
        <w:rPr>
          <w:rFonts w:cs="Arial"/>
          <w:b/>
          <w:noProof/>
          <w:szCs w:val="20"/>
        </w:rPr>
      </w:pPr>
    </w:p>
    <w:p w14:paraId="2719800E" w14:textId="77777777" w:rsidR="005A71F5" w:rsidRPr="00881F78" w:rsidRDefault="005A71F5" w:rsidP="00304415">
      <w:pPr>
        <w:rPr>
          <w:rFonts w:cs="Arial"/>
          <w:b/>
          <w:noProof/>
          <w:szCs w:val="20"/>
        </w:rPr>
      </w:pPr>
    </w:p>
    <w:p w14:paraId="18525747" w14:textId="77777777" w:rsidR="005A71F5" w:rsidRPr="00881F78" w:rsidRDefault="005A71F5" w:rsidP="00304415">
      <w:pPr>
        <w:rPr>
          <w:rFonts w:cs="Arial"/>
          <w:b/>
          <w:noProof/>
          <w:szCs w:val="20"/>
        </w:rPr>
      </w:pPr>
    </w:p>
    <w:p w14:paraId="29EB0F7E" w14:textId="77777777" w:rsidR="005A71F5" w:rsidRPr="00881F78" w:rsidRDefault="005A71F5" w:rsidP="00304415">
      <w:pPr>
        <w:rPr>
          <w:rFonts w:cs="Arial"/>
          <w:b/>
          <w:noProof/>
          <w:szCs w:val="20"/>
        </w:rPr>
      </w:pPr>
    </w:p>
    <w:p w14:paraId="52D87627" w14:textId="77777777" w:rsidR="00304415" w:rsidRPr="00881F78" w:rsidRDefault="00304415" w:rsidP="00304415">
      <w:pPr>
        <w:rPr>
          <w:rFonts w:cs="Arial"/>
          <w:b/>
          <w:noProof/>
          <w:szCs w:val="20"/>
        </w:rPr>
      </w:pPr>
      <w:r w:rsidRPr="00881F78">
        <w:rPr>
          <w:rFonts w:cs="Arial"/>
          <w:noProof/>
          <w:sz w:val="20"/>
          <w:szCs w:val="20"/>
        </w:rPr>
        <mc:AlternateContent>
          <mc:Choice Requires="wps">
            <w:drawing>
              <wp:anchor distT="0" distB="0" distL="114300" distR="114300" simplePos="0" relativeHeight="251665408" behindDoc="0" locked="0" layoutInCell="1" allowOverlap="1" wp14:anchorId="4F9ABA99" wp14:editId="7DF551DA">
                <wp:simplePos x="0" y="0"/>
                <wp:positionH relativeFrom="column">
                  <wp:posOffset>41910</wp:posOffset>
                </wp:positionH>
                <wp:positionV relativeFrom="paragraph">
                  <wp:posOffset>314960</wp:posOffset>
                </wp:positionV>
                <wp:extent cx="6017895" cy="390525"/>
                <wp:effectExtent l="0" t="0" r="20955" b="28575"/>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7895" cy="390525"/>
                        </a:xfrm>
                        <a:prstGeom prst="rect">
                          <a:avLst/>
                        </a:prstGeom>
                        <a:solidFill>
                          <a:srgbClr val="FFFFFF"/>
                        </a:solidFill>
                        <a:ln w="9525">
                          <a:solidFill>
                            <a:srgbClr val="000000"/>
                          </a:solidFill>
                          <a:miter lim="800000"/>
                          <a:headEnd/>
                          <a:tailEnd/>
                        </a:ln>
                      </wps:spPr>
                      <wps:txbx>
                        <w:txbxContent>
                          <w:p w14:paraId="66692706" w14:textId="77777777" w:rsidR="00702699" w:rsidRDefault="00702699" w:rsidP="007C00E1">
                            <w:pPr>
                              <w:widowControl w:val="0"/>
                              <w:autoSpaceDE w:val="0"/>
                              <w:autoSpaceDN w:val="0"/>
                              <w:adjustRightInd w:val="0"/>
                              <w:rPr>
                                <w:sz w:val="20"/>
                              </w:rPr>
                            </w:pPr>
                            <w:r w:rsidRPr="00FE49D9">
                              <w:rPr>
                                <w:sz w:val="20"/>
                              </w:rPr>
                              <w:t xml:space="preserve">Atualmente </w:t>
                            </w:r>
                            <w:r>
                              <w:rPr>
                                <w:sz w:val="20"/>
                              </w:rPr>
                              <w:t>a Oi possui</w:t>
                            </w:r>
                            <w:r w:rsidRPr="00FE49D9">
                              <w:rPr>
                                <w:sz w:val="20"/>
                              </w:rPr>
                              <w:t xml:space="preserve"> </w:t>
                            </w:r>
                            <w:r>
                              <w:rPr>
                                <w:sz w:val="20"/>
                              </w:rPr>
                              <w:t>uma arquitetura tecnológica segregada, dificultando o endereçamento das competências necessárias</w:t>
                            </w:r>
                            <w:r w:rsidRPr="00FE49D9">
                              <w:rPr>
                                <w:sz w:val="20"/>
                              </w:rPr>
                              <w:t xml:space="preserve"> </w:t>
                            </w:r>
                            <w:r>
                              <w:rPr>
                                <w:sz w:val="20"/>
                              </w:rPr>
                              <w:t>para a gestão de anti-fraude.</w:t>
                            </w:r>
                          </w:p>
                          <w:p w14:paraId="05B1CAED" w14:textId="5F7BF857" w:rsidR="00702699" w:rsidRPr="005A71F5" w:rsidRDefault="00702699" w:rsidP="00304415">
                            <w:pPr>
                              <w:rPr>
                                <w:rFonts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ABA99" id="_x0000_s1027" type="#_x0000_t202" style="position:absolute;left:0;text-align:left;margin-left:3.3pt;margin-top:24.8pt;width:473.85pt;height:3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">
                <v:textbox>
                  <w:txbxContent>
                    <w:p w14:paraId="66692706" w14:textId="77777777" w:rsidR="00702699" w:rsidRDefault="00702699" w:rsidP="007C00E1">
                      <w:pPr>
                        <w:widowControl w:val="0"/>
                        <w:autoSpaceDE w:val="0"/>
                        <w:autoSpaceDN w:val="0"/>
                        <w:adjustRightInd w:val="0"/>
                        <w:rPr>
                          <w:sz w:val="20"/>
                        </w:rPr>
                      </w:pPr>
                      <w:r w:rsidRPr="00FE49D9">
                        <w:rPr>
                          <w:sz w:val="20"/>
                        </w:rPr>
                        <w:t xml:space="preserve">Atualmente </w:t>
                      </w:r>
                      <w:r>
                        <w:rPr>
                          <w:sz w:val="20"/>
                        </w:rPr>
                        <w:t>a Oi possui</w:t>
                      </w:r>
                      <w:r w:rsidRPr="00FE49D9">
                        <w:rPr>
                          <w:sz w:val="20"/>
                        </w:rPr>
                        <w:t xml:space="preserve"> </w:t>
                      </w:r>
                      <w:r>
                        <w:rPr>
                          <w:sz w:val="20"/>
                        </w:rPr>
                        <w:t>uma arquitetura tecnológica segregada, dificultando o endereçamento das competências necessárias</w:t>
                      </w:r>
                      <w:r w:rsidRPr="00FE49D9">
                        <w:rPr>
                          <w:sz w:val="20"/>
                        </w:rPr>
                        <w:t xml:space="preserve"> </w:t>
                      </w:r>
                      <w:r>
                        <w:rPr>
                          <w:sz w:val="20"/>
                        </w:rPr>
                        <w:t>para a gestão de anti-fraude.</w:t>
                      </w:r>
                    </w:p>
                    <w:p w14:paraId="05B1CAED" w14:textId="5F7BF857" w:rsidR="00702699" w:rsidRPr="005A71F5" w:rsidRDefault="00702699" w:rsidP="00304415">
                      <w:pPr>
                        <w:rPr>
                          <w:rFonts w:cs="Arial"/>
                          <w:sz w:val="22"/>
                        </w:rPr>
                      </w:pPr>
                    </w:p>
                  </w:txbxContent>
                </v:textbox>
              </v:shape>
            </w:pict>
          </mc:Fallback>
        </mc:AlternateContent>
      </w:r>
      <w:r w:rsidRPr="00881F78">
        <w:rPr>
          <w:rFonts w:cs="Arial"/>
          <w:b/>
          <w:noProof/>
          <w:szCs w:val="20"/>
        </w:rPr>
        <w:t>Cenário Atual*</w:t>
      </w:r>
    </w:p>
    <w:p w14:paraId="55398764" w14:textId="77777777" w:rsidR="00304415" w:rsidRPr="00881F78" w:rsidRDefault="00304415" w:rsidP="00304415">
      <w:pPr>
        <w:rPr>
          <w:rFonts w:cs="Arial"/>
          <w:noProof/>
          <w:sz w:val="20"/>
          <w:szCs w:val="20"/>
        </w:rPr>
      </w:pPr>
    </w:p>
    <w:p w14:paraId="1B0BDD46" w14:textId="77777777" w:rsidR="00304415" w:rsidRPr="00881F78" w:rsidRDefault="00304415" w:rsidP="00304415">
      <w:pPr>
        <w:rPr>
          <w:rFonts w:cs="Arial"/>
          <w:noProof/>
          <w:sz w:val="20"/>
          <w:szCs w:val="20"/>
        </w:rPr>
      </w:pPr>
    </w:p>
    <w:p w14:paraId="31348705" w14:textId="77777777" w:rsidR="00304415" w:rsidRPr="00881F78" w:rsidRDefault="00304415" w:rsidP="00304415">
      <w:pPr>
        <w:jc w:val="center"/>
        <w:rPr>
          <w:rFonts w:cs="Arial"/>
          <w:b/>
          <w:sz w:val="32"/>
        </w:rPr>
      </w:pPr>
    </w:p>
    <w:p w14:paraId="66D3B09D" w14:textId="77777777" w:rsidR="00304415" w:rsidRPr="00881F78" w:rsidRDefault="00304415" w:rsidP="00304415">
      <w:pPr>
        <w:jc w:val="center"/>
        <w:rPr>
          <w:rFonts w:cs="Arial"/>
          <w:b/>
          <w:sz w:val="32"/>
        </w:rPr>
      </w:pPr>
      <w:r w:rsidRPr="00881F78">
        <w:rPr>
          <w:rFonts w:cs="Arial"/>
          <w:b/>
          <w:sz w:val="32"/>
        </w:rPr>
        <w:t>Índice</w:t>
      </w:r>
    </w:p>
    <w:p w14:paraId="622B66AD" w14:textId="77777777" w:rsidR="00304415" w:rsidRPr="00881F78" w:rsidRDefault="00304415" w:rsidP="00304415">
      <w:pPr>
        <w:jc w:val="center"/>
        <w:rPr>
          <w:rFonts w:cs="Arial"/>
          <w:b/>
          <w:sz w:val="32"/>
        </w:rPr>
      </w:pPr>
    </w:p>
    <w:sdt>
      <w:sdtPr>
        <w:rPr>
          <w:rFonts w:ascii="Arial" w:eastAsia="Times New Roman" w:hAnsi="Arial" w:cs="Times New Roman"/>
          <w:color w:val="auto"/>
          <w:sz w:val="24"/>
          <w:szCs w:val="24"/>
          <w:lang w:val="pt-BR" w:eastAsia="pt-BR"/>
        </w:rPr>
        <w:id w:val="-639808817"/>
        <w:docPartObj>
          <w:docPartGallery w:val="Table of Contents"/>
          <w:docPartUnique/>
        </w:docPartObj>
      </w:sdtPr>
      <w:sdtEndPr>
        <w:rPr>
          <w:b/>
          <w:bCs/>
          <w:noProof/>
        </w:rPr>
      </w:sdtEndPr>
      <w:sdtContent>
        <w:p w14:paraId="6A0BA36C" w14:textId="22EC04BD" w:rsidR="00206331" w:rsidRPr="00881F78" w:rsidRDefault="00206331" w:rsidP="00B35A58">
          <w:pPr>
            <w:pStyle w:val="TOCHeading"/>
          </w:pPr>
        </w:p>
        <w:p w14:paraId="59D116BE" w14:textId="77777777" w:rsidR="005535C5" w:rsidRDefault="00206331">
          <w:pPr>
            <w:pStyle w:val="TOC1"/>
            <w:tabs>
              <w:tab w:val="left" w:pos="510"/>
              <w:tab w:val="right" w:leader="dot" w:pos="9629"/>
            </w:tabs>
            <w:rPr>
              <w:rFonts w:asciiTheme="minorHAnsi" w:eastAsiaTheme="minorEastAsia" w:hAnsiTheme="minorHAnsi" w:cstheme="minorBidi"/>
              <w:noProof/>
              <w:szCs w:val="22"/>
            </w:rPr>
          </w:pPr>
          <w:r w:rsidRPr="00881F78">
            <w:fldChar w:fldCharType="begin"/>
          </w:r>
          <w:r w:rsidR="000E5D20">
            <w:instrText xml:space="preserve"> TOC \o "1-4</w:instrText>
          </w:r>
          <w:r w:rsidRPr="00881F78">
            <w:instrText xml:space="preserve">" \h \z \u </w:instrText>
          </w:r>
          <w:r w:rsidRPr="00881F78">
            <w:fldChar w:fldCharType="separate"/>
          </w:r>
          <w:hyperlink w:anchor="_Toc506564533" w:history="1">
            <w:r w:rsidR="005535C5" w:rsidRPr="0020625D">
              <w:rPr>
                <w:rStyle w:val="Hyperlink"/>
                <w:noProof/>
              </w:rPr>
              <w:t>1</w:t>
            </w:r>
            <w:r w:rsidR="005535C5">
              <w:rPr>
                <w:rFonts w:asciiTheme="minorHAnsi" w:eastAsiaTheme="minorEastAsia" w:hAnsiTheme="minorHAnsi" w:cstheme="minorBidi"/>
                <w:noProof/>
                <w:szCs w:val="22"/>
              </w:rPr>
              <w:tab/>
            </w:r>
            <w:r w:rsidR="005535C5" w:rsidRPr="0020625D">
              <w:rPr>
                <w:rStyle w:val="Hyperlink"/>
                <w:noProof/>
              </w:rPr>
              <w:t>Detalhamento da Solução</w:t>
            </w:r>
            <w:r w:rsidR="005535C5">
              <w:rPr>
                <w:noProof/>
                <w:webHidden/>
              </w:rPr>
              <w:tab/>
            </w:r>
            <w:r w:rsidR="005535C5">
              <w:rPr>
                <w:noProof/>
                <w:webHidden/>
              </w:rPr>
              <w:fldChar w:fldCharType="begin"/>
            </w:r>
            <w:r w:rsidR="005535C5">
              <w:rPr>
                <w:noProof/>
                <w:webHidden/>
              </w:rPr>
              <w:instrText xml:space="preserve"> PAGEREF _Toc506564533 \h </w:instrText>
            </w:r>
            <w:r w:rsidR="005535C5">
              <w:rPr>
                <w:noProof/>
                <w:webHidden/>
              </w:rPr>
            </w:r>
            <w:r w:rsidR="005535C5">
              <w:rPr>
                <w:noProof/>
                <w:webHidden/>
              </w:rPr>
              <w:fldChar w:fldCharType="separate"/>
            </w:r>
            <w:r w:rsidR="005535C5">
              <w:rPr>
                <w:noProof/>
                <w:webHidden/>
              </w:rPr>
              <w:t>0</w:t>
            </w:r>
            <w:r w:rsidR="005535C5">
              <w:rPr>
                <w:noProof/>
                <w:webHidden/>
              </w:rPr>
              <w:fldChar w:fldCharType="end"/>
            </w:r>
          </w:hyperlink>
        </w:p>
        <w:p w14:paraId="45624AB8" w14:textId="77777777" w:rsidR="005535C5" w:rsidRDefault="00DF6562">
          <w:pPr>
            <w:pStyle w:val="TOC2"/>
            <w:rPr>
              <w:rFonts w:asciiTheme="minorHAnsi" w:eastAsiaTheme="minorEastAsia" w:hAnsiTheme="minorHAnsi" w:cstheme="minorBidi"/>
              <w:sz w:val="22"/>
              <w:szCs w:val="22"/>
            </w:rPr>
          </w:pPr>
          <w:hyperlink w:anchor="_Toc506564534" w:history="1">
            <w:r w:rsidR="005535C5" w:rsidRPr="0020625D">
              <w:rPr>
                <w:rStyle w:val="Hyperlink"/>
              </w:rPr>
              <w:t>1.1</w:t>
            </w:r>
            <w:r w:rsidR="005535C5">
              <w:rPr>
                <w:rFonts w:asciiTheme="minorHAnsi" w:eastAsiaTheme="minorEastAsia" w:hAnsiTheme="minorHAnsi" w:cstheme="minorBidi"/>
                <w:sz w:val="22"/>
                <w:szCs w:val="22"/>
              </w:rPr>
              <w:tab/>
            </w:r>
            <w:r w:rsidR="005535C5" w:rsidRPr="0020625D">
              <w:rPr>
                <w:rStyle w:val="Hyperlink"/>
              </w:rPr>
              <w:t>Descrição/Layout*</w:t>
            </w:r>
            <w:r w:rsidR="005535C5">
              <w:rPr>
                <w:webHidden/>
              </w:rPr>
              <w:tab/>
            </w:r>
            <w:r w:rsidR="005535C5">
              <w:rPr>
                <w:webHidden/>
              </w:rPr>
              <w:fldChar w:fldCharType="begin"/>
            </w:r>
            <w:r w:rsidR="005535C5">
              <w:rPr>
                <w:webHidden/>
              </w:rPr>
              <w:instrText xml:space="preserve"> PAGEREF _Toc506564534 \h </w:instrText>
            </w:r>
            <w:r w:rsidR="005535C5">
              <w:rPr>
                <w:webHidden/>
              </w:rPr>
            </w:r>
            <w:r w:rsidR="005535C5">
              <w:rPr>
                <w:webHidden/>
              </w:rPr>
              <w:fldChar w:fldCharType="separate"/>
            </w:r>
            <w:r w:rsidR="005535C5">
              <w:rPr>
                <w:webHidden/>
              </w:rPr>
              <w:t>0</w:t>
            </w:r>
            <w:r w:rsidR="005535C5">
              <w:rPr>
                <w:webHidden/>
              </w:rPr>
              <w:fldChar w:fldCharType="end"/>
            </w:r>
          </w:hyperlink>
        </w:p>
        <w:p w14:paraId="66D94A8F" w14:textId="77777777" w:rsidR="005535C5" w:rsidRDefault="00DF6562">
          <w:pPr>
            <w:pStyle w:val="TOC2"/>
            <w:rPr>
              <w:rFonts w:asciiTheme="minorHAnsi" w:eastAsiaTheme="minorEastAsia" w:hAnsiTheme="minorHAnsi" w:cstheme="minorBidi"/>
              <w:sz w:val="22"/>
              <w:szCs w:val="22"/>
            </w:rPr>
          </w:pPr>
          <w:hyperlink w:anchor="_Toc506564535" w:history="1">
            <w:r w:rsidR="005535C5" w:rsidRPr="0020625D">
              <w:rPr>
                <w:rStyle w:val="Hyperlink"/>
                <w:rFonts w:cs="Arial"/>
              </w:rPr>
              <w:t>1.2</w:t>
            </w:r>
            <w:r w:rsidR="005535C5">
              <w:rPr>
                <w:rFonts w:asciiTheme="minorHAnsi" w:eastAsiaTheme="minorEastAsia" w:hAnsiTheme="minorHAnsi" w:cstheme="minorBidi"/>
                <w:sz w:val="22"/>
                <w:szCs w:val="22"/>
              </w:rPr>
              <w:tab/>
            </w:r>
            <w:r w:rsidR="005535C5" w:rsidRPr="0020625D">
              <w:rPr>
                <w:rStyle w:val="Hyperlink"/>
                <w:rFonts w:cs="Arial"/>
              </w:rPr>
              <w:t>Requisitos de Negócio</w:t>
            </w:r>
            <w:r w:rsidR="005535C5">
              <w:rPr>
                <w:webHidden/>
              </w:rPr>
              <w:tab/>
            </w:r>
            <w:r w:rsidR="005535C5">
              <w:rPr>
                <w:webHidden/>
              </w:rPr>
              <w:fldChar w:fldCharType="begin"/>
            </w:r>
            <w:r w:rsidR="005535C5">
              <w:rPr>
                <w:webHidden/>
              </w:rPr>
              <w:instrText xml:space="preserve"> PAGEREF _Toc506564535 \h </w:instrText>
            </w:r>
            <w:r w:rsidR="005535C5">
              <w:rPr>
                <w:webHidden/>
              </w:rPr>
            </w:r>
            <w:r w:rsidR="005535C5">
              <w:rPr>
                <w:webHidden/>
              </w:rPr>
              <w:fldChar w:fldCharType="separate"/>
            </w:r>
            <w:r w:rsidR="005535C5">
              <w:rPr>
                <w:webHidden/>
              </w:rPr>
              <w:t>1</w:t>
            </w:r>
            <w:r w:rsidR="005535C5">
              <w:rPr>
                <w:webHidden/>
              </w:rPr>
              <w:fldChar w:fldCharType="end"/>
            </w:r>
          </w:hyperlink>
        </w:p>
        <w:p w14:paraId="390E485C" w14:textId="77777777" w:rsidR="005535C5" w:rsidRDefault="00DF6562">
          <w:pPr>
            <w:pStyle w:val="TOC2"/>
            <w:rPr>
              <w:rFonts w:asciiTheme="minorHAnsi" w:eastAsiaTheme="minorEastAsia" w:hAnsiTheme="minorHAnsi" w:cstheme="minorBidi"/>
              <w:sz w:val="22"/>
              <w:szCs w:val="22"/>
            </w:rPr>
          </w:pPr>
          <w:hyperlink w:anchor="_Toc506564536" w:history="1">
            <w:r w:rsidR="005535C5" w:rsidRPr="0020625D">
              <w:rPr>
                <w:rStyle w:val="Hyperlink"/>
                <w:rFonts w:cs="Arial"/>
              </w:rPr>
              <w:t>1.3</w:t>
            </w:r>
            <w:r w:rsidR="005535C5">
              <w:rPr>
                <w:rFonts w:asciiTheme="minorHAnsi" w:eastAsiaTheme="minorEastAsia" w:hAnsiTheme="minorHAnsi" w:cstheme="minorBidi"/>
                <w:sz w:val="22"/>
                <w:szCs w:val="22"/>
              </w:rPr>
              <w:tab/>
            </w:r>
            <w:r w:rsidR="005535C5" w:rsidRPr="0020625D">
              <w:rPr>
                <w:rStyle w:val="Hyperlink"/>
                <w:rFonts w:cs="Arial"/>
              </w:rPr>
              <w:t>Visão Macro dos Processos</w:t>
            </w:r>
            <w:r w:rsidR="005535C5">
              <w:rPr>
                <w:webHidden/>
              </w:rPr>
              <w:tab/>
            </w:r>
            <w:r w:rsidR="005535C5">
              <w:rPr>
                <w:webHidden/>
              </w:rPr>
              <w:fldChar w:fldCharType="begin"/>
            </w:r>
            <w:r w:rsidR="005535C5">
              <w:rPr>
                <w:webHidden/>
              </w:rPr>
              <w:instrText xml:space="preserve"> PAGEREF _Toc506564536 \h </w:instrText>
            </w:r>
            <w:r w:rsidR="005535C5">
              <w:rPr>
                <w:webHidden/>
              </w:rPr>
            </w:r>
            <w:r w:rsidR="005535C5">
              <w:rPr>
                <w:webHidden/>
              </w:rPr>
              <w:fldChar w:fldCharType="separate"/>
            </w:r>
            <w:r w:rsidR="005535C5">
              <w:rPr>
                <w:webHidden/>
              </w:rPr>
              <w:t>2</w:t>
            </w:r>
            <w:r w:rsidR="005535C5">
              <w:rPr>
                <w:webHidden/>
              </w:rPr>
              <w:fldChar w:fldCharType="end"/>
            </w:r>
          </w:hyperlink>
        </w:p>
        <w:p w14:paraId="73FAC749" w14:textId="77777777" w:rsidR="005535C5" w:rsidRDefault="00DF6562">
          <w:pPr>
            <w:pStyle w:val="TOC1"/>
            <w:tabs>
              <w:tab w:val="left" w:pos="510"/>
              <w:tab w:val="right" w:leader="dot" w:pos="9629"/>
            </w:tabs>
            <w:rPr>
              <w:rFonts w:asciiTheme="minorHAnsi" w:eastAsiaTheme="minorEastAsia" w:hAnsiTheme="minorHAnsi" w:cstheme="minorBidi"/>
              <w:noProof/>
              <w:szCs w:val="22"/>
            </w:rPr>
          </w:pPr>
          <w:hyperlink w:anchor="_Toc506564537" w:history="1">
            <w:r w:rsidR="005535C5" w:rsidRPr="0020625D">
              <w:rPr>
                <w:rStyle w:val="Hyperlink"/>
                <w:noProof/>
              </w:rPr>
              <w:t>2</w:t>
            </w:r>
            <w:r w:rsidR="005535C5">
              <w:rPr>
                <w:rFonts w:asciiTheme="minorHAnsi" w:eastAsiaTheme="minorEastAsia" w:hAnsiTheme="minorHAnsi" w:cstheme="minorBidi"/>
                <w:noProof/>
                <w:szCs w:val="22"/>
              </w:rPr>
              <w:tab/>
            </w:r>
            <w:r w:rsidR="005535C5" w:rsidRPr="0020625D">
              <w:rPr>
                <w:rStyle w:val="Hyperlink"/>
                <w:noProof/>
              </w:rPr>
              <w:t>Detalhamento dos Requisitos</w:t>
            </w:r>
            <w:r w:rsidR="005535C5">
              <w:rPr>
                <w:noProof/>
                <w:webHidden/>
              </w:rPr>
              <w:tab/>
            </w:r>
            <w:r w:rsidR="005535C5">
              <w:rPr>
                <w:noProof/>
                <w:webHidden/>
              </w:rPr>
              <w:fldChar w:fldCharType="begin"/>
            </w:r>
            <w:r w:rsidR="005535C5">
              <w:rPr>
                <w:noProof/>
                <w:webHidden/>
              </w:rPr>
              <w:instrText xml:space="preserve"> PAGEREF _Toc506564537 \h </w:instrText>
            </w:r>
            <w:r w:rsidR="005535C5">
              <w:rPr>
                <w:noProof/>
                <w:webHidden/>
              </w:rPr>
            </w:r>
            <w:r w:rsidR="005535C5">
              <w:rPr>
                <w:noProof/>
                <w:webHidden/>
              </w:rPr>
              <w:fldChar w:fldCharType="separate"/>
            </w:r>
            <w:r w:rsidR="005535C5">
              <w:rPr>
                <w:noProof/>
                <w:webHidden/>
              </w:rPr>
              <w:t>3</w:t>
            </w:r>
            <w:r w:rsidR="005535C5">
              <w:rPr>
                <w:noProof/>
                <w:webHidden/>
              </w:rPr>
              <w:fldChar w:fldCharType="end"/>
            </w:r>
          </w:hyperlink>
        </w:p>
        <w:p w14:paraId="76BC41DD" w14:textId="77777777" w:rsidR="005535C5" w:rsidRDefault="00DF6562">
          <w:pPr>
            <w:pStyle w:val="TOC2"/>
            <w:rPr>
              <w:rFonts w:asciiTheme="minorHAnsi" w:eastAsiaTheme="minorEastAsia" w:hAnsiTheme="minorHAnsi" w:cstheme="minorBidi"/>
              <w:sz w:val="22"/>
              <w:szCs w:val="22"/>
            </w:rPr>
          </w:pPr>
          <w:hyperlink w:anchor="_Toc506564538" w:history="1">
            <w:r w:rsidR="005535C5" w:rsidRPr="0020625D">
              <w:rPr>
                <w:rStyle w:val="Hyperlink"/>
              </w:rPr>
              <w:t>2.1</w:t>
            </w:r>
            <w:r w:rsidR="005535C5">
              <w:rPr>
                <w:rFonts w:asciiTheme="minorHAnsi" w:eastAsiaTheme="minorEastAsia" w:hAnsiTheme="minorHAnsi" w:cstheme="minorBidi"/>
                <w:sz w:val="22"/>
                <w:szCs w:val="22"/>
              </w:rPr>
              <w:tab/>
            </w:r>
            <w:r w:rsidR="005535C5" w:rsidRPr="0020625D">
              <w:rPr>
                <w:rStyle w:val="Hyperlink"/>
              </w:rPr>
              <w:t>Integração Transact</w:t>
            </w:r>
            <w:r w:rsidR="005535C5">
              <w:rPr>
                <w:webHidden/>
              </w:rPr>
              <w:tab/>
            </w:r>
            <w:r w:rsidR="005535C5">
              <w:rPr>
                <w:webHidden/>
              </w:rPr>
              <w:fldChar w:fldCharType="begin"/>
            </w:r>
            <w:r w:rsidR="005535C5">
              <w:rPr>
                <w:webHidden/>
              </w:rPr>
              <w:instrText xml:space="preserve"> PAGEREF _Toc506564538 \h </w:instrText>
            </w:r>
            <w:r w:rsidR="005535C5">
              <w:rPr>
                <w:webHidden/>
              </w:rPr>
            </w:r>
            <w:r w:rsidR="005535C5">
              <w:rPr>
                <w:webHidden/>
              </w:rPr>
              <w:fldChar w:fldCharType="separate"/>
            </w:r>
            <w:r w:rsidR="005535C5">
              <w:rPr>
                <w:webHidden/>
              </w:rPr>
              <w:t>3</w:t>
            </w:r>
            <w:r w:rsidR="005535C5">
              <w:rPr>
                <w:webHidden/>
              </w:rPr>
              <w:fldChar w:fldCharType="end"/>
            </w:r>
          </w:hyperlink>
        </w:p>
        <w:p w14:paraId="2F37AF5A" w14:textId="77777777" w:rsidR="005535C5" w:rsidRDefault="00DF6562">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506564539" w:history="1">
            <w:r w:rsidR="005535C5" w:rsidRPr="0020625D">
              <w:rPr>
                <w:rStyle w:val="Hyperlink"/>
                <w:noProof/>
                <w14:scene3d>
                  <w14:camera w14:prst="orthographicFront"/>
                  <w14:lightRig w14:rig="threePt" w14:dir="t">
                    <w14:rot w14:lat="0" w14:lon="0" w14:rev="0"/>
                  </w14:lightRig>
                </w14:scene3d>
              </w:rPr>
              <w:t>2.1.1</w:t>
            </w:r>
            <w:r w:rsidR="005535C5">
              <w:rPr>
                <w:rFonts w:asciiTheme="minorHAnsi" w:eastAsiaTheme="minorEastAsia" w:hAnsiTheme="minorHAnsi" w:cstheme="minorBidi"/>
                <w:b w:val="0"/>
                <w:iCs w:val="0"/>
                <w:noProof/>
                <w:sz w:val="22"/>
                <w:szCs w:val="22"/>
                <w:lang w:val="pt-BR" w:eastAsia="pt-BR"/>
              </w:rPr>
              <w:tab/>
            </w:r>
            <w:r w:rsidR="005535C5" w:rsidRPr="0020625D">
              <w:rPr>
                <w:rStyle w:val="Hyperlink"/>
                <w:noProof/>
              </w:rPr>
              <w:t>RQN01 – Consulta de análise de risco de fraude</w:t>
            </w:r>
            <w:r w:rsidR="005535C5">
              <w:rPr>
                <w:noProof/>
                <w:webHidden/>
              </w:rPr>
              <w:tab/>
            </w:r>
            <w:r w:rsidR="005535C5">
              <w:rPr>
                <w:noProof/>
                <w:webHidden/>
              </w:rPr>
              <w:fldChar w:fldCharType="begin"/>
            </w:r>
            <w:r w:rsidR="005535C5">
              <w:rPr>
                <w:noProof/>
                <w:webHidden/>
              </w:rPr>
              <w:instrText xml:space="preserve"> PAGEREF _Toc506564539 \h </w:instrText>
            </w:r>
            <w:r w:rsidR="005535C5">
              <w:rPr>
                <w:noProof/>
                <w:webHidden/>
              </w:rPr>
            </w:r>
            <w:r w:rsidR="005535C5">
              <w:rPr>
                <w:noProof/>
                <w:webHidden/>
              </w:rPr>
              <w:fldChar w:fldCharType="separate"/>
            </w:r>
            <w:r w:rsidR="005535C5">
              <w:rPr>
                <w:noProof/>
                <w:webHidden/>
              </w:rPr>
              <w:t>3</w:t>
            </w:r>
            <w:r w:rsidR="005535C5">
              <w:rPr>
                <w:noProof/>
                <w:webHidden/>
              </w:rPr>
              <w:fldChar w:fldCharType="end"/>
            </w:r>
          </w:hyperlink>
        </w:p>
        <w:p w14:paraId="064ED11D"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40" w:history="1">
            <w:r w:rsidR="005535C5" w:rsidRPr="0020625D">
              <w:rPr>
                <w:rStyle w:val="Hyperlink"/>
                <w:noProof/>
                <w14:scene3d>
                  <w14:camera w14:prst="orthographicFront"/>
                  <w14:lightRig w14:rig="threePt" w14:dir="t">
                    <w14:rot w14:lat="0" w14:lon="0" w14:rev="0"/>
                  </w14:lightRig>
                </w14:scene3d>
              </w:rPr>
              <w:t>2.1.1.1</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RGN01 – Campos disponíveis atualmente no Transact</w:t>
            </w:r>
            <w:r w:rsidR="005535C5">
              <w:rPr>
                <w:noProof/>
                <w:webHidden/>
              </w:rPr>
              <w:tab/>
            </w:r>
            <w:r w:rsidR="005535C5">
              <w:rPr>
                <w:noProof/>
                <w:webHidden/>
              </w:rPr>
              <w:fldChar w:fldCharType="begin"/>
            </w:r>
            <w:r w:rsidR="005535C5">
              <w:rPr>
                <w:noProof/>
                <w:webHidden/>
              </w:rPr>
              <w:instrText xml:space="preserve"> PAGEREF _Toc506564540 \h </w:instrText>
            </w:r>
            <w:r w:rsidR="005535C5">
              <w:rPr>
                <w:noProof/>
                <w:webHidden/>
              </w:rPr>
            </w:r>
            <w:r w:rsidR="005535C5">
              <w:rPr>
                <w:noProof/>
                <w:webHidden/>
              </w:rPr>
              <w:fldChar w:fldCharType="separate"/>
            </w:r>
            <w:r w:rsidR="005535C5">
              <w:rPr>
                <w:noProof/>
                <w:webHidden/>
              </w:rPr>
              <w:t>3</w:t>
            </w:r>
            <w:r w:rsidR="005535C5">
              <w:rPr>
                <w:noProof/>
                <w:webHidden/>
              </w:rPr>
              <w:fldChar w:fldCharType="end"/>
            </w:r>
          </w:hyperlink>
        </w:p>
        <w:p w14:paraId="18B8E89B"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41" w:history="1">
            <w:r w:rsidR="005535C5" w:rsidRPr="0020625D">
              <w:rPr>
                <w:rStyle w:val="Hyperlink"/>
                <w:noProof/>
                <w14:scene3d>
                  <w14:camera w14:prst="orthographicFront"/>
                  <w14:lightRig w14:rig="threePt" w14:dir="t">
                    <w14:rot w14:lat="0" w14:lon="0" w14:rev="0"/>
                  </w14:lightRig>
                </w14:scene3d>
              </w:rPr>
              <w:t>2.1.1.2</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RGN02 – Campos não disponíveis no Transact</w:t>
            </w:r>
            <w:r w:rsidR="005535C5">
              <w:rPr>
                <w:noProof/>
                <w:webHidden/>
              </w:rPr>
              <w:tab/>
            </w:r>
            <w:r w:rsidR="005535C5">
              <w:rPr>
                <w:noProof/>
                <w:webHidden/>
              </w:rPr>
              <w:fldChar w:fldCharType="begin"/>
            </w:r>
            <w:r w:rsidR="005535C5">
              <w:rPr>
                <w:noProof/>
                <w:webHidden/>
              </w:rPr>
              <w:instrText xml:space="preserve"> PAGEREF _Toc506564541 \h </w:instrText>
            </w:r>
            <w:r w:rsidR="005535C5">
              <w:rPr>
                <w:noProof/>
                <w:webHidden/>
              </w:rPr>
            </w:r>
            <w:r w:rsidR="005535C5">
              <w:rPr>
                <w:noProof/>
                <w:webHidden/>
              </w:rPr>
              <w:fldChar w:fldCharType="separate"/>
            </w:r>
            <w:r w:rsidR="005535C5">
              <w:rPr>
                <w:noProof/>
                <w:webHidden/>
              </w:rPr>
              <w:t>4</w:t>
            </w:r>
            <w:r w:rsidR="005535C5">
              <w:rPr>
                <w:noProof/>
                <w:webHidden/>
              </w:rPr>
              <w:fldChar w:fldCharType="end"/>
            </w:r>
          </w:hyperlink>
        </w:p>
        <w:p w14:paraId="08C03616"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42" w:history="1">
            <w:r w:rsidR="005535C5" w:rsidRPr="0020625D">
              <w:rPr>
                <w:rStyle w:val="Hyperlink"/>
                <w:noProof/>
                <w14:scene3d>
                  <w14:camera w14:prst="orthographicFront"/>
                  <w14:lightRig w14:rig="threePt" w14:dir="t">
                    <w14:rot w14:lat="0" w14:lon="0" w14:rev="0"/>
                  </w14:lightRig>
                </w14:scene3d>
              </w:rPr>
              <w:t>2.1.1.3</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RGN03 – Dados da proposta enviados pelo Transact</w:t>
            </w:r>
            <w:r w:rsidR="005535C5">
              <w:rPr>
                <w:noProof/>
                <w:webHidden/>
              </w:rPr>
              <w:tab/>
            </w:r>
            <w:r w:rsidR="005535C5">
              <w:rPr>
                <w:noProof/>
                <w:webHidden/>
              </w:rPr>
              <w:fldChar w:fldCharType="begin"/>
            </w:r>
            <w:r w:rsidR="005535C5">
              <w:rPr>
                <w:noProof/>
                <w:webHidden/>
              </w:rPr>
              <w:instrText xml:space="preserve"> PAGEREF _Toc506564542 \h </w:instrText>
            </w:r>
            <w:r w:rsidR="005535C5">
              <w:rPr>
                <w:noProof/>
                <w:webHidden/>
              </w:rPr>
            </w:r>
            <w:r w:rsidR="005535C5">
              <w:rPr>
                <w:noProof/>
                <w:webHidden/>
              </w:rPr>
              <w:fldChar w:fldCharType="separate"/>
            </w:r>
            <w:r w:rsidR="005535C5">
              <w:rPr>
                <w:noProof/>
                <w:webHidden/>
              </w:rPr>
              <w:t>5</w:t>
            </w:r>
            <w:r w:rsidR="005535C5">
              <w:rPr>
                <w:noProof/>
                <w:webHidden/>
              </w:rPr>
              <w:fldChar w:fldCharType="end"/>
            </w:r>
          </w:hyperlink>
        </w:p>
        <w:p w14:paraId="50E7B12C"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43" w:history="1">
            <w:r w:rsidR="005535C5" w:rsidRPr="0020625D">
              <w:rPr>
                <w:rStyle w:val="Hyperlink"/>
                <w:noProof/>
                <w14:scene3d>
                  <w14:camera w14:prst="orthographicFront"/>
                  <w14:lightRig w14:rig="threePt" w14:dir="t">
                    <w14:rot w14:lat="0" w14:lon="0" w14:rev="0"/>
                  </w14:lightRig>
                </w14:scene3d>
              </w:rPr>
              <w:t>2.1.1.4</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RGN04 – SLA de rechamada do Transact</w:t>
            </w:r>
            <w:r w:rsidR="005535C5">
              <w:rPr>
                <w:noProof/>
                <w:webHidden/>
              </w:rPr>
              <w:tab/>
            </w:r>
            <w:r w:rsidR="005535C5">
              <w:rPr>
                <w:noProof/>
                <w:webHidden/>
              </w:rPr>
              <w:fldChar w:fldCharType="begin"/>
            </w:r>
            <w:r w:rsidR="005535C5">
              <w:rPr>
                <w:noProof/>
                <w:webHidden/>
              </w:rPr>
              <w:instrText xml:space="preserve"> PAGEREF _Toc506564543 \h </w:instrText>
            </w:r>
            <w:r w:rsidR="005535C5">
              <w:rPr>
                <w:noProof/>
                <w:webHidden/>
              </w:rPr>
            </w:r>
            <w:r w:rsidR="005535C5">
              <w:rPr>
                <w:noProof/>
                <w:webHidden/>
              </w:rPr>
              <w:fldChar w:fldCharType="separate"/>
            </w:r>
            <w:r w:rsidR="005535C5">
              <w:rPr>
                <w:noProof/>
                <w:webHidden/>
              </w:rPr>
              <w:t>8</w:t>
            </w:r>
            <w:r w:rsidR="005535C5">
              <w:rPr>
                <w:noProof/>
                <w:webHidden/>
              </w:rPr>
              <w:fldChar w:fldCharType="end"/>
            </w:r>
          </w:hyperlink>
        </w:p>
        <w:p w14:paraId="6384D440" w14:textId="77777777" w:rsidR="005535C5" w:rsidRDefault="00DF6562">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506564544" w:history="1">
            <w:r w:rsidR="005535C5" w:rsidRPr="0020625D">
              <w:rPr>
                <w:rStyle w:val="Hyperlink"/>
                <w:noProof/>
                <w14:scene3d>
                  <w14:camera w14:prst="orthographicFront"/>
                  <w14:lightRig w14:rig="threePt" w14:dir="t">
                    <w14:rot w14:lat="0" w14:lon="0" w14:rev="0"/>
                  </w14:lightRig>
                </w14:scene3d>
              </w:rPr>
              <w:t>2.1.2</w:t>
            </w:r>
            <w:r w:rsidR="005535C5">
              <w:rPr>
                <w:rFonts w:asciiTheme="minorHAnsi" w:eastAsiaTheme="minorEastAsia" w:hAnsiTheme="minorHAnsi" w:cstheme="minorBidi"/>
                <w:b w:val="0"/>
                <w:iCs w:val="0"/>
                <w:noProof/>
                <w:sz w:val="22"/>
                <w:szCs w:val="22"/>
                <w:lang w:val="pt-BR" w:eastAsia="pt-BR"/>
              </w:rPr>
              <w:tab/>
            </w:r>
            <w:r w:rsidR="005535C5" w:rsidRPr="0020625D">
              <w:rPr>
                <w:rStyle w:val="Hyperlink"/>
                <w:noProof/>
              </w:rPr>
              <w:t>RQN02 – Fluxo de análise da proposta</w:t>
            </w:r>
            <w:r w:rsidR="005535C5">
              <w:rPr>
                <w:noProof/>
                <w:webHidden/>
              </w:rPr>
              <w:tab/>
            </w:r>
            <w:r w:rsidR="005535C5">
              <w:rPr>
                <w:noProof/>
                <w:webHidden/>
              </w:rPr>
              <w:fldChar w:fldCharType="begin"/>
            </w:r>
            <w:r w:rsidR="005535C5">
              <w:rPr>
                <w:noProof/>
                <w:webHidden/>
              </w:rPr>
              <w:instrText xml:space="preserve"> PAGEREF _Toc506564544 \h </w:instrText>
            </w:r>
            <w:r w:rsidR="005535C5">
              <w:rPr>
                <w:noProof/>
                <w:webHidden/>
              </w:rPr>
            </w:r>
            <w:r w:rsidR="005535C5">
              <w:rPr>
                <w:noProof/>
                <w:webHidden/>
              </w:rPr>
              <w:fldChar w:fldCharType="separate"/>
            </w:r>
            <w:r w:rsidR="005535C5">
              <w:rPr>
                <w:noProof/>
                <w:webHidden/>
              </w:rPr>
              <w:t>9</w:t>
            </w:r>
            <w:r w:rsidR="005535C5">
              <w:rPr>
                <w:noProof/>
                <w:webHidden/>
              </w:rPr>
              <w:fldChar w:fldCharType="end"/>
            </w:r>
          </w:hyperlink>
        </w:p>
        <w:p w14:paraId="79CF9155"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45" w:history="1">
            <w:r w:rsidR="005535C5" w:rsidRPr="0020625D">
              <w:rPr>
                <w:rStyle w:val="Hyperlink"/>
                <w:noProof/>
                <w14:scene3d>
                  <w14:camera w14:prst="orthographicFront"/>
                  <w14:lightRig w14:rig="threePt" w14:dir="t">
                    <w14:rot w14:lat="0" w14:lon="0" w14:rev="0"/>
                  </w14:lightRig>
                </w14:scene3d>
              </w:rPr>
              <w:t>2.1.2.1</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RGN05 – Interface para recebimento de propostas</w:t>
            </w:r>
            <w:r w:rsidR="005535C5">
              <w:rPr>
                <w:noProof/>
                <w:webHidden/>
              </w:rPr>
              <w:tab/>
            </w:r>
            <w:r w:rsidR="005535C5">
              <w:rPr>
                <w:noProof/>
                <w:webHidden/>
              </w:rPr>
              <w:fldChar w:fldCharType="begin"/>
            </w:r>
            <w:r w:rsidR="005535C5">
              <w:rPr>
                <w:noProof/>
                <w:webHidden/>
              </w:rPr>
              <w:instrText xml:space="preserve"> PAGEREF _Toc506564545 \h </w:instrText>
            </w:r>
            <w:r w:rsidR="005535C5">
              <w:rPr>
                <w:noProof/>
                <w:webHidden/>
              </w:rPr>
            </w:r>
            <w:r w:rsidR="005535C5">
              <w:rPr>
                <w:noProof/>
                <w:webHidden/>
              </w:rPr>
              <w:fldChar w:fldCharType="separate"/>
            </w:r>
            <w:r w:rsidR="005535C5">
              <w:rPr>
                <w:noProof/>
                <w:webHidden/>
              </w:rPr>
              <w:t>9</w:t>
            </w:r>
            <w:r w:rsidR="005535C5">
              <w:rPr>
                <w:noProof/>
                <w:webHidden/>
              </w:rPr>
              <w:fldChar w:fldCharType="end"/>
            </w:r>
          </w:hyperlink>
        </w:p>
        <w:p w14:paraId="2B077446"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46" w:history="1">
            <w:r w:rsidR="005535C5" w:rsidRPr="0020625D">
              <w:rPr>
                <w:rStyle w:val="Hyperlink"/>
                <w:noProof/>
                <w14:scene3d>
                  <w14:camera w14:prst="orthographicFront"/>
                  <w14:lightRig w14:rig="threePt" w14:dir="t">
                    <w14:rot w14:lat="0" w14:lon="0" w14:rev="0"/>
                  </w14:lightRig>
                </w14:scene3d>
              </w:rPr>
              <w:t>2.1.2.2</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RGN06 – Atualização de status de proposta</w:t>
            </w:r>
            <w:r w:rsidR="005535C5">
              <w:rPr>
                <w:noProof/>
                <w:webHidden/>
              </w:rPr>
              <w:tab/>
            </w:r>
            <w:r w:rsidR="005535C5">
              <w:rPr>
                <w:noProof/>
                <w:webHidden/>
              </w:rPr>
              <w:fldChar w:fldCharType="begin"/>
            </w:r>
            <w:r w:rsidR="005535C5">
              <w:rPr>
                <w:noProof/>
                <w:webHidden/>
              </w:rPr>
              <w:instrText xml:space="preserve"> PAGEREF _Toc506564546 \h </w:instrText>
            </w:r>
            <w:r w:rsidR="005535C5">
              <w:rPr>
                <w:noProof/>
                <w:webHidden/>
              </w:rPr>
            </w:r>
            <w:r w:rsidR="005535C5">
              <w:rPr>
                <w:noProof/>
                <w:webHidden/>
              </w:rPr>
              <w:fldChar w:fldCharType="separate"/>
            </w:r>
            <w:r w:rsidR="005535C5">
              <w:rPr>
                <w:noProof/>
                <w:webHidden/>
              </w:rPr>
              <w:t>11</w:t>
            </w:r>
            <w:r w:rsidR="005535C5">
              <w:rPr>
                <w:noProof/>
                <w:webHidden/>
              </w:rPr>
              <w:fldChar w:fldCharType="end"/>
            </w:r>
          </w:hyperlink>
        </w:p>
        <w:p w14:paraId="580467C9"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47" w:history="1">
            <w:r w:rsidR="005535C5" w:rsidRPr="0020625D">
              <w:rPr>
                <w:rStyle w:val="Hyperlink"/>
                <w:noProof/>
                <w14:scene3d>
                  <w14:camera w14:prst="orthographicFront"/>
                  <w14:lightRig w14:rig="threePt" w14:dir="t">
                    <w14:rot w14:lat="0" w14:lon="0" w14:rev="0"/>
                  </w14:lightRig>
                </w14:scene3d>
              </w:rPr>
              <w:t>2.1.2.3</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RGN07 – Criação de casos no FMS</w:t>
            </w:r>
            <w:r w:rsidR="005535C5">
              <w:rPr>
                <w:noProof/>
                <w:webHidden/>
              </w:rPr>
              <w:tab/>
            </w:r>
            <w:r w:rsidR="005535C5">
              <w:rPr>
                <w:noProof/>
                <w:webHidden/>
              </w:rPr>
              <w:fldChar w:fldCharType="begin"/>
            </w:r>
            <w:r w:rsidR="005535C5">
              <w:rPr>
                <w:noProof/>
                <w:webHidden/>
              </w:rPr>
              <w:instrText xml:space="preserve"> PAGEREF _Toc506564547 \h </w:instrText>
            </w:r>
            <w:r w:rsidR="005535C5">
              <w:rPr>
                <w:noProof/>
                <w:webHidden/>
              </w:rPr>
            </w:r>
            <w:r w:rsidR="005535C5">
              <w:rPr>
                <w:noProof/>
                <w:webHidden/>
              </w:rPr>
              <w:fldChar w:fldCharType="separate"/>
            </w:r>
            <w:r w:rsidR="005535C5">
              <w:rPr>
                <w:noProof/>
                <w:webHidden/>
              </w:rPr>
              <w:t>11</w:t>
            </w:r>
            <w:r w:rsidR="005535C5">
              <w:rPr>
                <w:noProof/>
                <w:webHidden/>
              </w:rPr>
              <w:fldChar w:fldCharType="end"/>
            </w:r>
          </w:hyperlink>
        </w:p>
        <w:p w14:paraId="3C0E795D"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48" w:history="1">
            <w:r w:rsidR="005535C5" w:rsidRPr="0020625D">
              <w:rPr>
                <w:rStyle w:val="Hyperlink"/>
                <w:noProof/>
                <w14:scene3d>
                  <w14:camera w14:prst="orthographicFront"/>
                  <w14:lightRig w14:rig="threePt" w14:dir="t">
                    <w14:rot w14:lat="0" w14:lon="0" w14:rev="0"/>
                  </w14:lightRig>
                </w14:scene3d>
              </w:rPr>
              <w:t>2.1.2.4</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RGN08 – Workflow para aprovação de propostas</w:t>
            </w:r>
            <w:r w:rsidR="005535C5">
              <w:rPr>
                <w:noProof/>
                <w:webHidden/>
              </w:rPr>
              <w:tab/>
            </w:r>
            <w:r w:rsidR="005535C5">
              <w:rPr>
                <w:noProof/>
                <w:webHidden/>
              </w:rPr>
              <w:fldChar w:fldCharType="begin"/>
            </w:r>
            <w:r w:rsidR="005535C5">
              <w:rPr>
                <w:noProof/>
                <w:webHidden/>
              </w:rPr>
              <w:instrText xml:space="preserve"> PAGEREF _Toc506564548 \h </w:instrText>
            </w:r>
            <w:r w:rsidR="005535C5">
              <w:rPr>
                <w:noProof/>
                <w:webHidden/>
              </w:rPr>
            </w:r>
            <w:r w:rsidR="005535C5">
              <w:rPr>
                <w:noProof/>
                <w:webHidden/>
              </w:rPr>
              <w:fldChar w:fldCharType="separate"/>
            </w:r>
            <w:r w:rsidR="005535C5">
              <w:rPr>
                <w:noProof/>
                <w:webHidden/>
              </w:rPr>
              <w:t>13</w:t>
            </w:r>
            <w:r w:rsidR="005535C5">
              <w:rPr>
                <w:noProof/>
                <w:webHidden/>
              </w:rPr>
              <w:fldChar w:fldCharType="end"/>
            </w:r>
          </w:hyperlink>
        </w:p>
        <w:p w14:paraId="1252BB7B"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49" w:history="1">
            <w:r w:rsidR="005535C5" w:rsidRPr="0020625D">
              <w:rPr>
                <w:rStyle w:val="Hyperlink"/>
                <w:noProof/>
                <w14:scene3d>
                  <w14:camera w14:prst="orthographicFront"/>
                  <w14:lightRig w14:rig="threePt" w14:dir="t">
                    <w14:rot w14:lat="0" w14:lon="0" w14:rev="0"/>
                  </w14:lightRig>
                </w14:scene3d>
              </w:rPr>
              <w:t>2.1.2.5</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RGN09 – Aprovação ou negativa de propostas em massa</w:t>
            </w:r>
            <w:r w:rsidR="005535C5">
              <w:rPr>
                <w:noProof/>
                <w:webHidden/>
              </w:rPr>
              <w:tab/>
            </w:r>
            <w:r w:rsidR="005535C5">
              <w:rPr>
                <w:noProof/>
                <w:webHidden/>
              </w:rPr>
              <w:fldChar w:fldCharType="begin"/>
            </w:r>
            <w:r w:rsidR="005535C5">
              <w:rPr>
                <w:noProof/>
                <w:webHidden/>
              </w:rPr>
              <w:instrText xml:space="preserve"> PAGEREF _Toc506564549 \h </w:instrText>
            </w:r>
            <w:r w:rsidR="005535C5">
              <w:rPr>
                <w:noProof/>
                <w:webHidden/>
              </w:rPr>
            </w:r>
            <w:r w:rsidR="005535C5">
              <w:rPr>
                <w:noProof/>
                <w:webHidden/>
              </w:rPr>
              <w:fldChar w:fldCharType="separate"/>
            </w:r>
            <w:r w:rsidR="005535C5">
              <w:rPr>
                <w:noProof/>
                <w:webHidden/>
              </w:rPr>
              <w:t>13</w:t>
            </w:r>
            <w:r w:rsidR="005535C5">
              <w:rPr>
                <w:noProof/>
                <w:webHidden/>
              </w:rPr>
              <w:fldChar w:fldCharType="end"/>
            </w:r>
          </w:hyperlink>
        </w:p>
        <w:p w14:paraId="0AEF173B" w14:textId="77777777" w:rsidR="005535C5" w:rsidRDefault="00DF6562">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506564550" w:history="1">
            <w:r w:rsidR="005535C5" w:rsidRPr="0020625D">
              <w:rPr>
                <w:rStyle w:val="Hyperlink"/>
                <w:noProof/>
                <w14:scene3d>
                  <w14:camera w14:prst="orthographicFront"/>
                  <w14:lightRig w14:rig="threePt" w14:dir="t">
                    <w14:rot w14:lat="0" w14:lon="0" w14:rev="0"/>
                  </w14:lightRig>
                </w14:scene3d>
              </w:rPr>
              <w:t>2.1.3</w:t>
            </w:r>
            <w:r w:rsidR="005535C5">
              <w:rPr>
                <w:rFonts w:asciiTheme="minorHAnsi" w:eastAsiaTheme="minorEastAsia" w:hAnsiTheme="minorHAnsi" w:cstheme="minorBidi"/>
                <w:b w:val="0"/>
                <w:iCs w:val="0"/>
                <w:noProof/>
                <w:sz w:val="22"/>
                <w:szCs w:val="22"/>
                <w:lang w:val="pt-BR" w:eastAsia="pt-BR"/>
              </w:rPr>
              <w:tab/>
            </w:r>
            <w:r w:rsidR="005535C5" w:rsidRPr="0020625D">
              <w:rPr>
                <w:rStyle w:val="Hyperlink"/>
                <w:noProof/>
              </w:rPr>
              <w:t>RQN03 – Faseamento de entrada em produção</w:t>
            </w:r>
            <w:r w:rsidR="005535C5">
              <w:rPr>
                <w:noProof/>
                <w:webHidden/>
              </w:rPr>
              <w:tab/>
            </w:r>
            <w:r w:rsidR="005535C5">
              <w:rPr>
                <w:noProof/>
                <w:webHidden/>
              </w:rPr>
              <w:fldChar w:fldCharType="begin"/>
            </w:r>
            <w:r w:rsidR="005535C5">
              <w:rPr>
                <w:noProof/>
                <w:webHidden/>
              </w:rPr>
              <w:instrText xml:space="preserve"> PAGEREF _Toc506564550 \h </w:instrText>
            </w:r>
            <w:r w:rsidR="005535C5">
              <w:rPr>
                <w:noProof/>
                <w:webHidden/>
              </w:rPr>
            </w:r>
            <w:r w:rsidR="005535C5">
              <w:rPr>
                <w:noProof/>
                <w:webHidden/>
              </w:rPr>
              <w:fldChar w:fldCharType="separate"/>
            </w:r>
            <w:r w:rsidR="005535C5">
              <w:rPr>
                <w:noProof/>
                <w:webHidden/>
              </w:rPr>
              <w:t>13</w:t>
            </w:r>
            <w:r w:rsidR="005535C5">
              <w:rPr>
                <w:noProof/>
                <w:webHidden/>
              </w:rPr>
              <w:fldChar w:fldCharType="end"/>
            </w:r>
          </w:hyperlink>
        </w:p>
        <w:p w14:paraId="115AF918"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51" w:history="1">
            <w:r w:rsidR="005535C5" w:rsidRPr="0020625D">
              <w:rPr>
                <w:rStyle w:val="Hyperlink"/>
                <w:noProof/>
                <w14:scene3d>
                  <w14:camera w14:prst="orthographicFront"/>
                  <w14:lightRig w14:rig="threePt" w14:dir="t">
                    <w14:rot w14:lat="0" w14:lon="0" w14:rev="0"/>
                  </w14:lightRig>
                </w14:scene3d>
              </w:rPr>
              <w:t>2.1.3.1</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RGN10 – Migração de propostas</w:t>
            </w:r>
            <w:r w:rsidR="005535C5">
              <w:rPr>
                <w:noProof/>
                <w:webHidden/>
              </w:rPr>
              <w:tab/>
            </w:r>
            <w:r w:rsidR="005535C5">
              <w:rPr>
                <w:noProof/>
                <w:webHidden/>
              </w:rPr>
              <w:fldChar w:fldCharType="begin"/>
            </w:r>
            <w:r w:rsidR="005535C5">
              <w:rPr>
                <w:noProof/>
                <w:webHidden/>
              </w:rPr>
              <w:instrText xml:space="preserve"> PAGEREF _Toc506564551 \h </w:instrText>
            </w:r>
            <w:r w:rsidR="005535C5">
              <w:rPr>
                <w:noProof/>
                <w:webHidden/>
              </w:rPr>
            </w:r>
            <w:r w:rsidR="005535C5">
              <w:rPr>
                <w:noProof/>
                <w:webHidden/>
              </w:rPr>
              <w:fldChar w:fldCharType="separate"/>
            </w:r>
            <w:r w:rsidR="005535C5">
              <w:rPr>
                <w:noProof/>
                <w:webHidden/>
              </w:rPr>
              <w:t>14</w:t>
            </w:r>
            <w:r w:rsidR="005535C5">
              <w:rPr>
                <w:noProof/>
                <w:webHidden/>
              </w:rPr>
              <w:fldChar w:fldCharType="end"/>
            </w:r>
          </w:hyperlink>
        </w:p>
        <w:p w14:paraId="6A12CC35" w14:textId="77777777" w:rsidR="005535C5" w:rsidRDefault="00DF6562">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506564552" w:history="1">
            <w:r w:rsidR="005535C5" w:rsidRPr="0020625D">
              <w:rPr>
                <w:rStyle w:val="Hyperlink"/>
                <w:noProof/>
                <w14:scene3d>
                  <w14:camera w14:prst="orthographicFront"/>
                  <w14:lightRig w14:rig="threePt" w14:dir="t">
                    <w14:rot w14:lat="0" w14:lon="0" w14:rev="0"/>
                  </w14:lightRig>
                </w14:scene3d>
              </w:rPr>
              <w:t>2.1.4</w:t>
            </w:r>
            <w:r w:rsidR="005535C5">
              <w:rPr>
                <w:rFonts w:asciiTheme="minorHAnsi" w:eastAsiaTheme="minorEastAsia" w:hAnsiTheme="minorHAnsi" w:cstheme="minorBidi"/>
                <w:b w:val="0"/>
                <w:iCs w:val="0"/>
                <w:noProof/>
                <w:sz w:val="22"/>
                <w:szCs w:val="22"/>
                <w:lang w:val="pt-BR" w:eastAsia="pt-BR"/>
              </w:rPr>
              <w:tab/>
            </w:r>
            <w:r w:rsidR="005535C5" w:rsidRPr="0020625D">
              <w:rPr>
                <w:rStyle w:val="Hyperlink"/>
                <w:noProof/>
              </w:rPr>
              <w:t>RQN04 – Tratamento de propostas duplicadas</w:t>
            </w:r>
            <w:r w:rsidR="005535C5">
              <w:rPr>
                <w:noProof/>
                <w:webHidden/>
              </w:rPr>
              <w:tab/>
            </w:r>
            <w:r w:rsidR="005535C5">
              <w:rPr>
                <w:noProof/>
                <w:webHidden/>
              </w:rPr>
              <w:fldChar w:fldCharType="begin"/>
            </w:r>
            <w:r w:rsidR="005535C5">
              <w:rPr>
                <w:noProof/>
                <w:webHidden/>
              </w:rPr>
              <w:instrText xml:space="preserve"> PAGEREF _Toc506564552 \h </w:instrText>
            </w:r>
            <w:r w:rsidR="005535C5">
              <w:rPr>
                <w:noProof/>
                <w:webHidden/>
              </w:rPr>
            </w:r>
            <w:r w:rsidR="005535C5">
              <w:rPr>
                <w:noProof/>
                <w:webHidden/>
              </w:rPr>
              <w:fldChar w:fldCharType="separate"/>
            </w:r>
            <w:r w:rsidR="005535C5">
              <w:rPr>
                <w:noProof/>
                <w:webHidden/>
              </w:rPr>
              <w:t>14</w:t>
            </w:r>
            <w:r w:rsidR="005535C5">
              <w:rPr>
                <w:noProof/>
                <w:webHidden/>
              </w:rPr>
              <w:fldChar w:fldCharType="end"/>
            </w:r>
          </w:hyperlink>
        </w:p>
        <w:p w14:paraId="6E30F9D3"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53" w:history="1">
            <w:r w:rsidR="005535C5" w:rsidRPr="0020625D">
              <w:rPr>
                <w:rStyle w:val="Hyperlink"/>
                <w:noProof/>
                <w14:scene3d>
                  <w14:camera w14:prst="orthographicFront"/>
                  <w14:lightRig w14:rig="threePt" w14:dir="t">
                    <w14:rot w14:lat="0" w14:lon="0" w14:rev="0"/>
                  </w14:lightRig>
                </w14:scene3d>
              </w:rPr>
              <w:t>2.1.4.1</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RGN11 – Derivação de propostas duplicadas</w:t>
            </w:r>
            <w:r w:rsidR="005535C5">
              <w:rPr>
                <w:noProof/>
                <w:webHidden/>
              </w:rPr>
              <w:tab/>
            </w:r>
            <w:r w:rsidR="005535C5">
              <w:rPr>
                <w:noProof/>
                <w:webHidden/>
              </w:rPr>
              <w:fldChar w:fldCharType="begin"/>
            </w:r>
            <w:r w:rsidR="005535C5">
              <w:rPr>
                <w:noProof/>
                <w:webHidden/>
              </w:rPr>
              <w:instrText xml:space="preserve"> PAGEREF _Toc506564553 \h </w:instrText>
            </w:r>
            <w:r w:rsidR="005535C5">
              <w:rPr>
                <w:noProof/>
                <w:webHidden/>
              </w:rPr>
            </w:r>
            <w:r w:rsidR="005535C5">
              <w:rPr>
                <w:noProof/>
                <w:webHidden/>
              </w:rPr>
              <w:fldChar w:fldCharType="separate"/>
            </w:r>
            <w:r w:rsidR="005535C5">
              <w:rPr>
                <w:noProof/>
                <w:webHidden/>
              </w:rPr>
              <w:t>14</w:t>
            </w:r>
            <w:r w:rsidR="005535C5">
              <w:rPr>
                <w:noProof/>
                <w:webHidden/>
              </w:rPr>
              <w:fldChar w:fldCharType="end"/>
            </w:r>
          </w:hyperlink>
        </w:p>
        <w:p w14:paraId="67ECF50F" w14:textId="77777777" w:rsidR="005535C5" w:rsidRDefault="00DF6562">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506564554" w:history="1">
            <w:r w:rsidR="005535C5" w:rsidRPr="0020625D">
              <w:rPr>
                <w:rStyle w:val="Hyperlink"/>
                <w:noProof/>
                <w14:scene3d>
                  <w14:camera w14:prst="orthographicFront"/>
                  <w14:lightRig w14:rig="threePt" w14:dir="t">
                    <w14:rot w14:lat="0" w14:lon="0" w14:rev="0"/>
                  </w14:lightRig>
                </w14:scene3d>
              </w:rPr>
              <w:t>2.1.5</w:t>
            </w:r>
            <w:r w:rsidR="005535C5">
              <w:rPr>
                <w:rFonts w:asciiTheme="minorHAnsi" w:eastAsiaTheme="minorEastAsia" w:hAnsiTheme="minorHAnsi" w:cstheme="minorBidi"/>
                <w:b w:val="0"/>
                <w:iCs w:val="0"/>
                <w:noProof/>
                <w:sz w:val="22"/>
                <w:szCs w:val="22"/>
                <w:lang w:val="pt-BR" w:eastAsia="pt-BR"/>
              </w:rPr>
              <w:tab/>
            </w:r>
            <w:r w:rsidR="005535C5" w:rsidRPr="0020625D">
              <w:rPr>
                <w:rStyle w:val="Hyperlink"/>
                <w:noProof/>
              </w:rPr>
              <w:t>RQN05 – Regra de score de risco de proposta duplicada</w:t>
            </w:r>
            <w:r w:rsidR="005535C5">
              <w:rPr>
                <w:noProof/>
                <w:webHidden/>
              </w:rPr>
              <w:tab/>
            </w:r>
            <w:r w:rsidR="005535C5">
              <w:rPr>
                <w:noProof/>
                <w:webHidden/>
              </w:rPr>
              <w:fldChar w:fldCharType="begin"/>
            </w:r>
            <w:r w:rsidR="005535C5">
              <w:rPr>
                <w:noProof/>
                <w:webHidden/>
              </w:rPr>
              <w:instrText xml:space="preserve"> PAGEREF _Toc506564554 \h </w:instrText>
            </w:r>
            <w:r w:rsidR="005535C5">
              <w:rPr>
                <w:noProof/>
                <w:webHidden/>
              </w:rPr>
            </w:r>
            <w:r w:rsidR="005535C5">
              <w:rPr>
                <w:noProof/>
                <w:webHidden/>
              </w:rPr>
              <w:fldChar w:fldCharType="separate"/>
            </w:r>
            <w:r w:rsidR="005535C5">
              <w:rPr>
                <w:noProof/>
                <w:webHidden/>
              </w:rPr>
              <w:t>14</w:t>
            </w:r>
            <w:r w:rsidR="005535C5">
              <w:rPr>
                <w:noProof/>
                <w:webHidden/>
              </w:rPr>
              <w:fldChar w:fldCharType="end"/>
            </w:r>
          </w:hyperlink>
        </w:p>
        <w:p w14:paraId="08821F63"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55" w:history="1">
            <w:r w:rsidR="005535C5" w:rsidRPr="0020625D">
              <w:rPr>
                <w:rStyle w:val="Hyperlink"/>
                <w:noProof/>
                <w14:scene3d>
                  <w14:camera w14:prst="orthographicFront"/>
                  <w14:lightRig w14:rig="threePt" w14:dir="t">
                    <w14:rot w14:lat="0" w14:lon="0" w14:rev="0"/>
                  </w14:lightRig>
                </w14:scene3d>
              </w:rPr>
              <w:t>2.1.5.1</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RGN12 – Regra de proposta duplicada</w:t>
            </w:r>
            <w:r w:rsidR="005535C5">
              <w:rPr>
                <w:noProof/>
                <w:webHidden/>
              </w:rPr>
              <w:tab/>
            </w:r>
            <w:r w:rsidR="005535C5">
              <w:rPr>
                <w:noProof/>
                <w:webHidden/>
              </w:rPr>
              <w:fldChar w:fldCharType="begin"/>
            </w:r>
            <w:r w:rsidR="005535C5">
              <w:rPr>
                <w:noProof/>
                <w:webHidden/>
              </w:rPr>
              <w:instrText xml:space="preserve"> PAGEREF _Toc506564555 \h </w:instrText>
            </w:r>
            <w:r w:rsidR="005535C5">
              <w:rPr>
                <w:noProof/>
                <w:webHidden/>
              </w:rPr>
            </w:r>
            <w:r w:rsidR="005535C5">
              <w:rPr>
                <w:noProof/>
                <w:webHidden/>
              </w:rPr>
              <w:fldChar w:fldCharType="separate"/>
            </w:r>
            <w:r w:rsidR="005535C5">
              <w:rPr>
                <w:noProof/>
                <w:webHidden/>
              </w:rPr>
              <w:t>14</w:t>
            </w:r>
            <w:r w:rsidR="005535C5">
              <w:rPr>
                <w:noProof/>
                <w:webHidden/>
              </w:rPr>
              <w:fldChar w:fldCharType="end"/>
            </w:r>
          </w:hyperlink>
        </w:p>
        <w:p w14:paraId="02FAD1C4" w14:textId="77777777" w:rsidR="005535C5" w:rsidRDefault="00DF6562">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506564556" w:history="1">
            <w:r w:rsidR="005535C5" w:rsidRPr="0020625D">
              <w:rPr>
                <w:rStyle w:val="Hyperlink"/>
                <w:noProof/>
                <w14:scene3d>
                  <w14:camera w14:prst="orthographicFront"/>
                  <w14:lightRig w14:rig="threePt" w14:dir="t">
                    <w14:rot w14:lat="0" w14:lon="0" w14:rev="0"/>
                  </w14:lightRig>
                </w14:scene3d>
              </w:rPr>
              <w:t>2.1.6</w:t>
            </w:r>
            <w:r w:rsidR="005535C5">
              <w:rPr>
                <w:rFonts w:asciiTheme="minorHAnsi" w:eastAsiaTheme="minorEastAsia" w:hAnsiTheme="minorHAnsi" w:cstheme="minorBidi"/>
                <w:b w:val="0"/>
                <w:iCs w:val="0"/>
                <w:noProof/>
                <w:sz w:val="22"/>
                <w:szCs w:val="22"/>
                <w:lang w:val="pt-BR" w:eastAsia="pt-BR"/>
              </w:rPr>
              <w:tab/>
            </w:r>
            <w:r w:rsidR="005535C5" w:rsidRPr="0020625D">
              <w:rPr>
                <w:rStyle w:val="Hyperlink"/>
                <w:noProof/>
              </w:rPr>
              <w:t>RQN06 – Limitador de derivações</w:t>
            </w:r>
            <w:r w:rsidR="005535C5">
              <w:rPr>
                <w:noProof/>
                <w:webHidden/>
              </w:rPr>
              <w:tab/>
            </w:r>
            <w:r w:rsidR="005535C5">
              <w:rPr>
                <w:noProof/>
                <w:webHidden/>
              </w:rPr>
              <w:fldChar w:fldCharType="begin"/>
            </w:r>
            <w:r w:rsidR="005535C5">
              <w:rPr>
                <w:noProof/>
                <w:webHidden/>
              </w:rPr>
              <w:instrText xml:space="preserve"> PAGEREF _Toc506564556 \h </w:instrText>
            </w:r>
            <w:r w:rsidR="005535C5">
              <w:rPr>
                <w:noProof/>
                <w:webHidden/>
              </w:rPr>
            </w:r>
            <w:r w:rsidR="005535C5">
              <w:rPr>
                <w:noProof/>
                <w:webHidden/>
              </w:rPr>
              <w:fldChar w:fldCharType="separate"/>
            </w:r>
            <w:r w:rsidR="005535C5">
              <w:rPr>
                <w:noProof/>
                <w:webHidden/>
              </w:rPr>
              <w:t>15</w:t>
            </w:r>
            <w:r w:rsidR="005535C5">
              <w:rPr>
                <w:noProof/>
                <w:webHidden/>
              </w:rPr>
              <w:fldChar w:fldCharType="end"/>
            </w:r>
          </w:hyperlink>
        </w:p>
        <w:p w14:paraId="6B4DF38A"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57" w:history="1">
            <w:r w:rsidR="005535C5" w:rsidRPr="0020625D">
              <w:rPr>
                <w:rStyle w:val="Hyperlink"/>
                <w:noProof/>
                <w14:scene3d>
                  <w14:camera w14:prst="orthographicFront"/>
                  <w14:lightRig w14:rig="threePt" w14:dir="t">
                    <w14:rot w14:lat="0" w14:lon="0" w14:rev="0"/>
                  </w14:lightRig>
                </w14:scene3d>
              </w:rPr>
              <w:t>2.1.6.1</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RGN13 – Limitador de derivações diárias</w:t>
            </w:r>
            <w:r w:rsidR="005535C5">
              <w:rPr>
                <w:noProof/>
                <w:webHidden/>
              </w:rPr>
              <w:tab/>
            </w:r>
            <w:r w:rsidR="005535C5">
              <w:rPr>
                <w:noProof/>
                <w:webHidden/>
              </w:rPr>
              <w:fldChar w:fldCharType="begin"/>
            </w:r>
            <w:r w:rsidR="005535C5">
              <w:rPr>
                <w:noProof/>
                <w:webHidden/>
              </w:rPr>
              <w:instrText xml:space="preserve"> PAGEREF _Toc506564557 \h </w:instrText>
            </w:r>
            <w:r w:rsidR="005535C5">
              <w:rPr>
                <w:noProof/>
                <w:webHidden/>
              </w:rPr>
            </w:r>
            <w:r w:rsidR="005535C5">
              <w:rPr>
                <w:noProof/>
                <w:webHidden/>
              </w:rPr>
              <w:fldChar w:fldCharType="separate"/>
            </w:r>
            <w:r w:rsidR="005535C5">
              <w:rPr>
                <w:noProof/>
                <w:webHidden/>
              </w:rPr>
              <w:t>15</w:t>
            </w:r>
            <w:r w:rsidR="005535C5">
              <w:rPr>
                <w:noProof/>
                <w:webHidden/>
              </w:rPr>
              <w:fldChar w:fldCharType="end"/>
            </w:r>
          </w:hyperlink>
        </w:p>
        <w:p w14:paraId="2884DCD6" w14:textId="77777777" w:rsidR="005535C5" w:rsidRDefault="00DF6562">
          <w:pPr>
            <w:pStyle w:val="TOC2"/>
            <w:rPr>
              <w:rFonts w:asciiTheme="minorHAnsi" w:eastAsiaTheme="minorEastAsia" w:hAnsiTheme="minorHAnsi" w:cstheme="minorBidi"/>
              <w:sz w:val="22"/>
              <w:szCs w:val="22"/>
            </w:rPr>
          </w:pPr>
          <w:hyperlink w:anchor="_Toc506564558" w:history="1">
            <w:r w:rsidR="005535C5" w:rsidRPr="0020625D">
              <w:rPr>
                <w:rStyle w:val="Hyperlink"/>
              </w:rPr>
              <w:t>2.2</w:t>
            </w:r>
            <w:r w:rsidR="005535C5">
              <w:rPr>
                <w:rFonts w:asciiTheme="minorHAnsi" w:eastAsiaTheme="minorEastAsia" w:hAnsiTheme="minorHAnsi" w:cstheme="minorBidi"/>
                <w:sz w:val="22"/>
                <w:szCs w:val="22"/>
              </w:rPr>
              <w:tab/>
            </w:r>
            <w:r w:rsidR="005535C5" w:rsidRPr="0020625D">
              <w:rPr>
                <w:rStyle w:val="Hyperlink"/>
              </w:rPr>
              <w:t>Requisitos de Cargas</w:t>
            </w:r>
            <w:r w:rsidR="005535C5">
              <w:rPr>
                <w:webHidden/>
              </w:rPr>
              <w:tab/>
            </w:r>
            <w:r w:rsidR="005535C5">
              <w:rPr>
                <w:webHidden/>
              </w:rPr>
              <w:fldChar w:fldCharType="begin"/>
            </w:r>
            <w:r w:rsidR="005535C5">
              <w:rPr>
                <w:webHidden/>
              </w:rPr>
              <w:instrText xml:space="preserve"> PAGEREF _Toc506564558 \h </w:instrText>
            </w:r>
            <w:r w:rsidR="005535C5">
              <w:rPr>
                <w:webHidden/>
              </w:rPr>
            </w:r>
            <w:r w:rsidR="005535C5">
              <w:rPr>
                <w:webHidden/>
              </w:rPr>
              <w:fldChar w:fldCharType="separate"/>
            </w:r>
            <w:r w:rsidR="005535C5">
              <w:rPr>
                <w:webHidden/>
              </w:rPr>
              <w:t>17</w:t>
            </w:r>
            <w:r w:rsidR="005535C5">
              <w:rPr>
                <w:webHidden/>
              </w:rPr>
              <w:fldChar w:fldCharType="end"/>
            </w:r>
          </w:hyperlink>
        </w:p>
        <w:p w14:paraId="0C18D749" w14:textId="77777777" w:rsidR="005535C5" w:rsidRDefault="00DF6562">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506564559" w:history="1">
            <w:r w:rsidR="005535C5" w:rsidRPr="0020625D">
              <w:rPr>
                <w:rStyle w:val="Hyperlink"/>
                <w:noProof/>
                <w14:scene3d>
                  <w14:camera w14:prst="orthographicFront"/>
                  <w14:lightRig w14:rig="threePt" w14:dir="t">
                    <w14:rot w14:lat="0" w14:lon="0" w14:rev="0"/>
                  </w14:lightRig>
                </w14:scene3d>
              </w:rPr>
              <w:t>2.2.1</w:t>
            </w:r>
            <w:r w:rsidR="005535C5">
              <w:rPr>
                <w:rFonts w:asciiTheme="minorHAnsi" w:eastAsiaTheme="minorEastAsia" w:hAnsiTheme="minorHAnsi" w:cstheme="minorBidi"/>
                <w:b w:val="0"/>
                <w:iCs w:val="0"/>
                <w:noProof/>
                <w:sz w:val="22"/>
                <w:szCs w:val="22"/>
                <w:lang w:val="pt-BR" w:eastAsia="pt-BR"/>
              </w:rPr>
              <w:tab/>
            </w:r>
            <w:r w:rsidR="005535C5" w:rsidRPr="0020625D">
              <w:rPr>
                <w:rStyle w:val="Hyperlink"/>
                <w:noProof/>
              </w:rPr>
              <w:t>RQN13 – Criar carga massiva para tabela de pesos do motor de score no novo FMS</w:t>
            </w:r>
            <w:r w:rsidR="005535C5">
              <w:rPr>
                <w:noProof/>
                <w:webHidden/>
              </w:rPr>
              <w:tab/>
            </w:r>
            <w:r w:rsidR="005535C5">
              <w:rPr>
                <w:noProof/>
                <w:webHidden/>
              </w:rPr>
              <w:fldChar w:fldCharType="begin"/>
            </w:r>
            <w:r w:rsidR="005535C5">
              <w:rPr>
                <w:noProof/>
                <w:webHidden/>
              </w:rPr>
              <w:instrText xml:space="preserve"> PAGEREF _Toc506564559 \h </w:instrText>
            </w:r>
            <w:r w:rsidR="005535C5">
              <w:rPr>
                <w:noProof/>
                <w:webHidden/>
              </w:rPr>
            </w:r>
            <w:r w:rsidR="005535C5">
              <w:rPr>
                <w:noProof/>
                <w:webHidden/>
              </w:rPr>
              <w:fldChar w:fldCharType="separate"/>
            </w:r>
            <w:r w:rsidR="005535C5">
              <w:rPr>
                <w:noProof/>
                <w:webHidden/>
              </w:rPr>
              <w:t>19</w:t>
            </w:r>
            <w:r w:rsidR="005535C5">
              <w:rPr>
                <w:noProof/>
                <w:webHidden/>
              </w:rPr>
              <w:fldChar w:fldCharType="end"/>
            </w:r>
          </w:hyperlink>
        </w:p>
        <w:p w14:paraId="3007C152"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60" w:history="1">
            <w:r w:rsidR="005535C5" w:rsidRPr="0020625D">
              <w:rPr>
                <w:rStyle w:val="Hyperlink"/>
                <w:noProof/>
                <w14:scene3d>
                  <w14:camera w14:prst="orthographicFront"/>
                  <w14:lightRig w14:rig="threePt" w14:dir="t">
                    <w14:rot w14:lat="0" w14:lon="0" w14:rev="0"/>
                  </w14:lightRig>
                </w14:scene3d>
              </w:rPr>
              <w:t>2.2.1.1</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RGN32 – Carga massiva de pesos</w:t>
            </w:r>
            <w:r w:rsidR="005535C5">
              <w:rPr>
                <w:noProof/>
                <w:webHidden/>
              </w:rPr>
              <w:tab/>
            </w:r>
            <w:r w:rsidR="005535C5">
              <w:rPr>
                <w:noProof/>
                <w:webHidden/>
              </w:rPr>
              <w:fldChar w:fldCharType="begin"/>
            </w:r>
            <w:r w:rsidR="005535C5">
              <w:rPr>
                <w:noProof/>
                <w:webHidden/>
              </w:rPr>
              <w:instrText xml:space="preserve"> PAGEREF _Toc506564560 \h </w:instrText>
            </w:r>
            <w:r w:rsidR="005535C5">
              <w:rPr>
                <w:noProof/>
                <w:webHidden/>
              </w:rPr>
            </w:r>
            <w:r w:rsidR="005535C5">
              <w:rPr>
                <w:noProof/>
                <w:webHidden/>
              </w:rPr>
              <w:fldChar w:fldCharType="separate"/>
            </w:r>
            <w:r w:rsidR="005535C5">
              <w:rPr>
                <w:noProof/>
                <w:webHidden/>
              </w:rPr>
              <w:t>19</w:t>
            </w:r>
            <w:r w:rsidR="005535C5">
              <w:rPr>
                <w:noProof/>
                <w:webHidden/>
              </w:rPr>
              <w:fldChar w:fldCharType="end"/>
            </w:r>
          </w:hyperlink>
        </w:p>
        <w:p w14:paraId="34902A4D" w14:textId="77777777" w:rsidR="005535C5" w:rsidRDefault="00DF6562">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506564561" w:history="1">
            <w:r w:rsidR="005535C5" w:rsidRPr="0020625D">
              <w:rPr>
                <w:rStyle w:val="Hyperlink"/>
                <w:noProof/>
                <w14:scene3d>
                  <w14:camera w14:prst="orthographicFront"/>
                  <w14:lightRig w14:rig="threePt" w14:dir="t">
                    <w14:rot w14:lat="0" w14:lon="0" w14:rev="0"/>
                  </w14:lightRig>
                </w14:scene3d>
              </w:rPr>
              <w:t>2.2.2</w:t>
            </w:r>
            <w:r w:rsidR="005535C5">
              <w:rPr>
                <w:rFonts w:asciiTheme="minorHAnsi" w:eastAsiaTheme="minorEastAsia" w:hAnsiTheme="minorHAnsi" w:cstheme="minorBidi"/>
                <w:b w:val="0"/>
                <w:iCs w:val="0"/>
                <w:noProof/>
                <w:sz w:val="22"/>
                <w:szCs w:val="22"/>
                <w:lang w:val="pt-BR" w:eastAsia="pt-BR"/>
              </w:rPr>
              <w:tab/>
            </w:r>
            <w:r w:rsidR="005535C5" w:rsidRPr="0020625D">
              <w:rPr>
                <w:rStyle w:val="Hyperlink"/>
                <w:noProof/>
              </w:rPr>
              <w:t>Tratamentos Genéricos Para Carregamento</w:t>
            </w:r>
            <w:r w:rsidR="005535C5">
              <w:rPr>
                <w:noProof/>
                <w:webHidden/>
              </w:rPr>
              <w:tab/>
            </w:r>
            <w:r w:rsidR="005535C5">
              <w:rPr>
                <w:noProof/>
                <w:webHidden/>
              </w:rPr>
              <w:fldChar w:fldCharType="begin"/>
            </w:r>
            <w:r w:rsidR="005535C5">
              <w:rPr>
                <w:noProof/>
                <w:webHidden/>
              </w:rPr>
              <w:instrText xml:space="preserve"> PAGEREF _Toc506564561 \h </w:instrText>
            </w:r>
            <w:r w:rsidR="005535C5">
              <w:rPr>
                <w:noProof/>
                <w:webHidden/>
              </w:rPr>
            </w:r>
            <w:r w:rsidR="005535C5">
              <w:rPr>
                <w:noProof/>
                <w:webHidden/>
              </w:rPr>
              <w:fldChar w:fldCharType="separate"/>
            </w:r>
            <w:r w:rsidR="005535C5">
              <w:rPr>
                <w:noProof/>
                <w:webHidden/>
              </w:rPr>
              <w:t>21</w:t>
            </w:r>
            <w:r w:rsidR="005535C5">
              <w:rPr>
                <w:noProof/>
                <w:webHidden/>
              </w:rPr>
              <w:fldChar w:fldCharType="end"/>
            </w:r>
          </w:hyperlink>
        </w:p>
        <w:p w14:paraId="19B398B4"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62" w:history="1">
            <w:r w:rsidR="005535C5" w:rsidRPr="0020625D">
              <w:rPr>
                <w:rStyle w:val="Hyperlink"/>
                <w:noProof/>
                <w14:scene3d>
                  <w14:camera w14:prst="orthographicFront"/>
                  <w14:lightRig w14:rig="threePt" w14:dir="t">
                    <w14:rot w14:lat="0" w14:lon="0" w14:rev="0"/>
                  </w14:lightRig>
                </w14:scene3d>
              </w:rPr>
              <w:t>2.2.2.1</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Normalizações de Registros</w:t>
            </w:r>
            <w:r w:rsidR="005535C5">
              <w:rPr>
                <w:noProof/>
                <w:webHidden/>
              </w:rPr>
              <w:tab/>
            </w:r>
            <w:r w:rsidR="005535C5">
              <w:rPr>
                <w:noProof/>
                <w:webHidden/>
              </w:rPr>
              <w:fldChar w:fldCharType="begin"/>
            </w:r>
            <w:r w:rsidR="005535C5">
              <w:rPr>
                <w:noProof/>
                <w:webHidden/>
              </w:rPr>
              <w:instrText xml:space="preserve"> PAGEREF _Toc506564562 \h </w:instrText>
            </w:r>
            <w:r w:rsidR="005535C5">
              <w:rPr>
                <w:noProof/>
                <w:webHidden/>
              </w:rPr>
            </w:r>
            <w:r w:rsidR="005535C5">
              <w:rPr>
                <w:noProof/>
                <w:webHidden/>
              </w:rPr>
              <w:fldChar w:fldCharType="separate"/>
            </w:r>
            <w:r w:rsidR="005535C5">
              <w:rPr>
                <w:noProof/>
                <w:webHidden/>
              </w:rPr>
              <w:t>21</w:t>
            </w:r>
            <w:r w:rsidR="005535C5">
              <w:rPr>
                <w:noProof/>
                <w:webHidden/>
              </w:rPr>
              <w:fldChar w:fldCharType="end"/>
            </w:r>
          </w:hyperlink>
        </w:p>
        <w:p w14:paraId="19F5E4DE" w14:textId="77777777" w:rsidR="005535C5" w:rsidRDefault="00DF6562">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506564563" w:history="1">
            <w:r w:rsidR="005535C5" w:rsidRPr="0020625D">
              <w:rPr>
                <w:rStyle w:val="Hyperlink"/>
                <w:noProof/>
                <w14:scene3d>
                  <w14:camera w14:prst="orthographicFront"/>
                  <w14:lightRig w14:rig="threePt" w14:dir="t">
                    <w14:rot w14:lat="0" w14:lon="0" w14:rev="0"/>
                  </w14:lightRig>
                </w14:scene3d>
              </w:rPr>
              <w:t>2.2.3</w:t>
            </w:r>
            <w:r w:rsidR="005535C5">
              <w:rPr>
                <w:rFonts w:asciiTheme="minorHAnsi" w:eastAsiaTheme="minorEastAsia" w:hAnsiTheme="minorHAnsi" w:cstheme="minorBidi"/>
                <w:b w:val="0"/>
                <w:iCs w:val="0"/>
                <w:noProof/>
                <w:sz w:val="22"/>
                <w:szCs w:val="22"/>
                <w:lang w:val="pt-BR" w:eastAsia="pt-BR"/>
              </w:rPr>
              <w:tab/>
            </w:r>
            <w:r w:rsidR="005535C5" w:rsidRPr="0020625D">
              <w:rPr>
                <w:rStyle w:val="Hyperlink"/>
                <w:noProof/>
              </w:rPr>
              <w:t>Erros de Carregamento</w:t>
            </w:r>
            <w:r w:rsidR="005535C5">
              <w:rPr>
                <w:noProof/>
                <w:webHidden/>
              </w:rPr>
              <w:tab/>
            </w:r>
            <w:r w:rsidR="005535C5">
              <w:rPr>
                <w:noProof/>
                <w:webHidden/>
              </w:rPr>
              <w:fldChar w:fldCharType="begin"/>
            </w:r>
            <w:r w:rsidR="005535C5">
              <w:rPr>
                <w:noProof/>
                <w:webHidden/>
              </w:rPr>
              <w:instrText xml:space="preserve"> PAGEREF _Toc506564563 \h </w:instrText>
            </w:r>
            <w:r w:rsidR="005535C5">
              <w:rPr>
                <w:noProof/>
                <w:webHidden/>
              </w:rPr>
            </w:r>
            <w:r w:rsidR="005535C5">
              <w:rPr>
                <w:noProof/>
                <w:webHidden/>
              </w:rPr>
              <w:fldChar w:fldCharType="separate"/>
            </w:r>
            <w:r w:rsidR="005535C5">
              <w:rPr>
                <w:noProof/>
                <w:webHidden/>
              </w:rPr>
              <w:t>23</w:t>
            </w:r>
            <w:r w:rsidR="005535C5">
              <w:rPr>
                <w:noProof/>
                <w:webHidden/>
              </w:rPr>
              <w:fldChar w:fldCharType="end"/>
            </w:r>
          </w:hyperlink>
        </w:p>
        <w:p w14:paraId="0959EA53" w14:textId="77777777" w:rsidR="005535C5" w:rsidRDefault="00DF6562">
          <w:pPr>
            <w:pStyle w:val="TOC2"/>
            <w:rPr>
              <w:rFonts w:asciiTheme="minorHAnsi" w:eastAsiaTheme="minorEastAsia" w:hAnsiTheme="minorHAnsi" w:cstheme="minorBidi"/>
              <w:sz w:val="22"/>
              <w:szCs w:val="22"/>
            </w:rPr>
          </w:pPr>
          <w:hyperlink w:anchor="_Toc506564564" w:history="1">
            <w:r w:rsidR="005535C5" w:rsidRPr="0020625D">
              <w:rPr>
                <w:rStyle w:val="Hyperlink"/>
              </w:rPr>
              <w:t>2.3</w:t>
            </w:r>
            <w:r w:rsidR="005535C5">
              <w:rPr>
                <w:rFonts w:asciiTheme="minorHAnsi" w:eastAsiaTheme="minorEastAsia" w:hAnsiTheme="minorHAnsi" w:cstheme="minorBidi"/>
                <w:sz w:val="22"/>
                <w:szCs w:val="22"/>
              </w:rPr>
              <w:tab/>
            </w:r>
            <w:r w:rsidR="005535C5" w:rsidRPr="0020625D">
              <w:rPr>
                <w:rStyle w:val="Hyperlink"/>
              </w:rPr>
              <w:t>Front-End Tratamento do Caso</w:t>
            </w:r>
            <w:r w:rsidR="005535C5">
              <w:rPr>
                <w:webHidden/>
              </w:rPr>
              <w:tab/>
            </w:r>
            <w:r w:rsidR="005535C5">
              <w:rPr>
                <w:webHidden/>
              </w:rPr>
              <w:fldChar w:fldCharType="begin"/>
            </w:r>
            <w:r w:rsidR="005535C5">
              <w:rPr>
                <w:webHidden/>
              </w:rPr>
              <w:instrText xml:space="preserve"> PAGEREF _Toc506564564 \h </w:instrText>
            </w:r>
            <w:r w:rsidR="005535C5">
              <w:rPr>
                <w:webHidden/>
              </w:rPr>
            </w:r>
            <w:r w:rsidR="005535C5">
              <w:rPr>
                <w:webHidden/>
              </w:rPr>
              <w:fldChar w:fldCharType="separate"/>
            </w:r>
            <w:r w:rsidR="005535C5">
              <w:rPr>
                <w:webHidden/>
              </w:rPr>
              <w:t>25</w:t>
            </w:r>
            <w:r w:rsidR="005535C5">
              <w:rPr>
                <w:webHidden/>
              </w:rPr>
              <w:fldChar w:fldCharType="end"/>
            </w:r>
          </w:hyperlink>
        </w:p>
        <w:p w14:paraId="597F252D" w14:textId="77777777" w:rsidR="005535C5" w:rsidRDefault="00DF6562">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506564565" w:history="1">
            <w:r w:rsidR="005535C5" w:rsidRPr="0020625D">
              <w:rPr>
                <w:rStyle w:val="Hyperlink"/>
                <w:noProof/>
                <w14:scene3d>
                  <w14:camera w14:prst="orthographicFront"/>
                  <w14:lightRig w14:rig="threePt" w14:dir="t">
                    <w14:rot w14:lat="0" w14:lon="0" w14:rev="0"/>
                  </w14:lightRig>
                </w14:scene3d>
              </w:rPr>
              <w:t>2.3.1</w:t>
            </w:r>
            <w:r w:rsidR="005535C5">
              <w:rPr>
                <w:rFonts w:asciiTheme="minorHAnsi" w:eastAsiaTheme="minorEastAsia" w:hAnsiTheme="minorHAnsi" w:cstheme="minorBidi"/>
                <w:b w:val="0"/>
                <w:iCs w:val="0"/>
                <w:noProof/>
                <w:sz w:val="22"/>
                <w:szCs w:val="22"/>
                <w:lang w:val="pt-BR" w:eastAsia="pt-BR"/>
              </w:rPr>
              <w:tab/>
            </w:r>
            <w:r w:rsidR="005535C5" w:rsidRPr="0020625D">
              <w:rPr>
                <w:rStyle w:val="Hyperlink"/>
                <w:noProof/>
              </w:rPr>
              <w:t>RQN08 – Front-end de gestão de casos</w:t>
            </w:r>
            <w:r w:rsidR="005535C5">
              <w:rPr>
                <w:noProof/>
                <w:webHidden/>
              </w:rPr>
              <w:tab/>
            </w:r>
            <w:r w:rsidR="005535C5">
              <w:rPr>
                <w:noProof/>
                <w:webHidden/>
              </w:rPr>
              <w:fldChar w:fldCharType="begin"/>
            </w:r>
            <w:r w:rsidR="005535C5">
              <w:rPr>
                <w:noProof/>
                <w:webHidden/>
              </w:rPr>
              <w:instrText xml:space="preserve"> PAGEREF _Toc506564565 \h </w:instrText>
            </w:r>
            <w:r w:rsidR="005535C5">
              <w:rPr>
                <w:noProof/>
                <w:webHidden/>
              </w:rPr>
            </w:r>
            <w:r w:rsidR="005535C5">
              <w:rPr>
                <w:noProof/>
                <w:webHidden/>
              </w:rPr>
              <w:fldChar w:fldCharType="separate"/>
            </w:r>
            <w:r w:rsidR="005535C5">
              <w:rPr>
                <w:noProof/>
                <w:webHidden/>
              </w:rPr>
              <w:t>25</w:t>
            </w:r>
            <w:r w:rsidR="005535C5">
              <w:rPr>
                <w:noProof/>
                <w:webHidden/>
              </w:rPr>
              <w:fldChar w:fldCharType="end"/>
            </w:r>
          </w:hyperlink>
        </w:p>
        <w:p w14:paraId="7DC223EF"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66" w:history="1">
            <w:r w:rsidR="005535C5" w:rsidRPr="0020625D">
              <w:rPr>
                <w:rStyle w:val="Hyperlink"/>
                <w:noProof/>
                <w14:scene3d>
                  <w14:camera w14:prst="orthographicFront"/>
                  <w14:lightRig w14:rig="threePt" w14:dir="t">
                    <w14:rot w14:lat="0" w14:lon="0" w14:rev="0"/>
                  </w14:lightRig>
                </w14:scene3d>
              </w:rPr>
              <w:t>2.3.1.1</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RGN16 – Front-end de gestão de casos</w:t>
            </w:r>
            <w:r w:rsidR="005535C5">
              <w:rPr>
                <w:noProof/>
                <w:webHidden/>
              </w:rPr>
              <w:tab/>
            </w:r>
            <w:r w:rsidR="005535C5">
              <w:rPr>
                <w:noProof/>
                <w:webHidden/>
              </w:rPr>
              <w:fldChar w:fldCharType="begin"/>
            </w:r>
            <w:r w:rsidR="005535C5">
              <w:rPr>
                <w:noProof/>
                <w:webHidden/>
              </w:rPr>
              <w:instrText xml:space="preserve"> PAGEREF _Toc506564566 \h </w:instrText>
            </w:r>
            <w:r w:rsidR="005535C5">
              <w:rPr>
                <w:noProof/>
                <w:webHidden/>
              </w:rPr>
            </w:r>
            <w:r w:rsidR="005535C5">
              <w:rPr>
                <w:noProof/>
                <w:webHidden/>
              </w:rPr>
              <w:fldChar w:fldCharType="separate"/>
            </w:r>
            <w:r w:rsidR="005535C5">
              <w:rPr>
                <w:noProof/>
                <w:webHidden/>
              </w:rPr>
              <w:t>25</w:t>
            </w:r>
            <w:r w:rsidR="005535C5">
              <w:rPr>
                <w:noProof/>
                <w:webHidden/>
              </w:rPr>
              <w:fldChar w:fldCharType="end"/>
            </w:r>
          </w:hyperlink>
        </w:p>
        <w:p w14:paraId="1BE979F1" w14:textId="77777777" w:rsidR="005535C5" w:rsidRDefault="00DF6562">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506564567" w:history="1">
            <w:r w:rsidR="005535C5" w:rsidRPr="0020625D">
              <w:rPr>
                <w:rStyle w:val="Hyperlink"/>
                <w:noProof/>
                <w14:scene3d>
                  <w14:camera w14:prst="orthographicFront"/>
                  <w14:lightRig w14:rig="threePt" w14:dir="t">
                    <w14:rot w14:lat="0" w14:lon="0" w14:rev="0"/>
                  </w14:lightRig>
                </w14:scene3d>
              </w:rPr>
              <w:t>2.3.2</w:t>
            </w:r>
            <w:r w:rsidR="005535C5">
              <w:rPr>
                <w:rFonts w:asciiTheme="minorHAnsi" w:eastAsiaTheme="minorEastAsia" w:hAnsiTheme="minorHAnsi" w:cstheme="minorBidi"/>
                <w:b w:val="0"/>
                <w:iCs w:val="0"/>
                <w:noProof/>
                <w:sz w:val="22"/>
                <w:szCs w:val="22"/>
                <w:lang w:val="pt-BR" w:eastAsia="pt-BR"/>
              </w:rPr>
              <w:tab/>
            </w:r>
            <w:r w:rsidR="005535C5" w:rsidRPr="0020625D">
              <w:rPr>
                <w:rStyle w:val="Hyperlink"/>
                <w:noProof/>
              </w:rPr>
              <w:t>RQN10 – Criar front-end para tratamento de derivações</w:t>
            </w:r>
            <w:r w:rsidR="005535C5">
              <w:rPr>
                <w:noProof/>
                <w:webHidden/>
              </w:rPr>
              <w:tab/>
            </w:r>
            <w:r w:rsidR="005535C5">
              <w:rPr>
                <w:noProof/>
                <w:webHidden/>
              </w:rPr>
              <w:fldChar w:fldCharType="begin"/>
            </w:r>
            <w:r w:rsidR="005535C5">
              <w:rPr>
                <w:noProof/>
                <w:webHidden/>
              </w:rPr>
              <w:instrText xml:space="preserve"> PAGEREF _Toc506564567 \h </w:instrText>
            </w:r>
            <w:r w:rsidR="005535C5">
              <w:rPr>
                <w:noProof/>
                <w:webHidden/>
              </w:rPr>
            </w:r>
            <w:r w:rsidR="005535C5">
              <w:rPr>
                <w:noProof/>
                <w:webHidden/>
              </w:rPr>
              <w:fldChar w:fldCharType="separate"/>
            </w:r>
            <w:r w:rsidR="005535C5">
              <w:rPr>
                <w:noProof/>
                <w:webHidden/>
              </w:rPr>
              <w:t>29</w:t>
            </w:r>
            <w:r w:rsidR="005535C5">
              <w:rPr>
                <w:noProof/>
                <w:webHidden/>
              </w:rPr>
              <w:fldChar w:fldCharType="end"/>
            </w:r>
          </w:hyperlink>
        </w:p>
        <w:p w14:paraId="66F7DE9A"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68" w:history="1">
            <w:r w:rsidR="005535C5" w:rsidRPr="0020625D">
              <w:rPr>
                <w:rStyle w:val="Hyperlink"/>
                <w:noProof/>
                <w14:scene3d>
                  <w14:camera w14:prst="orthographicFront"/>
                  <w14:lightRig w14:rig="threePt" w14:dir="t">
                    <w14:rot w14:lat="0" w14:lon="0" w14:rev="0"/>
                  </w14:lightRig>
                </w14:scene3d>
              </w:rPr>
              <w:t>2.3.2.1</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RGN18 – Front-end para tratamento de propostas derivadas</w:t>
            </w:r>
            <w:r w:rsidR="005535C5">
              <w:rPr>
                <w:noProof/>
                <w:webHidden/>
              </w:rPr>
              <w:tab/>
            </w:r>
            <w:r w:rsidR="005535C5">
              <w:rPr>
                <w:noProof/>
                <w:webHidden/>
              </w:rPr>
              <w:fldChar w:fldCharType="begin"/>
            </w:r>
            <w:r w:rsidR="005535C5">
              <w:rPr>
                <w:noProof/>
                <w:webHidden/>
              </w:rPr>
              <w:instrText xml:space="preserve"> PAGEREF _Toc506564568 \h </w:instrText>
            </w:r>
            <w:r w:rsidR="005535C5">
              <w:rPr>
                <w:noProof/>
                <w:webHidden/>
              </w:rPr>
            </w:r>
            <w:r w:rsidR="005535C5">
              <w:rPr>
                <w:noProof/>
                <w:webHidden/>
              </w:rPr>
              <w:fldChar w:fldCharType="separate"/>
            </w:r>
            <w:r w:rsidR="005535C5">
              <w:rPr>
                <w:noProof/>
                <w:webHidden/>
              </w:rPr>
              <w:t>29</w:t>
            </w:r>
            <w:r w:rsidR="005535C5">
              <w:rPr>
                <w:noProof/>
                <w:webHidden/>
              </w:rPr>
              <w:fldChar w:fldCharType="end"/>
            </w:r>
          </w:hyperlink>
        </w:p>
        <w:p w14:paraId="4E23A1CC"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69" w:history="1">
            <w:r w:rsidR="005535C5" w:rsidRPr="0020625D">
              <w:rPr>
                <w:rStyle w:val="Hyperlink"/>
                <w:noProof/>
                <w14:scene3d>
                  <w14:camera w14:prst="orthographicFront"/>
                  <w14:lightRig w14:rig="threePt" w14:dir="t">
                    <w14:rot w14:lat="0" w14:lon="0" w14:rev="0"/>
                  </w14:lightRig>
                </w14:scene3d>
              </w:rPr>
              <w:t>2.3.2.1</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RGN19 – TBD</w:t>
            </w:r>
            <w:r w:rsidR="005535C5">
              <w:rPr>
                <w:noProof/>
                <w:webHidden/>
              </w:rPr>
              <w:tab/>
            </w:r>
            <w:r w:rsidR="005535C5">
              <w:rPr>
                <w:noProof/>
                <w:webHidden/>
              </w:rPr>
              <w:fldChar w:fldCharType="begin"/>
            </w:r>
            <w:r w:rsidR="005535C5">
              <w:rPr>
                <w:noProof/>
                <w:webHidden/>
              </w:rPr>
              <w:instrText xml:space="preserve"> PAGEREF _Toc506564569 \h </w:instrText>
            </w:r>
            <w:r w:rsidR="005535C5">
              <w:rPr>
                <w:noProof/>
                <w:webHidden/>
              </w:rPr>
            </w:r>
            <w:r w:rsidR="005535C5">
              <w:rPr>
                <w:noProof/>
                <w:webHidden/>
              </w:rPr>
              <w:fldChar w:fldCharType="separate"/>
            </w:r>
            <w:r w:rsidR="005535C5">
              <w:rPr>
                <w:noProof/>
                <w:webHidden/>
              </w:rPr>
              <w:t>36</w:t>
            </w:r>
            <w:r w:rsidR="005535C5">
              <w:rPr>
                <w:noProof/>
                <w:webHidden/>
              </w:rPr>
              <w:fldChar w:fldCharType="end"/>
            </w:r>
          </w:hyperlink>
        </w:p>
        <w:p w14:paraId="4802DF82"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70" w:history="1">
            <w:r w:rsidR="005535C5" w:rsidRPr="0020625D">
              <w:rPr>
                <w:rStyle w:val="Hyperlink"/>
                <w:noProof/>
                <w14:scene3d>
                  <w14:camera w14:prst="orthographicFront"/>
                  <w14:lightRig w14:rig="threePt" w14:dir="t">
                    <w14:rot w14:lat="0" w14:lon="0" w14:rev="0"/>
                  </w14:lightRig>
                </w14:scene3d>
              </w:rPr>
              <w:t>2.3.2.1</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RGN20 – TBD</w:t>
            </w:r>
            <w:r w:rsidR="005535C5">
              <w:rPr>
                <w:noProof/>
                <w:webHidden/>
              </w:rPr>
              <w:tab/>
            </w:r>
            <w:r w:rsidR="005535C5">
              <w:rPr>
                <w:noProof/>
                <w:webHidden/>
              </w:rPr>
              <w:fldChar w:fldCharType="begin"/>
            </w:r>
            <w:r w:rsidR="005535C5">
              <w:rPr>
                <w:noProof/>
                <w:webHidden/>
              </w:rPr>
              <w:instrText xml:space="preserve"> PAGEREF _Toc506564570 \h </w:instrText>
            </w:r>
            <w:r w:rsidR="005535C5">
              <w:rPr>
                <w:noProof/>
                <w:webHidden/>
              </w:rPr>
            </w:r>
            <w:r w:rsidR="005535C5">
              <w:rPr>
                <w:noProof/>
                <w:webHidden/>
              </w:rPr>
              <w:fldChar w:fldCharType="separate"/>
            </w:r>
            <w:r w:rsidR="005535C5">
              <w:rPr>
                <w:noProof/>
                <w:webHidden/>
              </w:rPr>
              <w:t>37</w:t>
            </w:r>
            <w:r w:rsidR="005535C5">
              <w:rPr>
                <w:noProof/>
                <w:webHidden/>
              </w:rPr>
              <w:fldChar w:fldCharType="end"/>
            </w:r>
          </w:hyperlink>
        </w:p>
        <w:p w14:paraId="3145543F"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71" w:history="1">
            <w:r w:rsidR="005535C5" w:rsidRPr="0020625D">
              <w:rPr>
                <w:rStyle w:val="Hyperlink"/>
                <w:noProof/>
                <w14:scene3d>
                  <w14:camera w14:prst="orthographicFront"/>
                  <w14:lightRig w14:rig="threePt" w14:dir="t">
                    <w14:rot w14:lat="0" w14:lon="0" w14:rev="0"/>
                  </w14:lightRig>
                </w14:scene3d>
              </w:rPr>
              <w:t>2.3.2.1</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RGN21 – TBD</w:t>
            </w:r>
            <w:r w:rsidR="005535C5">
              <w:rPr>
                <w:noProof/>
                <w:webHidden/>
              </w:rPr>
              <w:tab/>
            </w:r>
            <w:r w:rsidR="005535C5">
              <w:rPr>
                <w:noProof/>
                <w:webHidden/>
              </w:rPr>
              <w:fldChar w:fldCharType="begin"/>
            </w:r>
            <w:r w:rsidR="005535C5">
              <w:rPr>
                <w:noProof/>
                <w:webHidden/>
              </w:rPr>
              <w:instrText xml:space="preserve"> PAGEREF _Toc506564571 \h </w:instrText>
            </w:r>
            <w:r w:rsidR="005535C5">
              <w:rPr>
                <w:noProof/>
                <w:webHidden/>
              </w:rPr>
            </w:r>
            <w:r w:rsidR="005535C5">
              <w:rPr>
                <w:noProof/>
                <w:webHidden/>
              </w:rPr>
              <w:fldChar w:fldCharType="separate"/>
            </w:r>
            <w:r w:rsidR="005535C5">
              <w:rPr>
                <w:noProof/>
                <w:webHidden/>
              </w:rPr>
              <w:t>38</w:t>
            </w:r>
            <w:r w:rsidR="005535C5">
              <w:rPr>
                <w:noProof/>
                <w:webHidden/>
              </w:rPr>
              <w:fldChar w:fldCharType="end"/>
            </w:r>
          </w:hyperlink>
        </w:p>
        <w:p w14:paraId="4BBDBC71"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72" w:history="1">
            <w:r w:rsidR="005535C5" w:rsidRPr="0020625D">
              <w:rPr>
                <w:rStyle w:val="Hyperlink"/>
                <w:noProof/>
                <w14:scene3d>
                  <w14:camera w14:prst="orthographicFront"/>
                  <w14:lightRig w14:rig="threePt" w14:dir="t">
                    <w14:rot w14:lat="0" w14:lon="0" w14:rev="0"/>
                  </w14:lightRig>
                </w14:scene3d>
              </w:rPr>
              <w:t>2.3.2.1</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RGN22 – TBD</w:t>
            </w:r>
            <w:r w:rsidR="005535C5">
              <w:rPr>
                <w:noProof/>
                <w:webHidden/>
              </w:rPr>
              <w:tab/>
            </w:r>
            <w:r w:rsidR="005535C5">
              <w:rPr>
                <w:noProof/>
                <w:webHidden/>
              </w:rPr>
              <w:fldChar w:fldCharType="begin"/>
            </w:r>
            <w:r w:rsidR="005535C5">
              <w:rPr>
                <w:noProof/>
                <w:webHidden/>
              </w:rPr>
              <w:instrText xml:space="preserve"> PAGEREF _Toc506564572 \h </w:instrText>
            </w:r>
            <w:r w:rsidR="005535C5">
              <w:rPr>
                <w:noProof/>
                <w:webHidden/>
              </w:rPr>
            </w:r>
            <w:r w:rsidR="005535C5">
              <w:rPr>
                <w:noProof/>
                <w:webHidden/>
              </w:rPr>
              <w:fldChar w:fldCharType="separate"/>
            </w:r>
            <w:r w:rsidR="005535C5">
              <w:rPr>
                <w:noProof/>
                <w:webHidden/>
              </w:rPr>
              <w:t>38</w:t>
            </w:r>
            <w:r w:rsidR="005535C5">
              <w:rPr>
                <w:noProof/>
                <w:webHidden/>
              </w:rPr>
              <w:fldChar w:fldCharType="end"/>
            </w:r>
          </w:hyperlink>
        </w:p>
        <w:p w14:paraId="48F326CC"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73" w:history="1">
            <w:r w:rsidR="005535C5" w:rsidRPr="0020625D">
              <w:rPr>
                <w:rStyle w:val="Hyperlink"/>
                <w:noProof/>
                <w14:scene3d>
                  <w14:camera w14:prst="orthographicFront"/>
                  <w14:lightRig w14:rig="threePt" w14:dir="t">
                    <w14:rot w14:lat="0" w14:lon="0" w14:rev="0"/>
                  </w14:lightRig>
                </w14:scene3d>
              </w:rPr>
              <w:t>2.3.2.1</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RGN23 – TBD</w:t>
            </w:r>
            <w:r w:rsidR="005535C5">
              <w:rPr>
                <w:noProof/>
                <w:webHidden/>
              </w:rPr>
              <w:tab/>
            </w:r>
            <w:r w:rsidR="005535C5">
              <w:rPr>
                <w:noProof/>
                <w:webHidden/>
              </w:rPr>
              <w:fldChar w:fldCharType="begin"/>
            </w:r>
            <w:r w:rsidR="005535C5">
              <w:rPr>
                <w:noProof/>
                <w:webHidden/>
              </w:rPr>
              <w:instrText xml:space="preserve"> PAGEREF _Toc506564573 \h </w:instrText>
            </w:r>
            <w:r w:rsidR="005535C5">
              <w:rPr>
                <w:noProof/>
                <w:webHidden/>
              </w:rPr>
            </w:r>
            <w:r w:rsidR="005535C5">
              <w:rPr>
                <w:noProof/>
                <w:webHidden/>
              </w:rPr>
              <w:fldChar w:fldCharType="separate"/>
            </w:r>
            <w:r w:rsidR="005535C5">
              <w:rPr>
                <w:noProof/>
                <w:webHidden/>
              </w:rPr>
              <w:t>40</w:t>
            </w:r>
            <w:r w:rsidR="005535C5">
              <w:rPr>
                <w:noProof/>
                <w:webHidden/>
              </w:rPr>
              <w:fldChar w:fldCharType="end"/>
            </w:r>
          </w:hyperlink>
        </w:p>
        <w:p w14:paraId="33244198"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74" w:history="1">
            <w:r w:rsidR="005535C5" w:rsidRPr="0020625D">
              <w:rPr>
                <w:rStyle w:val="Hyperlink"/>
                <w:noProof/>
                <w14:scene3d>
                  <w14:camera w14:prst="orthographicFront"/>
                  <w14:lightRig w14:rig="threePt" w14:dir="t">
                    <w14:rot w14:lat="0" w14:lon="0" w14:rev="0"/>
                  </w14:lightRig>
                </w14:scene3d>
              </w:rPr>
              <w:t>2.3.2.1</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RGN24 – TBD</w:t>
            </w:r>
            <w:r w:rsidR="005535C5">
              <w:rPr>
                <w:noProof/>
                <w:webHidden/>
              </w:rPr>
              <w:tab/>
            </w:r>
            <w:r w:rsidR="005535C5">
              <w:rPr>
                <w:noProof/>
                <w:webHidden/>
              </w:rPr>
              <w:fldChar w:fldCharType="begin"/>
            </w:r>
            <w:r w:rsidR="005535C5">
              <w:rPr>
                <w:noProof/>
                <w:webHidden/>
              </w:rPr>
              <w:instrText xml:space="preserve"> PAGEREF _Toc506564574 \h </w:instrText>
            </w:r>
            <w:r w:rsidR="005535C5">
              <w:rPr>
                <w:noProof/>
                <w:webHidden/>
              </w:rPr>
            </w:r>
            <w:r w:rsidR="005535C5">
              <w:rPr>
                <w:noProof/>
                <w:webHidden/>
              </w:rPr>
              <w:fldChar w:fldCharType="separate"/>
            </w:r>
            <w:r w:rsidR="005535C5">
              <w:rPr>
                <w:noProof/>
                <w:webHidden/>
              </w:rPr>
              <w:t>40</w:t>
            </w:r>
            <w:r w:rsidR="005535C5">
              <w:rPr>
                <w:noProof/>
                <w:webHidden/>
              </w:rPr>
              <w:fldChar w:fldCharType="end"/>
            </w:r>
          </w:hyperlink>
        </w:p>
        <w:p w14:paraId="10F523C3"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75" w:history="1">
            <w:r w:rsidR="005535C5" w:rsidRPr="0020625D">
              <w:rPr>
                <w:rStyle w:val="Hyperlink"/>
                <w:noProof/>
                <w14:scene3d>
                  <w14:camera w14:prst="orthographicFront"/>
                  <w14:lightRig w14:rig="threePt" w14:dir="t">
                    <w14:rot w14:lat="0" w14:lon="0" w14:rev="0"/>
                  </w14:lightRig>
                </w14:scene3d>
              </w:rPr>
              <w:t>2.3.2.1</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RGN25 – TBD</w:t>
            </w:r>
            <w:r w:rsidR="005535C5">
              <w:rPr>
                <w:noProof/>
                <w:webHidden/>
              </w:rPr>
              <w:tab/>
            </w:r>
            <w:r w:rsidR="005535C5">
              <w:rPr>
                <w:noProof/>
                <w:webHidden/>
              </w:rPr>
              <w:fldChar w:fldCharType="begin"/>
            </w:r>
            <w:r w:rsidR="005535C5">
              <w:rPr>
                <w:noProof/>
                <w:webHidden/>
              </w:rPr>
              <w:instrText xml:space="preserve"> PAGEREF _Toc506564575 \h </w:instrText>
            </w:r>
            <w:r w:rsidR="005535C5">
              <w:rPr>
                <w:noProof/>
                <w:webHidden/>
              </w:rPr>
            </w:r>
            <w:r w:rsidR="005535C5">
              <w:rPr>
                <w:noProof/>
                <w:webHidden/>
              </w:rPr>
              <w:fldChar w:fldCharType="separate"/>
            </w:r>
            <w:r w:rsidR="005535C5">
              <w:rPr>
                <w:noProof/>
                <w:webHidden/>
              </w:rPr>
              <w:t>40</w:t>
            </w:r>
            <w:r w:rsidR="005535C5">
              <w:rPr>
                <w:noProof/>
                <w:webHidden/>
              </w:rPr>
              <w:fldChar w:fldCharType="end"/>
            </w:r>
          </w:hyperlink>
        </w:p>
        <w:p w14:paraId="2769A484"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76" w:history="1">
            <w:r w:rsidR="005535C5" w:rsidRPr="0020625D">
              <w:rPr>
                <w:rStyle w:val="Hyperlink"/>
                <w:noProof/>
                <w14:scene3d>
                  <w14:camera w14:prst="orthographicFront"/>
                  <w14:lightRig w14:rig="threePt" w14:dir="t">
                    <w14:rot w14:lat="0" w14:lon="0" w14:rev="0"/>
                  </w14:lightRig>
                </w14:scene3d>
              </w:rPr>
              <w:t>2.3.2.1</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RGN26 – TBD</w:t>
            </w:r>
            <w:r w:rsidR="005535C5">
              <w:rPr>
                <w:noProof/>
                <w:webHidden/>
              </w:rPr>
              <w:tab/>
            </w:r>
            <w:r w:rsidR="005535C5">
              <w:rPr>
                <w:noProof/>
                <w:webHidden/>
              </w:rPr>
              <w:fldChar w:fldCharType="begin"/>
            </w:r>
            <w:r w:rsidR="005535C5">
              <w:rPr>
                <w:noProof/>
                <w:webHidden/>
              </w:rPr>
              <w:instrText xml:space="preserve"> PAGEREF _Toc506564576 \h </w:instrText>
            </w:r>
            <w:r w:rsidR="005535C5">
              <w:rPr>
                <w:noProof/>
                <w:webHidden/>
              </w:rPr>
            </w:r>
            <w:r w:rsidR="005535C5">
              <w:rPr>
                <w:noProof/>
                <w:webHidden/>
              </w:rPr>
              <w:fldChar w:fldCharType="separate"/>
            </w:r>
            <w:r w:rsidR="005535C5">
              <w:rPr>
                <w:noProof/>
                <w:webHidden/>
              </w:rPr>
              <w:t>40</w:t>
            </w:r>
            <w:r w:rsidR="005535C5">
              <w:rPr>
                <w:noProof/>
                <w:webHidden/>
              </w:rPr>
              <w:fldChar w:fldCharType="end"/>
            </w:r>
          </w:hyperlink>
        </w:p>
        <w:p w14:paraId="1AD92A08"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77" w:history="1">
            <w:r w:rsidR="005535C5" w:rsidRPr="0020625D">
              <w:rPr>
                <w:rStyle w:val="Hyperlink"/>
                <w:noProof/>
                <w14:scene3d>
                  <w14:camera w14:prst="orthographicFront"/>
                  <w14:lightRig w14:rig="threePt" w14:dir="t">
                    <w14:rot w14:lat="0" w14:lon="0" w14:rev="0"/>
                  </w14:lightRig>
                </w14:scene3d>
              </w:rPr>
              <w:t>2.3.2.1</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RGN27 – TBD</w:t>
            </w:r>
            <w:r w:rsidR="005535C5">
              <w:rPr>
                <w:noProof/>
                <w:webHidden/>
              </w:rPr>
              <w:tab/>
            </w:r>
            <w:r w:rsidR="005535C5">
              <w:rPr>
                <w:noProof/>
                <w:webHidden/>
              </w:rPr>
              <w:fldChar w:fldCharType="begin"/>
            </w:r>
            <w:r w:rsidR="005535C5">
              <w:rPr>
                <w:noProof/>
                <w:webHidden/>
              </w:rPr>
              <w:instrText xml:space="preserve"> PAGEREF _Toc506564577 \h </w:instrText>
            </w:r>
            <w:r w:rsidR="005535C5">
              <w:rPr>
                <w:noProof/>
                <w:webHidden/>
              </w:rPr>
            </w:r>
            <w:r w:rsidR="005535C5">
              <w:rPr>
                <w:noProof/>
                <w:webHidden/>
              </w:rPr>
              <w:fldChar w:fldCharType="separate"/>
            </w:r>
            <w:r w:rsidR="005535C5">
              <w:rPr>
                <w:noProof/>
                <w:webHidden/>
              </w:rPr>
              <w:t>42</w:t>
            </w:r>
            <w:r w:rsidR="005535C5">
              <w:rPr>
                <w:noProof/>
                <w:webHidden/>
              </w:rPr>
              <w:fldChar w:fldCharType="end"/>
            </w:r>
          </w:hyperlink>
        </w:p>
        <w:p w14:paraId="182E32BA"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78" w:history="1">
            <w:r w:rsidR="005535C5" w:rsidRPr="0020625D">
              <w:rPr>
                <w:rStyle w:val="Hyperlink"/>
                <w:noProof/>
                <w14:scene3d>
                  <w14:camera w14:prst="orthographicFront"/>
                  <w14:lightRig w14:rig="threePt" w14:dir="t">
                    <w14:rot w14:lat="0" w14:lon="0" w14:rev="0"/>
                  </w14:lightRig>
                </w14:scene3d>
              </w:rPr>
              <w:t>2.3.2.1</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RGN28 – TBD</w:t>
            </w:r>
            <w:r w:rsidR="005535C5">
              <w:rPr>
                <w:noProof/>
                <w:webHidden/>
              </w:rPr>
              <w:tab/>
            </w:r>
            <w:r w:rsidR="005535C5">
              <w:rPr>
                <w:noProof/>
                <w:webHidden/>
              </w:rPr>
              <w:fldChar w:fldCharType="begin"/>
            </w:r>
            <w:r w:rsidR="005535C5">
              <w:rPr>
                <w:noProof/>
                <w:webHidden/>
              </w:rPr>
              <w:instrText xml:space="preserve"> PAGEREF _Toc506564578 \h </w:instrText>
            </w:r>
            <w:r w:rsidR="005535C5">
              <w:rPr>
                <w:noProof/>
                <w:webHidden/>
              </w:rPr>
            </w:r>
            <w:r w:rsidR="005535C5">
              <w:rPr>
                <w:noProof/>
                <w:webHidden/>
              </w:rPr>
              <w:fldChar w:fldCharType="separate"/>
            </w:r>
            <w:r w:rsidR="005535C5">
              <w:rPr>
                <w:noProof/>
                <w:webHidden/>
              </w:rPr>
              <w:t>42</w:t>
            </w:r>
            <w:r w:rsidR="005535C5">
              <w:rPr>
                <w:noProof/>
                <w:webHidden/>
              </w:rPr>
              <w:fldChar w:fldCharType="end"/>
            </w:r>
          </w:hyperlink>
        </w:p>
        <w:p w14:paraId="3F5CB76D"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79" w:history="1">
            <w:r w:rsidR="005535C5" w:rsidRPr="0020625D">
              <w:rPr>
                <w:rStyle w:val="Hyperlink"/>
                <w:noProof/>
                <w14:scene3d>
                  <w14:camera w14:prst="orthographicFront"/>
                  <w14:lightRig w14:rig="threePt" w14:dir="t">
                    <w14:rot w14:lat="0" w14:lon="0" w14:rev="0"/>
                  </w14:lightRig>
                </w14:scene3d>
              </w:rPr>
              <w:t>2.3.2.1</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RGN29 – TBD</w:t>
            </w:r>
            <w:r w:rsidR="005535C5">
              <w:rPr>
                <w:noProof/>
                <w:webHidden/>
              </w:rPr>
              <w:tab/>
            </w:r>
            <w:r w:rsidR="005535C5">
              <w:rPr>
                <w:noProof/>
                <w:webHidden/>
              </w:rPr>
              <w:fldChar w:fldCharType="begin"/>
            </w:r>
            <w:r w:rsidR="005535C5">
              <w:rPr>
                <w:noProof/>
                <w:webHidden/>
              </w:rPr>
              <w:instrText xml:space="preserve"> PAGEREF _Toc506564579 \h </w:instrText>
            </w:r>
            <w:r w:rsidR="005535C5">
              <w:rPr>
                <w:noProof/>
                <w:webHidden/>
              </w:rPr>
            </w:r>
            <w:r w:rsidR="005535C5">
              <w:rPr>
                <w:noProof/>
                <w:webHidden/>
              </w:rPr>
              <w:fldChar w:fldCharType="separate"/>
            </w:r>
            <w:r w:rsidR="005535C5">
              <w:rPr>
                <w:noProof/>
                <w:webHidden/>
              </w:rPr>
              <w:t>42</w:t>
            </w:r>
            <w:r w:rsidR="005535C5">
              <w:rPr>
                <w:noProof/>
                <w:webHidden/>
              </w:rPr>
              <w:fldChar w:fldCharType="end"/>
            </w:r>
          </w:hyperlink>
        </w:p>
        <w:p w14:paraId="62F5B0BB" w14:textId="77777777" w:rsidR="005535C5" w:rsidRDefault="00DF6562">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506564580" w:history="1">
            <w:r w:rsidR="005535C5" w:rsidRPr="0020625D">
              <w:rPr>
                <w:rStyle w:val="Hyperlink"/>
                <w:noProof/>
                <w14:scene3d>
                  <w14:camera w14:prst="orthographicFront"/>
                  <w14:lightRig w14:rig="threePt" w14:dir="t">
                    <w14:rot w14:lat="0" w14:lon="0" w14:rev="0"/>
                  </w14:lightRig>
                </w14:scene3d>
              </w:rPr>
              <w:t>2.3.3</w:t>
            </w:r>
            <w:r w:rsidR="005535C5">
              <w:rPr>
                <w:rFonts w:asciiTheme="minorHAnsi" w:eastAsiaTheme="minorEastAsia" w:hAnsiTheme="minorHAnsi" w:cstheme="minorBidi"/>
                <w:b w:val="0"/>
                <w:iCs w:val="0"/>
                <w:noProof/>
                <w:sz w:val="22"/>
                <w:szCs w:val="22"/>
                <w:lang w:val="pt-BR" w:eastAsia="pt-BR"/>
              </w:rPr>
              <w:tab/>
            </w:r>
            <w:r w:rsidR="005535C5" w:rsidRPr="0020625D">
              <w:rPr>
                <w:rStyle w:val="Hyperlink"/>
                <w:noProof/>
              </w:rPr>
              <w:t>RQN11 – Workflow de tratamento de derivações no front-end</w:t>
            </w:r>
            <w:r w:rsidR="005535C5">
              <w:rPr>
                <w:noProof/>
                <w:webHidden/>
              </w:rPr>
              <w:tab/>
            </w:r>
            <w:r w:rsidR="005535C5">
              <w:rPr>
                <w:noProof/>
                <w:webHidden/>
              </w:rPr>
              <w:fldChar w:fldCharType="begin"/>
            </w:r>
            <w:r w:rsidR="005535C5">
              <w:rPr>
                <w:noProof/>
                <w:webHidden/>
              </w:rPr>
              <w:instrText xml:space="preserve"> PAGEREF _Toc506564580 \h </w:instrText>
            </w:r>
            <w:r w:rsidR="005535C5">
              <w:rPr>
                <w:noProof/>
                <w:webHidden/>
              </w:rPr>
            </w:r>
            <w:r w:rsidR="005535C5">
              <w:rPr>
                <w:noProof/>
                <w:webHidden/>
              </w:rPr>
              <w:fldChar w:fldCharType="separate"/>
            </w:r>
            <w:r w:rsidR="005535C5">
              <w:rPr>
                <w:noProof/>
                <w:webHidden/>
              </w:rPr>
              <w:t>43</w:t>
            </w:r>
            <w:r w:rsidR="005535C5">
              <w:rPr>
                <w:noProof/>
                <w:webHidden/>
              </w:rPr>
              <w:fldChar w:fldCharType="end"/>
            </w:r>
          </w:hyperlink>
        </w:p>
        <w:p w14:paraId="0689D180"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81" w:history="1">
            <w:r w:rsidR="005535C5" w:rsidRPr="0020625D">
              <w:rPr>
                <w:rStyle w:val="Hyperlink"/>
                <w:noProof/>
                <w14:scene3d>
                  <w14:camera w14:prst="orthographicFront"/>
                  <w14:lightRig w14:rig="threePt" w14:dir="t">
                    <w14:rot w14:lat="0" w14:lon="0" w14:rev="0"/>
                  </w14:lightRig>
                </w14:scene3d>
              </w:rPr>
              <w:t>2.3.3.1</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RGN30 – TBD</w:t>
            </w:r>
            <w:r w:rsidR="005535C5">
              <w:rPr>
                <w:noProof/>
                <w:webHidden/>
              </w:rPr>
              <w:tab/>
            </w:r>
            <w:r w:rsidR="005535C5">
              <w:rPr>
                <w:noProof/>
                <w:webHidden/>
              </w:rPr>
              <w:fldChar w:fldCharType="begin"/>
            </w:r>
            <w:r w:rsidR="005535C5">
              <w:rPr>
                <w:noProof/>
                <w:webHidden/>
              </w:rPr>
              <w:instrText xml:space="preserve"> PAGEREF _Toc506564581 \h </w:instrText>
            </w:r>
            <w:r w:rsidR="005535C5">
              <w:rPr>
                <w:noProof/>
                <w:webHidden/>
              </w:rPr>
            </w:r>
            <w:r w:rsidR="005535C5">
              <w:rPr>
                <w:noProof/>
                <w:webHidden/>
              </w:rPr>
              <w:fldChar w:fldCharType="separate"/>
            </w:r>
            <w:r w:rsidR="005535C5">
              <w:rPr>
                <w:noProof/>
                <w:webHidden/>
              </w:rPr>
              <w:t>43</w:t>
            </w:r>
            <w:r w:rsidR="005535C5">
              <w:rPr>
                <w:noProof/>
                <w:webHidden/>
              </w:rPr>
              <w:fldChar w:fldCharType="end"/>
            </w:r>
          </w:hyperlink>
        </w:p>
        <w:p w14:paraId="7036CDA0" w14:textId="77777777" w:rsidR="005535C5" w:rsidRDefault="00DF6562">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506564582" w:history="1">
            <w:r w:rsidR="005535C5" w:rsidRPr="0020625D">
              <w:rPr>
                <w:rStyle w:val="Hyperlink"/>
                <w:noProof/>
                <w14:scene3d>
                  <w14:camera w14:prst="orthographicFront"/>
                  <w14:lightRig w14:rig="threePt" w14:dir="t">
                    <w14:rot w14:lat="0" w14:lon="0" w14:rev="0"/>
                  </w14:lightRig>
                </w14:scene3d>
              </w:rPr>
              <w:t>2.3.4</w:t>
            </w:r>
            <w:r w:rsidR="005535C5">
              <w:rPr>
                <w:rFonts w:asciiTheme="minorHAnsi" w:eastAsiaTheme="minorEastAsia" w:hAnsiTheme="minorHAnsi" w:cstheme="minorBidi"/>
                <w:b w:val="0"/>
                <w:iCs w:val="0"/>
                <w:noProof/>
                <w:sz w:val="22"/>
                <w:szCs w:val="22"/>
                <w:lang w:val="pt-BR" w:eastAsia="pt-BR"/>
              </w:rPr>
              <w:tab/>
            </w:r>
            <w:r w:rsidR="005535C5" w:rsidRPr="0020625D">
              <w:rPr>
                <w:rStyle w:val="Hyperlink"/>
                <w:noProof/>
              </w:rPr>
              <w:t>RQN15 – Criar front-end para tratamento de solicitações de outros CRMs que não tenham integração com Transact</w:t>
            </w:r>
            <w:r w:rsidR="005535C5">
              <w:rPr>
                <w:noProof/>
                <w:webHidden/>
              </w:rPr>
              <w:tab/>
            </w:r>
            <w:r w:rsidR="005535C5">
              <w:rPr>
                <w:noProof/>
                <w:webHidden/>
              </w:rPr>
              <w:fldChar w:fldCharType="begin"/>
            </w:r>
            <w:r w:rsidR="005535C5">
              <w:rPr>
                <w:noProof/>
                <w:webHidden/>
              </w:rPr>
              <w:instrText xml:space="preserve"> PAGEREF _Toc506564582 \h </w:instrText>
            </w:r>
            <w:r w:rsidR="005535C5">
              <w:rPr>
                <w:noProof/>
                <w:webHidden/>
              </w:rPr>
            </w:r>
            <w:r w:rsidR="005535C5">
              <w:rPr>
                <w:noProof/>
                <w:webHidden/>
              </w:rPr>
              <w:fldChar w:fldCharType="separate"/>
            </w:r>
            <w:r w:rsidR="005535C5">
              <w:rPr>
                <w:noProof/>
                <w:webHidden/>
              </w:rPr>
              <w:t>44</w:t>
            </w:r>
            <w:r w:rsidR="005535C5">
              <w:rPr>
                <w:noProof/>
                <w:webHidden/>
              </w:rPr>
              <w:fldChar w:fldCharType="end"/>
            </w:r>
          </w:hyperlink>
        </w:p>
        <w:p w14:paraId="017B60D3" w14:textId="77777777" w:rsidR="005535C5" w:rsidRDefault="00DF6562">
          <w:pPr>
            <w:pStyle w:val="TOC4"/>
            <w:tabs>
              <w:tab w:val="left" w:pos="1440"/>
              <w:tab w:val="right" w:leader="dot" w:pos="9629"/>
            </w:tabs>
            <w:rPr>
              <w:rFonts w:asciiTheme="minorHAnsi" w:eastAsiaTheme="minorEastAsia" w:hAnsiTheme="minorHAnsi" w:cstheme="minorBidi"/>
              <w:b w:val="0"/>
              <w:noProof/>
              <w:sz w:val="22"/>
              <w:szCs w:val="22"/>
              <w:lang w:val="pt-BR" w:eastAsia="pt-BR"/>
            </w:rPr>
          </w:pPr>
          <w:hyperlink w:anchor="_Toc506564583" w:history="1">
            <w:r w:rsidR="005535C5" w:rsidRPr="0020625D">
              <w:rPr>
                <w:rStyle w:val="Hyperlink"/>
                <w:noProof/>
                <w14:scene3d>
                  <w14:camera w14:prst="orthographicFront"/>
                  <w14:lightRig w14:rig="threePt" w14:dir="t">
                    <w14:rot w14:lat="0" w14:lon="0" w14:rev="0"/>
                  </w14:lightRig>
                </w14:scene3d>
              </w:rPr>
              <w:t>2.3.4.1</w:t>
            </w:r>
            <w:r w:rsidR="005535C5">
              <w:rPr>
                <w:rFonts w:asciiTheme="minorHAnsi" w:eastAsiaTheme="minorEastAsia" w:hAnsiTheme="minorHAnsi" w:cstheme="minorBidi"/>
                <w:b w:val="0"/>
                <w:noProof/>
                <w:sz w:val="22"/>
                <w:szCs w:val="22"/>
                <w:lang w:val="pt-BR" w:eastAsia="pt-BR"/>
              </w:rPr>
              <w:tab/>
            </w:r>
            <w:r w:rsidR="005535C5" w:rsidRPr="0020625D">
              <w:rPr>
                <w:rStyle w:val="Hyperlink"/>
                <w:noProof/>
              </w:rPr>
              <w:t>RGN34 – TBD</w:t>
            </w:r>
            <w:r w:rsidR="005535C5">
              <w:rPr>
                <w:noProof/>
                <w:webHidden/>
              </w:rPr>
              <w:tab/>
            </w:r>
            <w:r w:rsidR="005535C5">
              <w:rPr>
                <w:noProof/>
                <w:webHidden/>
              </w:rPr>
              <w:fldChar w:fldCharType="begin"/>
            </w:r>
            <w:r w:rsidR="005535C5">
              <w:rPr>
                <w:noProof/>
                <w:webHidden/>
              </w:rPr>
              <w:instrText xml:space="preserve"> PAGEREF _Toc506564583 \h </w:instrText>
            </w:r>
            <w:r w:rsidR="005535C5">
              <w:rPr>
                <w:noProof/>
                <w:webHidden/>
              </w:rPr>
            </w:r>
            <w:r w:rsidR="005535C5">
              <w:rPr>
                <w:noProof/>
                <w:webHidden/>
              </w:rPr>
              <w:fldChar w:fldCharType="separate"/>
            </w:r>
            <w:r w:rsidR="005535C5">
              <w:rPr>
                <w:noProof/>
                <w:webHidden/>
              </w:rPr>
              <w:t>44</w:t>
            </w:r>
            <w:r w:rsidR="005535C5">
              <w:rPr>
                <w:noProof/>
                <w:webHidden/>
              </w:rPr>
              <w:fldChar w:fldCharType="end"/>
            </w:r>
          </w:hyperlink>
        </w:p>
        <w:p w14:paraId="753E2F21" w14:textId="77777777" w:rsidR="005535C5" w:rsidRDefault="00DF6562">
          <w:pPr>
            <w:pStyle w:val="TOC1"/>
            <w:tabs>
              <w:tab w:val="right" w:leader="dot" w:pos="9629"/>
            </w:tabs>
            <w:rPr>
              <w:rFonts w:asciiTheme="minorHAnsi" w:eastAsiaTheme="minorEastAsia" w:hAnsiTheme="minorHAnsi" w:cstheme="minorBidi"/>
              <w:noProof/>
              <w:szCs w:val="22"/>
            </w:rPr>
          </w:pPr>
          <w:hyperlink w:anchor="_Toc506564584" w:history="1">
            <w:r w:rsidR="005535C5" w:rsidRPr="0020625D">
              <w:rPr>
                <w:rStyle w:val="Hyperlink"/>
                <w:noProof/>
              </w:rPr>
              <w:t>Glossário</w:t>
            </w:r>
            <w:r w:rsidR="005535C5">
              <w:rPr>
                <w:noProof/>
                <w:webHidden/>
              </w:rPr>
              <w:tab/>
            </w:r>
            <w:r w:rsidR="005535C5">
              <w:rPr>
                <w:noProof/>
                <w:webHidden/>
              </w:rPr>
              <w:fldChar w:fldCharType="begin"/>
            </w:r>
            <w:r w:rsidR="005535C5">
              <w:rPr>
                <w:noProof/>
                <w:webHidden/>
              </w:rPr>
              <w:instrText xml:space="preserve"> PAGEREF _Toc506564584 \h </w:instrText>
            </w:r>
            <w:r w:rsidR="005535C5">
              <w:rPr>
                <w:noProof/>
                <w:webHidden/>
              </w:rPr>
            </w:r>
            <w:r w:rsidR="005535C5">
              <w:rPr>
                <w:noProof/>
                <w:webHidden/>
              </w:rPr>
              <w:fldChar w:fldCharType="separate"/>
            </w:r>
            <w:r w:rsidR="005535C5">
              <w:rPr>
                <w:noProof/>
                <w:webHidden/>
              </w:rPr>
              <w:t>45</w:t>
            </w:r>
            <w:r w:rsidR="005535C5">
              <w:rPr>
                <w:noProof/>
                <w:webHidden/>
              </w:rPr>
              <w:fldChar w:fldCharType="end"/>
            </w:r>
          </w:hyperlink>
        </w:p>
        <w:p w14:paraId="6DA2F2D5" w14:textId="77777777" w:rsidR="005535C5" w:rsidRDefault="00DF6562">
          <w:pPr>
            <w:pStyle w:val="TOC1"/>
            <w:tabs>
              <w:tab w:val="left" w:pos="510"/>
              <w:tab w:val="right" w:leader="dot" w:pos="9629"/>
            </w:tabs>
            <w:rPr>
              <w:rFonts w:asciiTheme="minorHAnsi" w:eastAsiaTheme="minorEastAsia" w:hAnsiTheme="minorHAnsi" w:cstheme="minorBidi"/>
              <w:noProof/>
              <w:szCs w:val="22"/>
            </w:rPr>
          </w:pPr>
          <w:hyperlink w:anchor="_Toc506564585" w:history="1">
            <w:r w:rsidR="005535C5" w:rsidRPr="0020625D">
              <w:rPr>
                <w:rStyle w:val="Hyperlink"/>
                <w:noProof/>
              </w:rPr>
              <w:t>3</w:t>
            </w:r>
            <w:r w:rsidR="005535C5">
              <w:rPr>
                <w:rFonts w:asciiTheme="minorHAnsi" w:eastAsiaTheme="minorEastAsia" w:hAnsiTheme="minorHAnsi" w:cstheme="minorBidi"/>
                <w:noProof/>
                <w:szCs w:val="22"/>
              </w:rPr>
              <w:tab/>
            </w:r>
            <w:r w:rsidR="005535C5" w:rsidRPr="0020625D">
              <w:rPr>
                <w:rStyle w:val="Hyperlink"/>
                <w:noProof/>
              </w:rPr>
              <w:t>Referências</w:t>
            </w:r>
            <w:r w:rsidR="005535C5">
              <w:rPr>
                <w:noProof/>
                <w:webHidden/>
              </w:rPr>
              <w:tab/>
            </w:r>
            <w:r w:rsidR="005535C5">
              <w:rPr>
                <w:noProof/>
                <w:webHidden/>
              </w:rPr>
              <w:fldChar w:fldCharType="begin"/>
            </w:r>
            <w:r w:rsidR="005535C5">
              <w:rPr>
                <w:noProof/>
                <w:webHidden/>
              </w:rPr>
              <w:instrText xml:space="preserve"> PAGEREF _Toc506564585 \h </w:instrText>
            </w:r>
            <w:r w:rsidR="005535C5">
              <w:rPr>
                <w:noProof/>
                <w:webHidden/>
              </w:rPr>
            </w:r>
            <w:r w:rsidR="005535C5">
              <w:rPr>
                <w:noProof/>
                <w:webHidden/>
              </w:rPr>
              <w:fldChar w:fldCharType="separate"/>
            </w:r>
            <w:r w:rsidR="005535C5">
              <w:rPr>
                <w:noProof/>
                <w:webHidden/>
              </w:rPr>
              <w:t>46</w:t>
            </w:r>
            <w:r w:rsidR="005535C5">
              <w:rPr>
                <w:noProof/>
                <w:webHidden/>
              </w:rPr>
              <w:fldChar w:fldCharType="end"/>
            </w:r>
          </w:hyperlink>
        </w:p>
        <w:p w14:paraId="5B8954D4" w14:textId="140BC047" w:rsidR="00206331" w:rsidRPr="00881F78" w:rsidRDefault="00206331">
          <w:r w:rsidRPr="00881F78">
            <w:rPr>
              <w:b/>
              <w:bCs/>
              <w:noProof/>
            </w:rPr>
            <w:fldChar w:fldCharType="end"/>
          </w:r>
        </w:p>
      </w:sdtContent>
    </w:sdt>
    <w:p w14:paraId="16CACAC3" w14:textId="19584A18" w:rsidR="00304415" w:rsidRPr="00881F78" w:rsidRDefault="00304415" w:rsidP="00F265A3">
      <w:pPr>
        <w:tabs>
          <w:tab w:val="left" w:pos="4485"/>
        </w:tabs>
        <w:rPr>
          <w:rFonts w:cs="Arial"/>
          <w:b/>
          <w:sz w:val="32"/>
        </w:rPr>
      </w:pPr>
      <w:r w:rsidRPr="00881F78">
        <w:rPr>
          <w:rFonts w:cs="Arial"/>
          <w:b/>
          <w:sz w:val="32"/>
        </w:rPr>
        <w:tab/>
      </w:r>
    </w:p>
    <w:p w14:paraId="7CD1634B" w14:textId="77777777" w:rsidR="00304415" w:rsidRPr="00881F78" w:rsidRDefault="00304415" w:rsidP="00304415">
      <w:pPr>
        <w:jc w:val="center"/>
        <w:rPr>
          <w:rFonts w:cs="Arial"/>
          <w:b/>
          <w:sz w:val="32"/>
        </w:rPr>
      </w:pPr>
    </w:p>
    <w:p w14:paraId="07DB26E4" w14:textId="77777777" w:rsidR="00304415" w:rsidRPr="00881F78" w:rsidRDefault="00304415" w:rsidP="00304415">
      <w:pPr>
        <w:jc w:val="center"/>
        <w:rPr>
          <w:rFonts w:cs="Arial"/>
          <w:b/>
          <w:sz w:val="32"/>
        </w:rPr>
        <w:sectPr w:rsidR="00304415" w:rsidRPr="00881F78" w:rsidSect="00D22F9F">
          <w:headerReference w:type="default" r:id="rId12"/>
          <w:footerReference w:type="default" r:id="rId13"/>
          <w:pgSz w:w="11906" w:h="16838"/>
          <w:pgMar w:top="1417" w:right="1133" w:bottom="1417" w:left="1134" w:header="708" w:footer="708" w:gutter="0"/>
          <w:cols w:space="708"/>
          <w:titlePg/>
          <w:docGrid w:linePitch="360"/>
        </w:sectPr>
      </w:pPr>
    </w:p>
    <w:tbl>
      <w:tblPr>
        <w:tblW w:w="14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95"/>
        <w:gridCol w:w="1695"/>
        <w:gridCol w:w="3937"/>
        <w:gridCol w:w="2402"/>
        <w:gridCol w:w="2500"/>
      </w:tblGrid>
      <w:tr w:rsidR="00304415" w:rsidRPr="00881F78" w14:paraId="3FB383B3" w14:textId="77777777" w:rsidTr="00DA5820">
        <w:tc>
          <w:tcPr>
            <w:tcW w:w="14529"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7D6FA901" w14:textId="77777777" w:rsidR="00304415" w:rsidRPr="00881F78" w:rsidRDefault="00304415" w:rsidP="00DA5820">
            <w:pPr>
              <w:keepNext/>
              <w:spacing w:before="120"/>
              <w:ind w:left="112"/>
              <w:jc w:val="center"/>
              <w:outlineLvl w:val="5"/>
              <w:rPr>
                <w:rFonts w:cs="Arial"/>
                <w:b/>
                <w:sz w:val="20"/>
                <w:szCs w:val="20"/>
              </w:rPr>
            </w:pPr>
            <w:r w:rsidRPr="00881F78">
              <w:rPr>
                <w:rFonts w:cs="Arial"/>
                <w:b/>
                <w:sz w:val="20"/>
                <w:szCs w:val="20"/>
              </w:rPr>
              <w:lastRenderedPageBreak/>
              <w:t>Envolvidos*</w:t>
            </w:r>
          </w:p>
        </w:tc>
      </w:tr>
      <w:tr w:rsidR="00304415" w:rsidRPr="00881F78" w14:paraId="39F0E3CE" w14:textId="77777777" w:rsidTr="00DA5820">
        <w:trPr>
          <w:trHeight w:val="255"/>
        </w:trPr>
        <w:tc>
          <w:tcPr>
            <w:tcW w:w="3995"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14:paraId="64D03913" w14:textId="77777777" w:rsidR="00304415" w:rsidRPr="00881F78" w:rsidRDefault="00304415" w:rsidP="00DA5820">
            <w:pPr>
              <w:jc w:val="center"/>
              <w:rPr>
                <w:rFonts w:cs="Arial"/>
                <w:b/>
                <w:sz w:val="20"/>
                <w:szCs w:val="20"/>
              </w:rPr>
            </w:pPr>
            <w:r w:rsidRPr="00881F78">
              <w:rPr>
                <w:rFonts w:cs="Arial"/>
                <w:b/>
                <w:sz w:val="20"/>
                <w:szCs w:val="20"/>
              </w:rPr>
              <w:t>Envolvido (Nome completo)</w:t>
            </w:r>
          </w:p>
        </w:tc>
        <w:tc>
          <w:tcPr>
            <w:tcW w:w="1695"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14:paraId="232A7FF2" w14:textId="77777777" w:rsidR="00304415" w:rsidRPr="00881F78" w:rsidRDefault="00304415" w:rsidP="00DA5820">
            <w:pPr>
              <w:jc w:val="center"/>
              <w:rPr>
                <w:rFonts w:cs="Arial"/>
                <w:b/>
                <w:sz w:val="20"/>
                <w:szCs w:val="20"/>
              </w:rPr>
            </w:pPr>
            <w:r w:rsidRPr="00881F78">
              <w:rPr>
                <w:rFonts w:cs="Arial"/>
                <w:b/>
                <w:sz w:val="20"/>
                <w:szCs w:val="20"/>
              </w:rPr>
              <w:t>Papel**</w:t>
            </w:r>
          </w:p>
        </w:tc>
        <w:tc>
          <w:tcPr>
            <w:tcW w:w="3937"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14:paraId="307B2BED" w14:textId="77777777" w:rsidR="00304415" w:rsidRPr="00881F78" w:rsidRDefault="00304415" w:rsidP="00DA5820">
            <w:pPr>
              <w:jc w:val="center"/>
              <w:rPr>
                <w:rFonts w:cs="Arial"/>
                <w:b/>
                <w:sz w:val="20"/>
                <w:szCs w:val="20"/>
              </w:rPr>
            </w:pPr>
            <w:r w:rsidRPr="00881F78">
              <w:rPr>
                <w:rFonts w:cs="Arial"/>
                <w:b/>
                <w:sz w:val="20"/>
                <w:szCs w:val="20"/>
              </w:rPr>
              <w:t>Frente/Empresa-Área</w:t>
            </w:r>
          </w:p>
        </w:tc>
        <w:tc>
          <w:tcPr>
            <w:tcW w:w="4902"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0050E1BE" w14:textId="77777777" w:rsidR="00304415" w:rsidRPr="00881F78" w:rsidRDefault="00304415" w:rsidP="00DA5820">
            <w:pPr>
              <w:ind w:left="12"/>
              <w:jc w:val="center"/>
              <w:rPr>
                <w:rFonts w:cs="Arial"/>
                <w:b/>
                <w:sz w:val="20"/>
                <w:szCs w:val="20"/>
              </w:rPr>
            </w:pPr>
            <w:r w:rsidRPr="00881F78">
              <w:rPr>
                <w:rFonts w:cs="Arial"/>
                <w:b/>
                <w:sz w:val="20"/>
                <w:szCs w:val="20"/>
              </w:rPr>
              <w:t>Contato</w:t>
            </w:r>
          </w:p>
        </w:tc>
      </w:tr>
      <w:tr w:rsidR="00304415" w:rsidRPr="00881F78" w14:paraId="500A50DA" w14:textId="77777777" w:rsidTr="00DA5820">
        <w:trPr>
          <w:trHeight w:val="25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602F00" w14:textId="77777777" w:rsidR="00304415" w:rsidRPr="00881F78" w:rsidRDefault="00304415" w:rsidP="00DA5820">
            <w:pPr>
              <w:rPr>
                <w:rFonts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F80112" w14:textId="77777777" w:rsidR="00304415" w:rsidRPr="00881F78" w:rsidRDefault="00304415" w:rsidP="00DA5820">
            <w:pPr>
              <w:rPr>
                <w:rFonts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4DE2DC" w14:textId="77777777" w:rsidR="00304415" w:rsidRPr="00881F78" w:rsidRDefault="00304415" w:rsidP="00DA5820">
            <w:pPr>
              <w:rPr>
                <w:rFonts w:cs="Arial"/>
                <w:b/>
                <w:sz w:val="20"/>
                <w:szCs w:val="20"/>
              </w:rPr>
            </w:pPr>
          </w:p>
        </w:tc>
        <w:tc>
          <w:tcPr>
            <w:tcW w:w="2402"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04EB2A" w14:textId="77777777" w:rsidR="00304415" w:rsidRPr="00881F78" w:rsidRDefault="00304415" w:rsidP="00DA5820">
            <w:pPr>
              <w:ind w:left="12"/>
              <w:jc w:val="center"/>
              <w:rPr>
                <w:rFonts w:cs="Arial"/>
                <w:b/>
                <w:sz w:val="20"/>
                <w:szCs w:val="20"/>
              </w:rPr>
            </w:pPr>
            <w:r w:rsidRPr="00881F78">
              <w:rPr>
                <w:rFonts w:cs="Arial"/>
                <w:b/>
                <w:sz w:val="20"/>
                <w:szCs w:val="20"/>
              </w:rPr>
              <w:t>E-mail(s)</w:t>
            </w:r>
          </w:p>
        </w:tc>
        <w:tc>
          <w:tcPr>
            <w:tcW w:w="250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BE6A8C" w14:textId="77777777" w:rsidR="00304415" w:rsidRPr="00881F78" w:rsidRDefault="00304415" w:rsidP="00DA5820">
            <w:pPr>
              <w:ind w:left="20"/>
              <w:jc w:val="center"/>
              <w:rPr>
                <w:rFonts w:cs="Arial"/>
                <w:b/>
                <w:sz w:val="20"/>
                <w:szCs w:val="20"/>
              </w:rPr>
            </w:pPr>
            <w:r w:rsidRPr="00881F78">
              <w:rPr>
                <w:rFonts w:cs="Arial"/>
                <w:b/>
                <w:sz w:val="20"/>
                <w:szCs w:val="20"/>
              </w:rPr>
              <w:t>Telefone(s)</w:t>
            </w:r>
          </w:p>
        </w:tc>
      </w:tr>
      <w:tr w:rsidR="00304415" w:rsidRPr="00881F78" w14:paraId="11F363AE" w14:textId="77777777" w:rsidTr="00DA5820">
        <w:tc>
          <w:tcPr>
            <w:tcW w:w="3995" w:type="dxa"/>
            <w:tcBorders>
              <w:top w:val="single" w:sz="4" w:space="0" w:color="auto"/>
              <w:left w:val="single" w:sz="4" w:space="0" w:color="auto"/>
              <w:bottom w:val="single" w:sz="4" w:space="0" w:color="auto"/>
              <w:right w:val="single" w:sz="4" w:space="0" w:color="auto"/>
            </w:tcBorders>
          </w:tcPr>
          <w:p w14:paraId="36CCACCA" w14:textId="77777777" w:rsidR="00304415" w:rsidRPr="00881F78" w:rsidRDefault="00304415" w:rsidP="00DA5820">
            <w:pPr>
              <w:rPr>
                <w:rFonts w:cs="Arial"/>
                <w:sz w:val="20"/>
                <w:szCs w:val="20"/>
              </w:rPr>
            </w:pPr>
          </w:p>
        </w:tc>
        <w:tc>
          <w:tcPr>
            <w:tcW w:w="1695" w:type="dxa"/>
            <w:tcBorders>
              <w:top w:val="single" w:sz="4" w:space="0" w:color="auto"/>
              <w:left w:val="single" w:sz="4" w:space="0" w:color="auto"/>
              <w:bottom w:val="single" w:sz="4" w:space="0" w:color="auto"/>
              <w:right w:val="single" w:sz="4" w:space="0" w:color="auto"/>
            </w:tcBorders>
          </w:tcPr>
          <w:p w14:paraId="650D82F1" w14:textId="77777777" w:rsidR="00304415" w:rsidRPr="00881F78" w:rsidRDefault="00304415" w:rsidP="00DA5820">
            <w:pPr>
              <w:rPr>
                <w:rFonts w:cs="Arial"/>
                <w:sz w:val="20"/>
                <w:szCs w:val="20"/>
              </w:rPr>
            </w:pPr>
          </w:p>
        </w:tc>
        <w:tc>
          <w:tcPr>
            <w:tcW w:w="3937" w:type="dxa"/>
            <w:tcBorders>
              <w:top w:val="single" w:sz="4" w:space="0" w:color="auto"/>
              <w:left w:val="single" w:sz="4" w:space="0" w:color="auto"/>
              <w:bottom w:val="single" w:sz="4" w:space="0" w:color="auto"/>
              <w:right w:val="single" w:sz="4" w:space="0" w:color="auto"/>
            </w:tcBorders>
          </w:tcPr>
          <w:p w14:paraId="52655548" w14:textId="77777777" w:rsidR="00304415" w:rsidRPr="00881F78" w:rsidRDefault="00304415" w:rsidP="00DA5820">
            <w:pPr>
              <w:rPr>
                <w:rFonts w:cs="Arial"/>
                <w:sz w:val="20"/>
                <w:szCs w:val="20"/>
              </w:rPr>
            </w:pPr>
          </w:p>
        </w:tc>
        <w:tc>
          <w:tcPr>
            <w:tcW w:w="2402" w:type="dxa"/>
            <w:tcBorders>
              <w:top w:val="single" w:sz="4" w:space="0" w:color="auto"/>
              <w:left w:val="single" w:sz="4" w:space="0" w:color="auto"/>
              <w:bottom w:val="single" w:sz="4" w:space="0" w:color="auto"/>
              <w:right w:val="single" w:sz="4" w:space="0" w:color="auto"/>
            </w:tcBorders>
          </w:tcPr>
          <w:p w14:paraId="14857D0E" w14:textId="77777777" w:rsidR="00304415" w:rsidRPr="00881F78" w:rsidRDefault="00304415" w:rsidP="00DA5820">
            <w:pPr>
              <w:ind w:left="12"/>
              <w:rPr>
                <w:rFonts w:cs="Arial"/>
                <w:sz w:val="20"/>
                <w:szCs w:val="20"/>
              </w:rPr>
            </w:pPr>
          </w:p>
        </w:tc>
        <w:tc>
          <w:tcPr>
            <w:tcW w:w="2500" w:type="dxa"/>
            <w:tcBorders>
              <w:top w:val="single" w:sz="4" w:space="0" w:color="auto"/>
              <w:left w:val="single" w:sz="4" w:space="0" w:color="auto"/>
              <w:bottom w:val="single" w:sz="4" w:space="0" w:color="auto"/>
              <w:right w:val="single" w:sz="4" w:space="0" w:color="auto"/>
            </w:tcBorders>
          </w:tcPr>
          <w:p w14:paraId="601B4A04" w14:textId="77777777" w:rsidR="00304415" w:rsidRPr="00881F78" w:rsidRDefault="00304415" w:rsidP="00DA5820">
            <w:pPr>
              <w:ind w:left="20"/>
              <w:rPr>
                <w:rFonts w:cs="Arial"/>
                <w:sz w:val="20"/>
                <w:szCs w:val="20"/>
              </w:rPr>
            </w:pPr>
          </w:p>
        </w:tc>
      </w:tr>
      <w:tr w:rsidR="00304415" w:rsidRPr="00881F78" w14:paraId="056A6A61" w14:textId="77777777" w:rsidTr="00DA5820">
        <w:tc>
          <w:tcPr>
            <w:tcW w:w="3995" w:type="dxa"/>
            <w:tcBorders>
              <w:top w:val="single" w:sz="4" w:space="0" w:color="auto"/>
              <w:left w:val="single" w:sz="4" w:space="0" w:color="auto"/>
              <w:bottom w:val="single" w:sz="4" w:space="0" w:color="auto"/>
              <w:right w:val="single" w:sz="4" w:space="0" w:color="auto"/>
            </w:tcBorders>
          </w:tcPr>
          <w:p w14:paraId="4143D716" w14:textId="77777777" w:rsidR="00304415" w:rsidRPr="00881F78" w:rsidRDefault="00304415" w:rsidP="00DA5820">
            <w:pPr>
              <w:rPr>
                <w:rFonts w:cs="Arial"/>
                <w:sz w:val="20"/>
                <w:szCs w:val="20"/>
              </w:rPr>
            </w:pPr>
          </w:p>
        </w:tc>
        <w:tc>
          <w:tcPr>
            <w:tcW w:w="1695" w:type="dxa"/>
            <w:tcBorders>
              <w:top w:val="single" w:sz="4" w:space="0" w:color="auto"/>
              <w:left w:val="single" w:sz="4" w:space="0" w:color="auto"/>
              <w:bottom w:val="single" w:sz="4" w:space="0" w:color="auto"/>
              <w:right w:val="single" w:sz="4" w:space="0" w:color="auto"/>
            </w:tcBorders>
          </w:tcPr>
          <w:p w14:paraId="629F4EC4" w14:textId="77777777" w:rsidR="00304415" w:rsidRPr="00881F78" w:rsidRDefault="00304415" w:rsidP="00DA5820">
            <w:pPr>
              <w:rPr>
                <w:rFonts w:cs="Arial"/>
                <w:sz w:val="20"/>
                <w:szCs w:val="20"/>
              </w:rPr>
            </w:pPr>
          </w:p>
        </w:tc>
        <w:tc>
          <w:tcPr>
            <w:tcW w:w="3937" w:type="dxa"/>
            <w:tcBorders>
              <w:top w:val="single" w:sz="4" w:space="0" w:color="auto"/>
              <w:left w:val="single" w:sz="4" w:space="0" w:color="auto"/>
              <w:bottom w:val="single" w:sz="4" w:space="0" w:color="auto"/>
              <w:right w:val="single" w:sz="4" w:space="0" w:color="auto"/>
            </w:tcBorders>
          </w:tcPr>
          <w:p w14:paraId="149DA500" w14:textId="77777777" w:rsidR="00304415" w:rsidRPr="00881F78" w:rsidRDefault="00304415" w:rsidP="00DA5820">
            <w:pPr>
              <w:rPr>
                <w:rFonts w:cs="Arial"/>
                <w:sz w:val="20"/>
                <w:szCs w:val="20"/>
              </w:rPr>
            </w:pPr>
          </w:p>
        </w:tc>
        <w:tc>
          <w:tcPr>
            <w:tcW w:w="2402" w:type="dxa"/>
            <w:tcBorders>
              <w:top w:val="single" w:sz="4" w:space="0" w:color="auto"/>
              <w:left w:val="single" w:sz="4" w:space="0" w:color="auto"/>
              <w:bottom w:val="single" w:sz="4" w:space="0" w:color="auto"/>
              <w:right w:val="single" w:sz="4" w:space="0" w:color="auto"/>
            </w:tcBorders>
          </w:tcPr>
          <w:p w14:paraId="7ECFA4C6" w14:textId="77777777" w:rsidR="00304415" w:rsidRPr="00881F78" w:rsidRDefault="00304415" w:rsidP="00DA5820">
            <w:pPr>
              <w:rPr>
                <w:rFonts w:cs="Arial"/>
                <w:sz w:val="20"/>
                <w:szCs w:val="20"/>
              </w:rPr>
            </w:pPr>
          </w:p>
        </w:tc>
        <w:tc>
          <w:tcPr>
            <w:tcW w:w="2500" w:type="dxa"/>
            <w:tcBorders>
              <w:top w:val="single" w:sz="4" w:space="0" w:color="auto"/>
              <w:left w:val="single" w:sz="4" w:space="0" w:color="auto"/>
              <w:bottom w:val="single" w:sz="4" w:space="0" w:color="auto"/>
              <w:right w:val="single" w:sz="4" w:space="0" w:color="auto"/>
            </w:tcBorders>
          </w:tcPr>
          <w:p w14:paraId="7EF12D79" w14:textId="77777777" w:rsidR="00304415" w:rsidRPr="00881F78" w:rsidRDefault="00304415" w:rsidP="00DA5820">
            <w:pPr>
              <w:rPr>
                <w:rFonts w:cs="Arial"/>
                <w:sz w:val="20"/>
                <w:szCs w:val="20"/>
              </w:rPr>
            </w:pPr>
          </w:p>
        </w:tc>
      </w:tr>
      <w:tr w:rsidR="00304415" w:rsidRPr="00881F78" w14:paraId="75D57FA1" w14:textId="77777777" w:rsidTr="00DA5820">
        <w:tc>
          <w:tcPr>
            <w:tcW w:w="3995" w:type="dxa"/>
            <w:tcBorders>
              <w:top w:val="single" w:sz="4" w:space="0" w:color="auto"/>
              <w:left w:val="single" w:sz="4" w:space="0" w:color="auto"/>
              <w:bottom w:val="single" w:sz="4" w:space="0" w:color="auto"/>
              <w:right w:val="single" w:sz="4" w:space="0" w:color="auto"/>
            </w:tcBorders>
          </w:tcPr>
          <w:p w14:paraId="5E7FC29C" w14:textId="77777777" w:rsidR="00304415" w:rsidRPr="00881F78" w:rsidRDefault="00304415" w:rsidP="00DA5820">
            <w:pPr>
              <w:rPr>
                <w:rFonts w:cs="Arial"/>
                <w:sz w:val="20"/>
                <w:szCs w:val="20"/>
              </w:rPr>
            </w:pPr>
          </w:p>
        </w:tc>
        <w:tc>
          <w:tcPr>
            <w:tcW w:w="1695" w:type="dxa"/>
            <w:tcBorders>
              <w:top w:val="single" w:sz="4" w:space="0" w:color="auto"/>
              <w:left w:val="single" w:sz="4" w:space="0" w:color="auto"/>
              <w:bottom w:val="single" w:sz="4" w:space="0" w:color="auto"/>
              <w:right w:val="single" w:sz="4" w:space="0" w:color="auto"/>
            </w:tcBorders>
          </w:tcPr>
          <w:p w14:paraId="6659BD6D" w14:textId="77777777" w:rsidR="00304415" w:rsidRPr="00881F78" w:rsidRDefault="00304415" w:rsidP="00DA5820">
            <w:pPr>
              <w:rPr>
                <w:rFonts w:cs="Arial"/>
                <w:sz w:val="20"/>
                <w:szCs w:val="20"/>
              </w:rPr>
            </w:pPr>
          </w:p>
        </w:tc>
        <w:tc>
          <w:tcPr>
            <w:tcW w:w="3937" w:type="dxa"/>
            <w:tcBorders>
              <w:top w:val="single" w:sz="4" w:space="0" w:color="auto"/>
              <w:left w:val="single" w:sz="4" w:space="0" w:color="auto"/>
              <w:bottom w:val="single" w:sz="4" w:space="0" w:color="auto"/>
              <w:right w:val="single" w:sz="4" w:space="0" w:color="auto"/>
            </w:tcBorders>
          </w:tcPr>
          <w:p w14:paraId="1BC4E7E0" w14:textId="77777777" w:rsidR="00304415" w:rsidRPr="00881F78" w:rsidRDefault="00304415" w:rsidP="00DA5820">
            <w:pPr>
              <w:rPr>
                <w:rFonts w:cs="Arial"/>
                <w:sz w:val="20"/>
                <w:szCs w:val="20"/>
              </w:rPr>
            </w:pPr>
          </w:p>
        </w:tc>
        <w:tc>
          <w:tcPr>
            <w:tcW w:w="2402" w:type="dxa"/>
            <w:tcBorders>
              <w:top w:val="single" w:sz="4" w:space="0" w:color="auto"/>
              <w:left w:val="single" w:sz="4" w:space="0" w:color="auto"/>
              <w:bottom w:val="single" w:sz="4" w:space="0" w:color="auto"/>
              <w:right w:val="single" w:sz="4" w:space="0" w:color="auto"/>
            </w:tcBorders>
          </w:tcPr>
          <w:p w14:paraId="6C0037B7" w14:textId="77777777" w:rsidR="00304415" w:rsidRPr="00881F78" w:rsidRDefault="00304415" w:rsidP="00DA5820">
            <w:pPr>
              <w:rPr>
                <w:rFonts w:cs="Arial"/>
                <w:sz w:val="20"/>
                <w:szCs w:val="20"/>
              </w:rPr>
            </w:pPr>
          </w:p>
        </w:tc>
        <w:tc>
          <w:tcPr>
            <w:tcW w:w="2500" w:type="dxa"/>
            <w:tcBorders>
              <w:top w:val="single" w:sz="4" w:space="0" w:color="auto"/>
              <w:left w:val="single" w:sz="4" w:space="0" w:color="auto"/>
              <w:bottom w:val="single" w:sz="4" w:space="0" w:color="auto"/>
              <w:right w:val="single" w:sz="4" w:space="0" w:color="auto"/>
            </w:tcBorders>
          </w:tcPr>
          <w:p w14:paraId="5F666249" w14:textId="77777777" w:rsidR="00304415" w:rsidRPr="00881F78" w:rsidRDefault="00304415" w:rsidP="00DA5820">
            <w:pPr>
              <w:rPr>
                <w:rFonts w:cs="Arial"/>
                <w:sz w:val="20"/>
                <w:szCs w:val="20"/>
              </w:rPr>
            </w:pPr>
          </w:p>
        </w:tc>
      </w:tr>
      <w:tr w:rsidR="00304415" w:rsidRPr="00881F78" w14:paraId="11C37C32" w14:textId="77777777" w:rsidTr="00DA5820">
        <w:tc>
          <w:tcPr>
            <w:tcW w:w="3995" w:type="dxa"/>
            <w:tcBorders>
              <w:top w:val="single" w:sz="4" w:space="0" w:color="auto"/>
              <w:left w:val="single" w:sz="4" w:space="0" w:color="auto"/>
              <w:bottom w:val="single" w:sz="4" w:space="0" w:color="auto"/>
              <w:right w:val="single" w:sz="4" w:space="0" w:color="auto"/>
            </w:tcBorders>
          </w:tcPr>
          <w:p w14:paraId="1A8E4006" w14:textId="77777777" w:rsidR="00304415" w:rsidRPr="00881F78" w:rsidRDefault="00304415" w:rsidP="00DA5820">
            <w:pPr>
              <w:rPr>
                <w:rFonts w:cs="Arial"/>
                <w:sz w:val="20"/>
                <w:szCs w:val="20"/>
              </w:rPr>
            </w:pPr>
          </w:p>
        </w:tc>
        <w:tc>
          <w:tcPr>
            <w:tcW w:w="1695" w:type="dxa"/>
            <w:tcBorders>
              <w:top w:val="single" w:sz="4" w:space="0" w:color="auto"/>
              <w:left w:val="single" w:sz="4" w:space="0" w:color="auto"/>
              <w:bottom w:val="single" w:sz="4" w:space="0" w:color="auto"/>
              <w:right w:val="single" w:sz="4" w:space="0" w:color="auto"/>
            </w:tcBorders>
          </w:tcPr>
          <w:p w14:paraId="5E3AD575" w14:textId="77777777" w:rsidR="00304415" w:rsidRPr="00881F78" w:rsidRDefault="00304415" w:rsidP="00DA5820">
            <w:pPr>
              <w:rPr>
                <w:rFonts w:cs="Arial"/>
                <w:sz w:val="20"/>
                <w:szCs w:val="20"/>
              </w:rPr>
            </w:pPr>
          </w:p>
        </w:tc>
        <w:tc>
          <w:tcPr>
            <w:tcW w:w="3937" w:type="dxa"/>
            <w:tcBorders>
              <w:top w:val="single" w:sz="4" w:space="0" w:color="auto"/>
              <w:left w:val="single" w:sz="4" w:space="0" w:color="auto"/>
              <w:bottom w:val="single" w:sz="4" w:space="0" w:color="auto"/>
              <w:right w:val="single" w:sz="4" w:space="0" w:color="auto"/>
            </w:tcBorders>
          </w:tcPr>
          <w:p w14:paraId="121BDAF3" w14:textId="77777777" w:rsidR="00304415" w:rsidRPr="00881F78" w:rsidRDefault="00304415" w:rsidP="00DA5820">
            <w:pPr>
              <w:rPr>
                <w:rFonts w:cs="Arial"/>
                <w:sz w:val="20"/>
                <w:szCs w:val="20"/>
              </w:rPr>
            </w:pPr>
          </w:p>
        </w:tc>
        <w:tc>
          <w:tcPr>
            <w:tcW w:w="2402" w:type="dxa"/>
            <w:tcBorders>
              <w:top w:val="single" w:sz="4" w:space="0" w:color="auto"/>
              <w:left w:val="single" w:sz="4" w:space="0" w:color="auto"/>
              <w:bottom w:val="single" w:sz="4" w:space="0" w:color="auto"/>
              <w:right w:val="single" w:sz="4" w:space="0" w:color="auto"/>
            </w:tcBorders>
          </w:tcPr>
          <w:p w14:paraId="51AB4FE7" w14:textId="77777777" w:rsidR="00304415" w:rsidRPr="00881F78" w:rsidRDefault="00304415" w:rsidP="00DA5820">
            <w:pPr>
              <w:rPr>
                <w:rFonts w:cs="Arial"/>
                <w:sz w:val="20"/>
                <w:szCs w:val="20"/>
              </w:rPr>
            </w:pPr>
          </w:p>
        </w:tc>
        <w:tc>
          <w:tcPr>
            <w:tcW w:w="2500" w:type="dxa"/>
            <w:tcBorders>
              <w:top w:val="single" w:sz="4" w:space="0" w:color="auto"/>
              <w:left w:val="single" w:sz="4" w:space="0" w:color="auto"/>
              <w:bottom w:val="single" w:sz="4" w:space="0" w:color="auto"/>
              <w:right w:val="single" w:sz="4" w:space="0" w:color="auto"/>
            </w:tcBorders>
          </w:tcPr>
          <w:p w14:paraId="34253087" w14:textId="77777777" w:rsidR="00304415" w:rsidRPr="00881F78" w:rsidRDefault="00304415" w:rsidP="00DA5820">
            <w:pPr>
              <w:rPr>
                <w:rFonts w:cs="Arial"/>
                <w:sz w:val="20"/>
                <w:szCs w:val="20"/>
              </w:rPr>
            </w:pPr>
          </w:p>
        </w:tc>
      </w:tr>
    </w:tbl>
    <w:p w14:paraId="138032C7" w14:textId="61F1CCA3" w:rsidR="00304415" w:rsidRDefault="00304415" w:rsidP="00304415">
      <w:pPr>
        <w:rPr>
          <w:rFonts w:cs="Arial"/>
          <w:sz w:val="20"/>
          <w:szCs w:val="20"/>
        </w:rPr>
      </w:pPr>
      <w:r w:rsidRPr="00881F78">
        <w:rPr>
          <w:rFonts w:cs="Arial"/>
          <w:sz w:val="20"/>
          <w:szCs w:val="20"/>
        </w:rPr>
        <w:t>**Tipos de Papeis do Modelo de Gestão: Cliente Solicitante, Analista de Negócio, Líder Técnico, Responsável Técnico, Arquiteto, Líder de Operação, Líder de Testes, L</w:t>
      </w:r>
      <w:r w:rsidR="00D22F9F">
        <w:rPr>
          <w:rFonts w:cs="Arial"/>
          <w:sz w:val="20"/>
          <w:szCs w:val="20"/>
        </w:rPr>
        <w:t>íder de Mudança, Fornecedor etc</w:t>
      </w:r>
    </w:p>
    <w:p w14:paraId="6719C044" w14:textId="77777777" w:rsidR="00D22F9F" w:rsidRPr="00881F78" w:rsidRDefault="00D22F9F" w:rsidP="00304415">
      <w:pPr>
        <w:rPr>
          <w:rFonts w:cs="Arial"/>
          <w:sz w:val="20"/>
          <w:szCs w:val="20"/>
        </w:rPr>
      </w:pPr>
    </w:p>
    <w:tbl>
      <w:tblPr>
        <w:tblW w:w="147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76"/>
        <w:gridCol w:w="1109"/>
        <w:gridCol w:w="2730"/>
        <w:gridCol w:w="1957"/>
        <w:gridCol w:w="1093"/>
        <w:gridCol w:w="2523"/>
        <w:gridCol w:w="4035"/>
      </w:tblGrid>
      <w:tr w:rsidR="00304415" w:rsidRPr="00881F78" w14:paraId="0E810C7F" w14:textId="77777777" w:rsidTr="00DA5820">
        <w:tc>
          <w:tcPr>
            <w:tcW w:w="14723"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3828C101" w14:textId="77777777" w:rsidR="00304415" w:rsidRPr="00881F78" w:rsidRDefault="00304415" w:rsidP="00DA5820">
            <w:pPr>
              <w:keepNext/>
              <w:spacing w:before="120"/>
              <w:ind w:left="112"/>
              <w:jc w:val="center"/>
              <w:outlineLvl w:val="5"/>
              <w:rPr>
                <w:rFonts w:cs="Arial"/>
                <w:b/>
                <w:sz w:val="20"/>
                <w:szCs w:val="20"/>
              </w:rPr>
            </w:pPr>
            <w:r w:rsidRPr="00881F78">
              <w:rPr>
                <w:rFonts w:cs="Arial"/>
                <w:b/>
                <w:sz w:val="20"/>
                <w:szCs w:val="20"/>
              </w:rPr>
              <w:t>Histórico da Elaboração do Documento*</w:t>
            </w:r>
          </w:p>
        </w:tc>
      </w:tr>
      <w:tr w:rsidR="003E410A" w:rsidRPr="00881F78" w14:paraId="3809D536" w14:textId="77777777" w:rsidTr="003E410A">
        <w:trPr>
          <w:trHeight w:val="520"/>
        </w:trPr>
        <w:tc>
          <w:tcPr>
            <w:tcW w:w="127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C92268" w14:textId="77777777" w:rsidR="00304415" w:rsidRPr="00881F78" w:rsidRDefault="00304415" w:rsidP="006A4E34">
            <w:pPr>
              <w:jc w:val="center"/>
              <w:rPr>
                <w:rFonts w:cs="Arial"/>
                <w:b/>
                <w:sz w:val="20"/>
                <w:szCs w:val="20"/>
              </w:rPr>
            </w:pPr>
            <w:r w:rsidRPr="00881F78">
              <w:rPr>
                <w:rFonts w:cs="Arial"/>
                <w:b/>
                <w:sz w:val="20"/>
                <w:szCs w:val="20"/>
              </w:rPr>
              <w:t>Data</w:t>
            </w:r>
          </w:p>
        </w:tc>
        <w:tc>
          <w:tcPr>
            <w:tcW w:w="110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39A115" w14:textId="77777777" w:rsidR="00304415" w:rsidRPr="00881F78" w:rsidRDefault="00304415" w:rsidP="006A4E34">
            <w:pPr>
              <w:jc w:val="center"/>
              <w:rPr>
                <w:rFonts w:cs="Arial"/>
                <w:b/>
                <w:sz w:val="20"/>
                <w:szCs w:val="20"/>
              </w:rPr>
            </w:pPr>
            <w:r w:rsidRPr="00881F78">
              <w:rPr>
                <w:rFonts w:cs="Arial"/>
                <w:b/>
                <w:sz w:val="20"/>
                <w:szCs w:val="20"/>
              </w:rPr>
              <w:t>Versão</w:t>
            </w:r>
          </w:p>
        </w:tc>
        <w:tc>
          <w:tcPr>
            <w:tcW w:w="273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E59067" w14:textId="77777777" w:rsidR="00304415" w:rsidRPr="00881F78" w:rsidRDefault="00304415" w:rsidP="006A4E34">
            <w:pPr>
              <w:rPr>
                <w:rFonts w:cs="Arial"/>
                <w:b/>
                <w:sz w:val="20"/>
                <w:szCs w:val="20"/>
              </w:rPr>
            </w:pPr>
            <w:r w:rsidRPr="00881F78">
              <w:rPr>
                <w:rFonts w:cs="Arial"/>
                <w:b/>
                <w:sz w:val="20"/>
                <w:szCs w:val="20"/>
              </w:rPr>
              <w:t>Motivo</w:t>
            </w:r>
          </w:p>
        </w:tc>
        <w:tc>
          <w:tcPr>
            <w:tcW w:w="195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E176DD" w14:textId="77777777" w:rsidR="00304415" w:rsidRPr="00881F78" w:rsidRDefault="00304415" w:rsidP="006A4E34">
            <w:pPr>
              <w:ind w:left="47"/>
              <w:rPr>
                <w:rFonts w:cs="Arial"/>
                <w:b/>
                <w:sz w:val="20"/>
                <w:szCs w:val="20"/>
              </w:rPr>
            </w:pPr>
            <w:r w:rsidRPr="00881F78">
              <w:rPr>
                <w:rFonts w:cs="Arial"/>
                <w:b/>
                <w:sz w:val="20"/>
                <w:szCs w:val="20"/>
              </w:rPr>
              <w:t>Autor</w:t>
            </w:r>
          </w:p>
        </w:tc>
        <w:tc>
          <w:tcPr>
            <w:tcW w:w="109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899E603" w14:textId="77777777" w:rsidR="00304415" w:rsidRPr="00881F78" w:rsidRDefault="00304415" w:rsidP="006A4E34">
            <w:pPr>
              <w:rPr>
                <w:rFonts w:cs="Arial"/>
                <w:b/>
                <w:sz w:val="20"/>
                <w:szCs w:val="20"/>
              </w:rPr>
            </w:pPr>
            <w:r w:rsidRPr="00881F78">
              <w:rPr>
                <w:rFonts w:cs="Arial"/>
                <w:b/>
                <w:sz w:val="20"/>
                <w:szCs w:val="20"/>
              </w:rPr>
              <w:t>Revisor</w:t>
            </w:r>
          </w:p>
        </w:tc>
        <w:tc>
          <w:tcPr>
            <w:tcW w:w="252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19BFE1" w14:textId="77777777" w:rsidR="00304415" w:rsidRPr="00881F78" w:rsidRDefault="00304415" w:rsidP="006A4E34">
            <w:pPr>
              <w:rPr>
                <w:rFonts w:cs="Arial"/>
                <w:b/>
                <w:sz w:val="20"/>
                <w:szCs w:val="20"/>
              </w:rPr>
            </w:pPr>
            <w:r w:rsidRPr="00881F78">
              <w:rPr>
                <w:rFonts w:cs="Arial"/>
                <w:b/>
                <w:sz w:val="20"/>
                <w:szCs w:val="20"/>
              </w:rPr>
              <w:t>Aprovador</w:t>
            </w:r>
          </w:p>
        </w:tc>
        <w:tc>
          <w:tcPr>
            <w:tcW w:w="403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E2FCD1" w14:textId="77777777" w:rsidR="00304415" w:rsidRPr="00881F78" w:rsidRDefault="00304415" w:rsidP="006A4E34">
            <w:pPr>
              <w:rPr>
                <w:rFonts w:cs="Arial"/>
                <w:b/>
                <w:sz w:val="20"/>
                <w:szCs w:val="20"/>
              </w:rPr>
            </w:pPr>
            <w:r w:rsidRPr="00881F78">
              <w:rPr>
                <w:rFonts w:cs="Arial"/>
                <w:b/>
                <w:sz w:val="20"/>
                <w:szCs w:val="20"/>
              </w:rPr>
              <w:t>Descrição Modificações Realizadas</w:t>
            </w:r>
          </w:p>
        </w:tc>
      </w:tr>
      <w:tr w:rsidR="00D22F9F" w:rsidRPr="00881F78" w14:paraId="75C2030C" w14:textId="77777777" w:rsidTr="003E410A">
        <w:tc>
          <w:tcPr>
            <w:tcW w:w="1276" w:type="dxa"/>
            <w:tcBorders>
              <w:top w:val="single" w:sz="4" w:space="0" w:color="auto"/>
              <w:left w:val="single" w:sz="4" w:space="0" w:color="auto"/>
              <w:bottom w:val="single" w:sz="4" w:space="0" w:color="auto"/>
              <w:right w:val="single" w:sz="4" w:space="0" w:color="auto"/>
            </w:tcBorders>
            <w:vAlign w:val="center"/>
          </w:tcPr>
          <w:p w14:paraId="6C45590C" w14:textId="3046E621" w:rsidR="00304415" w:rsidRPr="00881F78" w:rsidRDefault="00D976F6" w:rsidP="00D976F6">
            <w:pPr>
              <w:jc w:val="center"/>
              <w:rPr>
                <w:rFonts w:cs="Arial"/>
                <w:sz w:val="20"/>
                <w:szCs w:val="20"/>
              </w:rPr>
            </w:pPr>
            <w:r>
              <w:rPr>
                <w:rFonts w:cs="Arial"/>
                <w:sz w:val="20"/>
                <w:szCs w:val="20"/>
              </w:rPr>
              <w:t>16</w:t>
            </w:r>
            <w:r w:rsidR="00565EBB" w:rsidRPr="00881F78">
              <w:rPr>
                <w:rFonts w:cs="Arial"/>
                <w:sz w:val="20"/>
                <w:szCs w:val="20"/>
              </w:rPr>
              <w:t>/</w:t>
            </w:r>
            <w:r w:rsidR="000F38CE">
              <w:rPr>
                <w:rFonts w:cs="Arial"/>
                <w:sz w:val="20"/>
                <w:szCs w:val="20"/>
              </w:rPr>
              <w:t>0</w:t>
            </w:r>
            <w:r>
              <w:rPr>
                <w:rFonts w:cs="Arial"/>
                <w:sz w:val="20"/>
                <w:szCs w:val="20"/>
              </w:rPr>
              <w:t>2</w:t>
            </w:r>
            <w:r w:rsidR="00304415" w:rsidRPr="00881F78">
              <w:rPr>
                <w:rFonts w:cs="Arial"/>
                <w:sz w:val="20"/>
                <w:szCs w:val="20"/>
              </w:rPr>
              <w:t>/201</w:t>
            </w:r>
            <w:r>
              <w:rPr>
                <w:rFonts w:cs="Arial"/>
                <w:sz w:val="20"/>
                <w:szCs w:val="20"/>
              </w:rPr>
              <w:t>8</w:t>
            </w:r>
          </w:p>
        </w:tc>
        <w:tc>
          <w:tcPr>
            <w:tcW w:w="1109" w:type="dxa"/>
            <w:tcBorders>
              <w:top w:val="single" w:sz="4" w:space="0" w:color="auto"/>
              <w:left w:val="single" w:sz="4" w:space="0" w:color="auto"/>
              <w:bottom w:val="single" w:sz="4" w:space="0" w:color="auto"/>
              <w:right w:val="single" w:sz="4" w:space="0" w:color="auto"/>
            </w:tcBorders>
            <w:vAlign w:val="center"/>
          </w:tcPr>
          <w:p w14:paraId="3B7618CC" w14:textId="1920D759" w:rsidR="00304415" w:rsidRPr="00881F78" w:rsidRDefault="009E634B" w:rsidP="006A4E34">
            <w:pPr>
              <w:jc w:val="center"/>
              <w:rPr>
                <w:rFonts w:cs="Arial"/>
                <w:sz w:val="20"/>
                <w:szCs w:val="20"/>
              </w:rPr>
            </w:pPr>
            <w:r>
              <w:rPr>
                <w:rFonts w:cs="Arial"/>
                <w:sz w:val="20"/>
                <w:szCs w:val="20"/>
              </w:rPr>
              <w:t>draft</w:t>
            </w:r>
          </w:p>
        </w:tc>
        <w:tc>
          <w:tcPr>
            <w:tcW w:w="2730" w:type="dxa"/>
            <w:tcBorders>
              <w:top w:val="single" w:sz="4" w:space="0" w:color="auto"/>
              <w:left w:val="single" w:sz="4" w:space="0" w:color="auto"/>
              <w:bottom w:val="single" w:sz="4" w:space="0" w:color="auto"/>
              <w:right w:val="single" w:sz="4" w:space="0" w:color="auto"/>
            </w:tcBorders>
            <w:vAlign w:val="center"/>
          </w:tcPr>
          <w:p w14:paraId="3CA21244" w14:textId="77777777" w:rsidR="00304415" w:rsidRPr="00881F78" w:rsidRDefault="00304415" w:rsidP="006A4E34">
            <w:pPr>
              <w:rPr>
                <w:rFonts w:cs="Arial"/>
                <w:sz w:val="20"/>
                <w:szCs w:val="20"/>
              </w:rPr>
            </w:pPr>
            <w:r w:rsidRPr="00881F78">
              <w:rPr>
                <w:rFonts w:cs="Arial"/>
                <w:sz w:val="20"/>
                <w:szCs w:val="20"/>
              </w:rPr>
              <w:t>Versão Inicial</w:t>
            </w:r>
          </w:p>
        </w:tc>
        <w:tc>
          <w:tcPr>
            <w:tcW w:w="1957" w:type="dxa"/>
            <w:tcBorders>
              <w:top w:val="single" w:sz="4" w:space="0" w:color="auto"/>
              <w:left w:val="single" w:sz="4" w:space="0" w:color="auto"/>
              <w:bottom w:val="single" w:sz="4" w:space="0" w:color="auto"/>
              <w:right w:val="single" w:sz="4" w:space="0" w:color="auto"/>
            </w:tcBorders>
            <w:vAlign w:val="center"/>
          </w:tcPr>
          <w:p w14:paraId="3FCB5523" w14:textId="3FF36B06" w:rsidR="00D976F6" w:rsidRDefault="00D976F6" w:rsidP="00DA5820">
            <w:pPr>
              <w:ind w:left="47"/>
              <w:rPr>
                <w:rFonts w:cs="Arial"/>
                <w:sz w:val="20"/>
                <w:szCs w:val="20"/>
              </w:rPr>
            </w:pPr>
            <w:r>
              <w:rPr>
                <w:rFonts w:cs="Arial"/>
                <w:sz w:val="20"/>
                <w:szCs w:val="20"/>
              </w:rPr>
              <w:t>André Jacomino</w:t>
            </w:r>
          </w:p>
          <w:p w14:paraId="30A39179" w14:textId="27234811" w:rsidR="00304415" w:rsidRPr="00881F78" w:rsidRDefault="000F38CE" w:rsidP="00DA5820">
            <w:pPr>
              <w:ind w:left="47"/>
              <w:rPr>
                <w:rFonts w:cs="Arial"/>
                <w:sz w:val="20"/>
                <w:szCs w:val="20"/>
              </w:rPr>
            </w:pPr>
            <w:r>
              <w:rPr>
                <w:rFonts w:cs="Arial"/>
                <w:sz w:val="20"/>
                <w:szCs w:val="20"/>
              </w:rPr>
              <w:t>Giullyan Kuntze</w:t>
            </w:r>
          </w:p>
        </w:tc>
        <w:tc>
          <w:tcPr>
            <w:tcW w:w="1093" w:type="dxa"/>
            <w:tcBorders>
              <w:top w:val="single" w:sz="4" w:space="0" w:color="auto"/>
              <w:left w:val="single" w:sz="4" w:space="0" w:color="auto"/>
              <w:bottom w:val="single" w:sz="4" w:space="0" w:color="auto"/>
              <w:right w:val="single" w:sz="4" w:space="0" w:color="auto"/>
            </w:tcBorders>
            <w:vAlign w:val="center"/>
          </w:tcPr>
          <w:p w14:paraId="0E108F79" w14:textId="4F957A0E" w:rsidR="00304415" w:rsidRPr="00881F78" w:rsidRDefault="00304415" w:rsidP="006A4E34">
            <w:pPr>
              <w:rPr>
                <w:rFonts w:cs="Arial"/>
                <w:sz w:val="20"/>
                <w:szCs w:val="20"/>
              </w:rPr>
            </w:pPr>
            <w:r w:rsidRPr="00881F78">
              <w:rPr>
                <w:rFonts w:cs="Arial"/>
                <w:sz w:val="20"/>
                <w:szCs w:val="20"/>
              </w:rPr>
              <w:t>WeDo</w:t>
            </w:r>
          </w:p>
        </w:tc>
        <w:tc>
          <w:tcPr>
            <w:tcW w:w="2523" w:type="dxa"/>
            <w:tcBorders>
              <w:top w:val="single" w:sz="4" w:space="0" w:color="auto"/>
              <w:left w:val="single" w:sz="4" w:space="0" w:color="auto"/>
              <w:bottom w:val="single" w:sz="4" w:space="0" w:color="auto"/>
              <w:right w:val="single" w:sz="4" w:space="0" w:color="auto"/>
            </w:tcBorders>
            <w:vAlign w:val="center"/>
          </w:tcPr>
          <w:p w14:paraId="257FA404" w14:textId="5729A692" w:rsidR="00D22F9F" w:rsidRDefault="00D22F9F" w:rsidP="006A4E34">
            <w:pPr>
              <w:rPr>
                <w:rFonts w:cs="Arial"/>
                <w:sz w:val="20"/>
                <w:szCs w:val="20"/>
              </w:rPr>
            </w:pPr>
            <w:r>
              <w:rPr>
                <w:rFonts w:cs="Arial"/>
                <w:sz w:val="20"/>
                <w:szCs w:val="20"/>
              </w:rPr>
              <w:t>Oi/Fraude;Oi/Arquitetura;</w:t>
            </w:r>
          </w:p>
          <w:p w14:paraId="2C5CD77F" w14:textId="702C4DBD" w:rsidR="00304415" w:rsidRPr="00881F78" w:rsidRDefault="00D22F9F" w:rsidP="00D22F9F">
            <w:pPr>
              <w:rPr>
                <w:rFonts w:cs="Arial"/>
                <w:sz w:val="20"/>
                <w:szCs w:val="20"/>
              </w:rPr>
            </w:pPr>
            <w:r>
              <w:rPr>
                <w:rFonts w:cs="Arial"/>
                <w:sz w:val="20"/>
                <w:szCs w:val="20"/>
              </w:rPr>
              <w:t>Oi/Faturamento Convergente-TI</w:t>
            </w:r>
          </w:p>
        </w:tc>
        <w:tc>
          <w:tcPr>
            <w:tcW w:w="4035" w:type="dxa"/>
            <w:tcBorders>
              <w:top w:val="single" w:sz="4" w:space="0" w:color="auto"/>
              <w:left w:val="single" w:sz="4" w:space="0" w:color="auto"/>
              <w:bottom w:val="single" w:sz="4" w:space="0" w:color="auto"/>
              <w:right w:val="single" w:sz="4" w:space="0" w:color="auto"/>
            </w:tcBorders>
            <w:vAlign w:val="center"/>
          </w:tcPr>
          <w:p w14:paraId="00C3E201" w14:textId="6C160484" w:rsidR="00304415" w:rsidRPr="00881F78" w:rsidRDefault="00D976F6" w:rsidP="006A4E34">
            <w:pPr>
              <w:rPr>
                <w:rFonts w:cs="Arial"/>
                <w:sz w:val="20"/>
                <w:szCs w:val="20"/>
              </w:rPr>
            </w:pPr>
            <w:r>
              <w:rPr>
                <w:rFonts w:cs="Arial"/>
                <w:sz w:val="20"/>
                <w:szCs w:val="20"/>
              </w:rPr>
              <w:t>Draft inicial</w:t>
            </w:r>
          </w:p>
        </w:tc>
      </w:tr>
    </w:tbl>
    <w:p w14:paraId="4077EDF1" w14:textId="3193DFFE" w:rsidR="00304415" w:rsidRPr="00881F78" w:rsidRDefault="00304415" w:rsidP="00304415">
      <w:pPr>
        <w:rPr>
          <w:rFonts w:cs="Arial"/>
          <w:b/>
          <w:sz w:val="32"/>
        </w:rPr>
      </w:pPr>
    </w:p>
    <w:p w14:paraId="1E9667F3" w14:textId="77777777" w:rsidR="005A71F5" w:rsidRPr="00881F78" w:rsidRDefault="005A71F5" w:rsidP="00304415">
      <w:pPr>
        <w:rPr>
          <w:rFonts w:cs="Arial"/>
          <w:b/>
          <w:sz w:val="32"/>
        </w:rPr>
      </w:pPr>
    </w:p>
    <w:p w14:paraId="0B1E92B9" w14:textId="77777777" w:rsidR="005A71F5" w:rsidRDefault="005A71F5" w:rsidP="00304415">
      <w:pPr>
        <w:rPr>
          <w:rFonts w:cs="Arial"/>
          <w:b/>
          <w:sz w:val="32"/>
        </w:rPr>
      </w:pPr>
    </w:p>
    <w:p w14:paraId="079EA042" w14:textId="77777777" w:rsidR="006A4E34" w:rsidRPr="00881F78" w:rsidRDefault="006A4E34" w:rsidP="00304415">
      <w:pPr>
        <w:rPr>
          <w:rFonts w:cs="Arial"/>
          <w:b/>
          <w:sz w:val="32"/>
        </w:rPr>
      </w:pPr>
    </w:p>
    <w:p w14:paraId="2EEF7496" w14:textId="77777777" w:rsidR="005A71F5" w:rsidRPr="00881F78" w:rsidRDefault="005A71F5" w:rsidP="00304415">
      <w:pPr>
        <w:rPr>
          <w:rFonts w:cs="Arial"/>
          <w:b/>
          <w:sz w:val="32"/>
        </w:rPr>
      </w:pPr>
    </w:p>
    <w:p w14:paraId="33586CDE" w14:textId="77777777" w:rsidR="005A71F5" w:rsidRPr="00881F78" w:rsidRDefault="005A71F5" w:rsidP="00304415">
      <w:pPr>
        <w:rPr>
          <w:rFonts w:cs="Arial"/>
          <w:b/>
          <w:sz w:val="32"/>
        </w:rPr>
      </w:pPr>
    </w:p>
    <w:p w14:paraId="62555A56" w14:textId="77777777" w:rsidR="005A71F5" w:rsidRPr="00881F78" w:rsidRDefault="005A71F5" w:rsidP="00304415">
      <w:pPr>
        <w:rPr>
          <w:rFonts w:cs="Arial"/>
          <w:b/>
          <w:sz w:val="32"/>
        </w:rPr>
      </w:pPr>
    </w:p>
    <w:p w14:paraId="7F777F56" w14:textId="77777777" w:rsidR="005A71F5" w:rsidRPr="00881F78" w:rsidRDefault="005A71F5" w:rsidP="00304415">
      <w:pPr>
        <w:rPr>
          <w:rFonts w:cs="Arial"/>
          <w:b/>
          <w:sz w:val="32"/>
        </w:rPr>
      </w:pPr>
    </w:p>
    <w:p w14:paraId="265D0E3D" w14:textId="77777777" w:rsidR="005A71F5" w:rsidRPr="00881F78" w:rsidRDefault="005A71F5" w:rsidP="00304415">
      <w:pPr>
        <w:rPr>
          <w:rFonts w:cs="Arial"/>
          <w:b/>
          <w:sz w:val="32"/>
        </w:rPr>
      </w:pPr>
    </w:p>
    <w:p w14:paraId="5AF807B6" w14:textId="77777777" w:rsidR="005A71F5" w:rsidRPr="00881F78" w:rsidRDefault="005A71F5" w:rsidP="00304415">
      <w:pPr>
        <w:rPr>
          <w:rFonts w:cs="Arial"/>
          <w:b/>
          <w:sz w:val="32"/>
        </w:rPr>
      </w:pPr>
    </w:p>
    <w:p w14:paraId="784CAAE1" w14:textId="77777777" w:rsidR="005A71F5" w:rsidRPr="00881F78" w:rsidRDefault="005A71F5" w:rsidP="00304415">
      <w:pPr>
        <w:rPr>
          <w:rFonts w:cs="Arial"/>
          <w:b/>
          <w:sz w:val="32"/>
        </w:rPr>
      </w:pPr>
    </w:p>
    <w:p w14:paraId="42C825AB" w14:textId="77777777" w:rsidR="00304415" w:rsidRPr="00881F78" w:rsidRDefault="00304415" w:rsidP="00304415">
      <w:pPr>
        <w:rPr>
          <w:rFonts w:cs="Arial"/>
          <w:b/>
          <w:sz w:val="32"/>
        </w:rPr>
      </w:pPr>
      <w:r w:rsidRPr="00881F78">
        <w:rPr>
          <w:rFonts w:cs="Arial"/>
          <w:noProof/>
        </w:rPr>
        <mc:AlternateContent>
          <mc:Choice Requires="wps">
            <w:drawing>
              <wp:anchor distT="0" distB="0" distL="114300" distR="114300" simplePos="0" relativeHeight="251662336" behindDoc="0" locked="0" layoutInCell="1" allowOverlap="1" wp14:anchorId="475202F8" wp14:editId="3048B7CA">
                <wp:simplePos x="0" y="0"/>
                <wp:positionH relativeFrom="column">
                  <wp:posOffset>5400675</wp:posOffset>
                </wp:positionH>
                <wp:positionV relativeFrom="paragraph">
                  <wp:posOffset>318135</wp:posOffset>
                </wp:positionV>
                <wp:extent cx="114300" cy="114300"/>
                <wp:effectExtent l="0" t="0" r="0" b="0"/>
                <wp:wrapNone/>
                <wp:docPr id="16" name="Elips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14300"/>
                        </a:xfrm>
                        <a:prstGeom prst="ellipse">
                          <a:avLst/>
                        </a:prstGeom>
                        <a:solidFill>
                          <a:srgbClr val="FF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B41AD1C" id="Elipse 15" o:spid="_x0000_s1026" style="position:absolute;margin-left:425.25pt;margin-top:25.05pt;width:9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" fillcolor="red" stroked="f" strokeweight="2pt">
                <v:path arrowok="t"/>
              </v:oval>
            </w:pict>
          </mc:Fallback>
        </mc:AlternateContent>
      </w:r>
      <w:r w:rsidRPr="00881F78">
        <w:rPr>
          <w:rFonts w:cs="Arial"/>
          <w:noProof/>
        </w:rPr>
        <mc:AlternateContent>
          <mc:Choice Requires="wps">
            <w:drawing>
              <wp:anchor distT="0" distB="0" distL="114299" distR="114299" simplePos="0" relativeHeight="251663360" behindDoc="0" locked="0" layoutInCell="1" allowOverlap="1" wp14:anchorId="70BF9619" wp14:editId="00EE357F">
                <wp:simplePos x="0" y="0"/>
                <wp:positionH relativeFrom="column">
                  <wp:posOffset>5457824</wp:posOffset>
                </wp:positionH>
                <wp:positionV relativeFrom="paragraph">
                  <wp:posOffset>365760</wp:posOffset>
                </wp:positionV>
                <wp:extent cx="0" cy="1628775"/>
                <wp:effectExtent l="133350" t="0" r="114300" b="47625"/>
                <wp:wrapNone/>
                <wp:docPr id="17" name="Conector de seta reta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28775"/>
                        </a:xfrm>
                        <a:prstGeom prst="straightConnector1">
                          <a:avLst/>
                        </a:prstGeom>
                        <a:noFill/>
                        <a:ln w="28575" algn="ctr">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78840D" id="_x0000_t32" coordsize="21600,21600" o:spt="32" o:oned="t" path="m,l21600,21600e" filled="f">
                <v:path arrowok="t" fillok="f" o:connecttype="none"/>
                <o:lock v:ext="edit" shapetype="t"/>
              </v:shapetype>
              <v:shape id="Conector de seta reta 8" o:spid="_x0000_s1026" type="#_x0000_t32" style="position:absolute;margin-left:429.75pt;margin-top:28.8pt;width:0;height:128.25pt;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" strokecolor="red" strokeweight="2.25pt">
                <v:stroke endarrow="open"/>
                <o:lock v:ext="edit" shapetype="f"/>
              </v:shape>
            </w:pict>
          </mc:Fallback>
        </mc:AlternateContent>
      </w:r>
      <w:r w:rsidRPr="00881F78">
        <w:rPr>
          <w:rFonts w:cs="Arial"/>
          <w:b/>
          <w:noProof/>
          <w:sz w:val="32"/>
        </w:rPr>
        <w:drawing>
          <wp:inline distT="0" distB="0" distL="0" distR="0" wp14:anchorId="4D86F8B7" wp14:editId="4E006B6F">
            <wp:extent cx="9113715" cy="361950"/>
            <wp:effectExtent l="0" t="0" r="0" b="0"/>
            <wp:docPr id="11"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272214" cy="368245"/>
                    </a:xfrm>
                    <a:prstGeom prst="rect">
                      <a:avLst/>
                    </a:prstGeom>
                  </pic:spPr>
                </pic:pic>
              </a:graphicData>
            </a:graphic>
          </wp:inline>
        </w:drawing>
      </w:r>
    </w:p>
    <w:p w14:paraId="1359D71B" w14:textId="77777777" w:rsidR="00304415" w:rsidRPr="00881F78" w:rsidRDefault="00304415" w:rsidP="00304415">
      <w:pPr>
        <w:jc w:val="center"/>
        <w:rPr>
          <w:rFonts w:cs="Arial"/>
          <w:b/>
          <w:sz w:val="32"/>
        </w:rPr>
      </w:pPr>
    </w:p>
    <w:p w14:paraId="789DF34F" w14:textId="77777777" w:rsidR="00304415" w:rsidRPr="00881F78" w:rsidRDefault="00304415" w:rsidP="00304415">
      <w:pPr>
        <w:ind w:left="4674" w:firstLine="282"/>
        <w:rPr>
          <w:rFonts w:cs="Arial"/>
          <w:b/>
          <w:sz w:val="20"/>
          <w:szCs w:val="20"/>
        </w:rPr>
      </w:pPr>
    </w:p>
    <w:p w14:paraId="5E8C08FF" w14:textId="77777777" w:rsidR="00304415" w:rsidRPr="00881F78" w:rsidRDefault="00304415" w:rsidP="00304415">
      <w:pPr>
        <w:ind w:left="4674" w:firstLine="282"/>
        <w:rPr>
          <w:rFonts w:cs="Arial"/>
          <w:b/>
          <w:sz w:val="20"/>
          <w:szCs w:val="20"/>
        </w:rPr>
      </w:pPr>
    </w:p>
    <w:p w14:paraId="3D41FCAC" w14:textId="77777777" w:rsidR="00304415" w:rsidRPr="00881F78" w:rsidRDefault="00304415" w:rsidP="00304415">
      <w:pPr>
        <w:ind w:left="4674" w:firstLine="282"/>
        <w:rPr>
          <w:rFonts w:cs="Arial"/>
          <w:b/>
          <w:sz w:val="20"/>
          <w:szCs w:val="20"/>
        </w:rPr>
      </w:pPr>
    </w:p>
    <w:p w14:paraId="27872AC0" w14:textId="77777777" w:rsidR="00304415" w:rsidRPr="00881F78" w:rsidRDefault="00304415" w:rsidP="00304415">
      <w:pPr>
        <w:ind w:left="4674" w:firstLine="282"/>
        <w:rPr>
          <w:rFonts w:cs="Arial"/>
          <w:b/>
          <w:sz w:val="20"/>
          <w:szCs w:val="20"/>
        </w:rPr>
      </w:pPr>
    </w:p>
    <w:p w14:paraId="4FD11540" w14:textId="77777777" w:rsidR="00E1688E" w:rsidRPr="00881F78" w:rsidRDefault="00E1688E" w:rsidP="00304415">
      <w:pPr>
        <w:ind w:left="4674" w:firstLine="282"/>
        <w:rPr>
          <w:rFonts w:cs="Arial"/>
          <w:b/>
          <w:sz w:val="20"/>
          <w:szCs w:val="20"/>
        </w:rPr>
      </w:pPr>
    </w:p>
    <w:p w14:paraId="2329123E" w14:textId="77777777" w:rsidR="00E1688E" w:rsidRPr="00881F78" w:rsidRDefault="00E1688E" w:rsidP="00304415">
      <w:pPr>
        <w:ind w:left="4674" w:firstLine="282"/>
        <w:rPr>
          <w:rFonts w:cs="Arial"/>
          <w:b/>
          <w:sz w:val="20"/>
          <w:szCs w:val="20"/>
        </w:rPr>
      </w:pPr>
    </w:p>
    <w:p w14:paraId="79AD8DC4" w14:textId="77777777" w:rsidR="00E1688E" w:rsidRPr="00881F78" w:rsidRDefault="00E1688E" w:rsidP="00304415">
      <w:pPr>
        <w:ind w:left="4674" w:firstLine="282"/>
        <w:rPr>
          <w:rFonts w:cs="Arial"/>
          <w:b/>
          <w:sz w:val="20"/>
          <w:szCs w:val="20"/>
        </w:rPr>
      </w:pPr>
    </w:p>
    <w:p w14:paraId="12248FB8" w14:textId="77777777" w:rsidR="00E1688E" w:rsidRPr="00881F78" w:rsidRDefault="00E1688E" w:rsidP="00304415">
      <w:pPr>
        <w:ind w:left="4674" w:firstLine="282"/>
        <w:rPr>
          <w:rFonts w:cs="Arial"/>
          <w:b/>
          <w:sz w:val="20"/>
          <w:szCs w:val="20"/>
        </w:rPr>
      </w:pPr>
    </w:p>
    <w:p w14:paraId="1FAA2E88" w14:textId="77777777" w:rsidR="00E1688E" w:rsidRPr="00881F78" w:rsidRDefault="00E1688E" w:rsidP="00304415">
      <w:pPr>
        <w:ind w:left="4674" w:firstLine="282"/>
        <w:rPr>
          <w:rFonts w:cs="Arial"/>
          <w:b/>
          <w:sz w:val="20"/>
          <w:szCs w:val="20"/>
        </w:rPr>
      </w:pPr>
    </w:p>
    <w:p w14:paraId="5EC7E315" w14:textId="77777777" w:rsidR="00E1688E" w:rsidRPr="00881F78" w:rsidRDefault="00E1688E" w:rsidP="00304415">
      <w:pPr>
        <w:ind w:left="4674" w:firstLine="282"/>
        <w:rPr>
          <w:rFonts w:cs="Arial"/>
          <w:b/>
          <w:sz w:val="20"/>
          <w:szCs w:val="20"/>
        </w:rPr>
      </w:pPr>
    </w:p>
    <w:p w14:paraId="077FE08B" w14:textId="77777777" w:rsidR="00304415" w:rsidRPr="00881F78" w:rsidRDefault="00304415" w:rsidP="00304415">
      <w:pPr>
        <w:ind w:left="7506" w:firstLine="282"/>
        <w:rPr>
          <w:rFonts w:cs="Arial"/>
          <w:b/>
          <w:sz w:val="20"/>
          <w:szCs w:val="20"/>
        </w:rPr>
      </w:pPr>
      <w:r w:rsidRPr="00881F78">
        <w:rPr>
          <w:rFonts w:cs="Arial"/>
          <w:b/>
          <w:sz w:val="20"/>
          <w:szCs w:val="20"/>
        </w:rPr>
        <w:t>Descritivo da Solução</w:t>
      </w:r>
    </w:p>
    <w:p w14:paraId="4FD5F156" w14:textId="77777777" w:rsidR="00304415" w:rsidRPr="00881F78" w:rsidRDefault="00304415" w:rsidP="00304415">
      <w:pPr>
        <w:rPr>
          <w:rFonts w:cs="Arial"/>
          <w:sz w:val="20"/>
          <w:szCs w:val="20"/>
        </w:rPr>
      </w:pPr>
      <w:r w:rsidRPr="00881F78">
        <w:rPr>
          <w:rFonts w:cs="Arial"/>
          <w:b/>
          <w:sz w:val="20"/>
          <w:szCs w:val="20"/>
        </w:rPr>
        <w:t xml:space="preserve">Objetivo: </w:t>
      </w:r>
      <w:r w:rsidRPr="00881F78">
        <w:rPr>
          <w:rFonts w:cs="Arial"/>
          <w:sz w:val="20"/>
          <w:szCs w:val="20"/>
        </w:rPr>
        <w:t>Este documento tem a finalidade de descrever detalhadamente os requisitos funcionais e não funcionais do sistema a fim de atender a SD - Solicitação da Demanda.</w:t>
      </w:r>
    </w:p>
    <w:p w14:paraId="5D985CF6" w14:textId="77777777" w:rsidR="00304415" w:rsidRPr="00881F78" w:rsidRDefault="00304415" w:rsidP="00304415">
      <w:pPr>
        <w:rPr>
          <w:rFonts w:cs="Arial"/>
          <w:b/>
          <w:sz w:val="20"/>
          <w:szCs w:val="20"/>
        </w:rPr>
      </w:pPr>
      <w:r w:rsidRPr="00881F78">
        <w:rPr>
          <w:rFonts w:cs="Arial"/>
          <w:b/>
          <w:sz w:val="20"/>
          <w:szCs w:val="20"/>
        </w:rPr>
        <w:t xml:space="preserve">Responsável: </w:t>
      </w:r>
      <w:r w:rsidRPr="00881F78">
        <w:rPr>
          <w:rFonts w:cs="Arial"/>
          <w:sz w:val="20"/>
          <w:szCs w:val="20"/>
        </w:rPr>
        <w:t>Líder/Responsável Técnico.</w:t>
      </w:r>
    </w:p>
    <w:p w14:paraId="393338B6" w14:textId="77777777" w:rsidR="00304415" w:rsidRPr="00881F78" w:rsidRDefault="00304415" w:rsidP="00304415">
      <w:pPr>
        <w:rPr>
          <w:rFonts w:cs="Arial"/>
          <w:i/>
          <w:color w:val="FF0000"/>
          <w:sz w:val="20"/>
          <w:szCs w:val="20"/>
        </w:rPr>
      </w:pPr>
      <w:r w:rsidRPr="00881F78">
        <w:rPr>
          <w:rFonts w:cs="Arial"/>
          <w:i/>
          <w:color w:val="FF0000"/>
          <w:sz w:val="20"/>
          <w:szCs w:val="20"/>
        </w:rPr>
        <w:tab/>
      </w:r>
      <w:r w:rsidRPr="00881F78">
        <w:rPr>
          <w:rFonts w:cs="Arial"/>
          <w:i/>
          <w:color w:val="FF0000"/>
          <w:sz w:val="20"/>
          <w:szCs w:val="20"/>
        </w:rPr>
        <w:tab/>
      </w:r>
      <w:r w:rsidRPr="00881F78">
        <w:rPr>
          <w:rFonts w:cs="Arial"/>
          <w:i/>
          <w:color w:val="FF0000"/>
          <w:sz w:val="20"/>
          <w:szCs w:val="20"/>
        </w:rPr>
        <w:tab/>
      </w:r>
      <w:r w:rsidRPr="00881F78">
        <w:rPr>
          <w:rFonts w:cs="Arial"/>
          <w:i/>
          <w:color w:val="FF0000"/>
          <w:sz w:val="20"/>
          <w:szCs w:val="20"/>
        </w:rPr>
        <w:tab/>
      </w:r>
      <w:r w:rsidRPr="00881F78">
        <w:rPr>
          <w:rFonts w:cs="Arial"/>
          <w:i/>
          <w:color w:val="FF0000"/>
          <w:sz w:val="20"/>
          <w:szCs w:val="20"/>
        </w:rPr>
        <w:tab/>
      </w:r>
    </w:p>
    <w:p w14:paraId="7D1374CE" w14:textId="77777777" w:rsidR="00304415" w:rsidRPr="00881F78" w:rsidRDefault="00304415" w:rsidP="00304415">
      <w:pPr>
        <w:jc w:val="center"/>
        <w:rPr>
          <w:rFonts w:cs="Arial"/>
          <w:b/>
          <w:sz w:val="32"/>
        </w:rPr>
      </w:pPr>
      <w:r w:rsidRPr="00881F78">
        <w:rPr>
          <w:rFonts w:cs="Arial"/>
          <w:noProof/>
          <w:sz w:val="20"/>
          <w:szCs w:val="20"/>
        </w:rPr>
        <mc:AlternateContent>
          <mc:Choice Requires="wps">
            <w:drawing>
              <wp:anchor distT="0" distB="0" distL="114300" distR="114300" simplePos="0" relativeHeight="251661312" behindDoc="0" locked="0" layoutInCell="1" allowOverlap="1" wp14:anchorId="0126564C" wp14:editId="72097895">
                <wp:simplePos x="0" y="0"/>
                <wp:positionH relativeFrom="column">
                  <wp:posOffset>4324713</wp:posOffset>
                </wp:positionH>
                <wp:positionV relativeFrom="paragraph">
                  <wp:posOffset>112807</wp:posOffset>
                </wp:positionV>
                <wp:extent cx="2284268" cy="381000"/>
                <wp:effectExtent l="0" t="0" r="0" b="0"/>
                <wp:wrapNone/>
                <wp:docPr id="307" name="Caixa de tex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4268" cy="381000"/>
                        </a:xfrm>
                        <a:prstGeom prst="rect">
                          <a:avLst/>
                        </a:prstGeom>
                        <a:noFill/>
                        <a:ln w="9525">
                          <a:noFill/>
                          <a:miter lim="800000"/>
                          <a:headEnd/>
                          <a:tailEnd/>
                        </a:ln>
                      </wps:spPr>
                      <wps:txbx>
                        <w:txbxContent>
                          <w:p w14:paraId="12CCE21F" w14:textId="77777777" w:rsidR="00702699" w:rsidRPr="00C26B04" w:rsidRDefault="00702699" w:rsidP="00304415">
                            <w:pPr>
                              <w:rPr>
                                <w:rFonts w:ascii="Calibri" w:hAnsi="Calibri" w:cs="Calibri"/>
                                <w:b/>
                                <w:sz w:val="32"/>
                                <w:szCs w:val="32"/>
                              </w:rPr>
                            </w:pPr>
                            <w:r w:rsidRPr="00C26B04">
                              <w:rPr>
                                <w:rFonts w:ascii="Calibri" w:hAnsi="Calibri" w:cs="Calibri"/>
                                <w:b/>
                                <w:sz w:val="32"/>
                                <w:szCs w:val="32"/>
                              </w:rPr>
                              <w:t>Guia de Preenchimento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6564C" id="Caixa de texto 307" o:spid="_x0000_s1028" type="#_x0000_t202" style="position:absolute;left:0;text-align:left;margin-left:340.55pt;margin-top:8.9pt;width:179.85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" filled="f" stroked="f">
                <v:textbox>
                  <w:txbxContent>
                    <w:p w14:paraId="12CCE21F" w14:textId="77777777" w:rsidR="00702699" w:rsidRPr="00C26B04" w:rsidRDefault="00702699" w:rsidP="00304415">
                      <w:pPr>
                        <w:rPr>
                          <w:rFonts w:ascii="Calibri" w:hAnsi="Calibri" w:cs="Calibri"/>
                          <w:b/>
                          <w:sz w:val="32"/>
                          <w:szCs w:val="32"/>
                        </w:rPr>
                      </w:pPr>
                      <w:r w:rsidRPr="00C26B04">
                        <w:rPr>
                          <w:rFonts w:ascii="Calibri" w:hAnsi="Calibri" w:cs="Calibri"/>
                          <w:b/>
                          <w:sz w:val="32"/>
                          <w:szCs w:val="32"/>
                        </w:rPr>
                        <w:t>Guia de Preenchimento</w:t>
                      </w:r>
                    </w:p>
                  </w:txbxContent>
                </v:textbox>
              </v:shape>
            </w:pict>
          </mc:Fallback>
        </mc:AlternateContent>
      </w:r>
      <w:r w:rsidRPr="00881F78">
        <w:rPr>
          <w:rFonts w:cs="Arial"/>
          <w:noProof/>
          <w:sz w:val="20"/>
          <w:szCs w:val="20"/>
        </w:rPr>
        <mc:AlternateContent>
          <mc:Choice Requires="wps">
            <w:drawing>
              <wp:anchor distT="0" distB="0" distL="114300" distR="114300" simplePos="0" relativeHeight="251660288" behindDoc="0" locked="0" layoutInCell="1" allowOverlap="1" wp14:anchorId="64B53FF5" wp14:editId="186381B5">
                <wp:simplePos x="0" y="0"/>
                <wp:positionH relativeFrom="column">
                  <wp:posOffset>4300220</wp:posOffset>
                </wp:positionH>
                <wp:positionV relativeFrom="paragraph">
                  <wp:posOffset>97155</wp:posOffset>
                </wp:positionV>
                <wp:extent cx="2286000" cy="390525"/>
                <wp:effectExtent l="57150" t="19050" r="57150" b="104775"/>
                <wp:wrapNone/>
                <wp:docPr id="12" name="Pentágono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390525"/>
                        </a:xfrm>
                        <a:prstGeom prst="homePlate">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w="9525" cap="flat" cmpd="sng" algn="ctr">
                          <a:solidFill>
                            <a:srgbClr val="F79646">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CE15CF6"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0" o:spid="_x0000_s1026" type="#_x0000_t15" style="position:absolute;margin-left:338.6pt;margin-top:7.65pt;width:180pt;height:3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" adj="19755" fillcolor="#cb6c1d" strokecolor="#f69240">
                <v:fill color2="#ff8f26" rotate="t" angle="180" colors="0 #cb6c1d;52429f #ff8f2a;1 #ff8f26" focus="100%" type="gradient">
                  <o:fill v:ext="view" type="gradientUnscaled"/>
                </v:fill>
                <v:shadow on="t" color="black" opacity="22937f" origin=",.5" offset="0,.63889mm"/>
                <v:path arrowok="t"/>
              </v:shape>
            </w:pict>
          </mc:Fallback>
        </mc:AlternateContent>
      </w:r>
      <w:r w:rsidRPr="00881F78">
        <w:rPr>
          <w:rFonts w:cs="Arial"/>
          <w:b/>
          <w:sz w:val="32"/>
        </w:rPr>
        <w:tab/>
      </w:r>
      <w:r w:rsidRPr="00881F78">
        <w:rPr>
          <w:rFonts w:cs="Arial"/>
          <w:b/>
          <w:sz w:val="32"/>
        </w:rPr>
        <w:tab/>
      </w:r>
      <w:r w:rsidRPr="00881F78">
        <w:rPr>
          <w:rFonts w:cs="Arial"/>
          <w:b/>
          <w:sz w:val="32"/>
        </w:rPr>
        <w:tab/>
      </w:r>
      <w:r w:rsidRPr="00881F78">
        <w:rPr>
          <w:rFonts w:cs="Arial"/>
          <w:b/>
          <w:sz w:val="32"/>
        </w:rPr>
        <w:tab/>
      </w:r>
      <w:r w:rsidRPr="00881F78">
        <w:rPr>
          <w:rFonts w:cs="Arial"/>
          <w:b/>
          <w:sz w:val="32"/>
        </w:rPr>
        <w:tab/>
      </w:r>
      <w:r w:rsidRPr="00881F78">
        <w:rPr>
          <w:rFonts w:cs="Arial"/>
          <w:b/>
          <w:sz w:val="32"/>
        </w:rPr>
        <w:tab/>
      </w:r>
      <w:r w:rsidRPr="00881F78">
        <w:rPr>
          <w:rFonts w:cs="Arial"/>
          <w:b/>
          <w:sz w:val="32"/>
        </w:rPr>
        <w:tab/>
      </w:r>
      <w:r w:rsidRPr="00881F78">
        <w:rPr>
          <w:rFonts w:cs="Arial"/>
          <w:b/>
          <w:sz w:val="32"/>
        </w:rPr>
        <w:tab/>
      </w:r>
      <w:r w:rsidRPr="00881F78">
        <w:rPr>
          <w:rFonts w:cs="Arial"/>
          <w:b/>
          <w:sz w:val="32"/>
        </w:rPr>
        <w:tab/>
      </w:r>
      <w:r w:rsidRPr="00881F78">
        <w:rPr>
          <w:rFonts w:cs="Arial"/>
          <w:b/>
          <w:sz w:val="32"/>
        </w:rPr>
        <w:tab/>
      </w:r>
      <w:r w:rsidRPr="00881F78">
        <w:rPr>
          <w:rFonts w:cs="Arial"/>
          <w:b/>
          <w:sz w:val="32"/>
        </w:rPr>
        <w:tab/>
      </w:r>
      <w:r w:rsidRPr="00881F78">
        <w:rPr>
          <w:rFonts w:cs="Arial"/>
          <w:b/>
          <w:sz w:val="32"/>
        </w:rPr>
        <w:tab/>
      </w:r>
      <w:bookmarkStart w:id="0" w:name="_MON_1479307711"/>
      <w:bookmarkEnd w:id="0"/>
      <w:r w:rsidRPr="00881F78">
        <w:rPr>
          <w:rFonts w:cs="Arial"/>
          <w:b/>
          <w:sz w:val="32"/>
        </w:rPr>
        <w:object w:dxaOrig="1551" w:dyaOrig="1004" w14:anchorId="2265C9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50.4pt" o:ole="">
            <v:imagedata r:id="rId15" o:title=""/>
          </v:shape>
          <o:OLEObject Type="Embed" ProgID="Word.Document.8" ShapeID="_x0000_i1025" DrawAspect="Icon" ObjectID="_1580634567" r:id="rId16">
            <o:FieldCodes>\s</o:FieldCodes>
          </o:OLEObject>
        </w:object>
      </w:r>
    </w:p>
    <w:p w14:paraId="6E75091B" w14:textId="77777777" w:rsidR="00304415" w:rsidRPr="00881F78" w:rsidRDefault="00304415" w:rsidP="00304415">
      <w:pPr>
        <w:jc w:val="center"/>
        <w:rPr>
          <w:rFonts w:cs="Arial"/>
          <w:b/>
          <w:sz w:val="32"/>
        </w:rPr>
      </w:pPr>
    </w:p>
    <w:p w14:paraId="1AEB3DD5" w14:textId="77777777" w:rsidR="00304415" w:rsidRPr="00881F78" w:rsidRDefault="00304415" w:rsidP="00457BA7">
      <w:pPr>
        <w:pStyle w:val="Estilo1"/>
        <w:numPr>
          <w:ilvl w:val="0"/>
          <w:numId w:val="4"/>
        </w:numPr>
        <w:sectPr w:rsidR="00304415" w:rsidRPr="00881F78" w:rsidSect="00DA5820">
          <w:headerReference w:type="default" r:id="rId17"/>
          <w:headerReference w:type="first" r:id="rId18"/>
          <w:footerReference w:type="first" r:id="rId19"/>
          <w:pgSz w:w="16838" w:h="11906" w:orient="landscape"/>
          <w:pgMar w:top="1134" w:right="1418" w:bottom="1134" w:left="1418" w:header="709" w:footer="709" w:gutter="0"/>
          <w:cols w:space="708"/>
          <w:titlePg/>
          <w:docGrid w:linePitch="360"/>
        </w:sectPr>
      </w:pPr>
    </w:p>
    <w:p w14:paraId="4DAFD2F2" w14:textId="7992D766" w:rsidR="00304415" w:rsidRPr="00881F78" w:rsidRDefault="00304415" w:rsidP="00955CB3">
      <w:pPr>
        <w:pStyle w:val="Heading1"/>
        <w:numPr>
          <w:ilvl w:val="0"/>
          <w:numId w:val="6"/>
        </w:numPr>
      </w:pPr>
      <w:bookmarkStart w:id="1" w:name="_Toc506564533"/>
      <w:r w:rsidRPr="00881F78">
        <w:lastRenderedPageBreak/>
        <w:t>Detalhamento da Solução</w:t>
      </w:r>
      <w:bookmarkEnd w:id="1"/>
    </w:p>
    <w:p w14:paraId="6D3C5B16" w14:textId="327F6D2D" w:rsidR="00304415" w:rsidRPr="00881F78" w:rsidRDefault="00304415" w:rsidP="006709D6">
      <w:pPr>
        <w:pStyle w:val="Heading2"/>
        <w:rPr>
          <w:lang w:val="pt-BR"/>
        </w:rPr>
      </w:pPr>
      <w:bookmarkStart w:id="2" w:name="_Toc506564534"/>
      <w:r w:rsidRPr="00881F78">
        <w:rPr>
          <w:lang w:val="pt-BR"/>
        </w:rPr>
        <w:t>Descrição/Layout*</w:t>
      </w:r>
      <w:bookmarkEnd w:id="2"/>
    </w:p>
    <w:p w14:paraId="3F7F5EA4" w14:textId="77777777" w:rsidR="00304415" w:rsidRPr="00881F78" w:rsidRDefault="00304415" w:rsidP="00304415">
      <w:pPr>
        <w:rPr>
          <w:rFonts w:cs="Arial"/>
        </w:rPr>
      </w:pPr>
    </w:p>
    <w:p w14:paraId="1CBEF755" w14:textId="7C00E7EF" w:rsidR="00463671" w:rsidRPr="00772784" w:rsidRDefault="00DD38F9">
      <w:r>
        <w:t>O objetivo deste documento é descrever funcionalmente os requisitos listados no documento de SD (</w:t>
      </w:r>
      <w:r w:rsidR="00772784" w:rsidRPr="00772784">
        <w:rPr>
          <w:i/>
        </w:rPr>
        <w:t>PRJ00025964 - Novo Antifraude RAID-FMS _onda3_SD_V1.1.xlsm</w:t>
      </w:r>
      <w:r>
        <w:t xml:space="preserve">) referentes ao Programa 1 – Onda </w:t>
      </w:r>
      <w:r w:rsidR="00772784">
        <w:t>3</w:t>
      </w:r>
      <w:r>
        <w:t xml:space="preserve"> a serem implementados na solução RAID FMS para o PRJ 25</w:t>
      </w:r>
      <w:r w:rsidR="00772784">
        <w:t>964</w:t>
      </w:r>
      <w:r>
        <w:t xml:space="preserve"> - Novo Antifraude Oi.</w:t>
      </w:r>
      <w:r w:rsidR="007D722D">
        <w:t xml:space="preserve"> </w:t>
      </w:r>
      <w:r w:rsidR="00463671">
        <w:rPr>
          <w:rFonts w:cs="Arial"/>
          <w:b/>
          <w:szCs w:val="20"/>
          <w:lang w:eastAsia="en-US"/>
        </w:rPr>
        <w:br w:type="page"/>
      </w:r>
    </w:p>
    <w:p w14:paraId="1542BC9C" w14:textId="0E4589AA" w:rsidR="00304415" w:rsidRPr="00153785" w:rsidRDefault="00304415" w:rsidP="006709D6">
      <w:pPr>
        <w:pStyle w:val="Heading2"/>
        <w:rPr>
          <w:rFonts w:cs="Arial"/>
          <w:lang w:val="pt-BR"/>
        </w:rPr>
      </w:pPr>
      <w:bookmarkStart w:id="3" w:name="_Toc506564535"/>
      <w:r w:rsidRPr="00153785">
        <w:rPr>
          <w:rFonts w:cs="Arial"/>
          <w:lang w:val="pt-BR"/>
        </w:rPr>
        <w:lastRenderedPageBreak/>
        <w:t>Requisitos de Negócio</w:t>
      </w:r>
      <w:bookmarkEnd w:id="3"/>
    </w:p>
    <w:p w14:paraId="6140CEE8" w14:textId="7290FEB3" w:rsidR="000E5D20" w:rsidRDefault="009E634B" w:rsidP="005F35B3">
      <w:r>
        <w:t xml:space="preserve">Detalhamento na </w:t>
      </w:r>
      <w:hyperlink w:anchor="_Detalhamento_dos_Requisitos" w:history="1">
        <w:r w:rsidRPr="009E634B">
          <w:rPr>
            <w:rStyle w:val="Hyperlink"/>
          </w:rPr>
          <w:t>Detalhamento dos Requisitos</w:t>
        </w:r>
      </w:hyperlink>
      <w:r>
        <w:t>.</w:t>
      </w:r>
    </w:p>
    <w:p w14:paraId="4009C845" w14:textId="0E8AD344" w:rsidR="003051D6" w:rsidRDefault="003051D6">
      <w:pPr>
        <w:jc w:val="left"/>
        <w:rPr>
          <w:lang w:val="pt-PT"/>
        </w:rPr>
      </w:pPr>
      <w:r>
        <w:rPr>
          <w:lang w:val="pt-PT"/>
        </w:rPr>
        <w:br w:type="page"/>
      </w:r>
    </w:p>
    <w:p w14:paraId="38831E17" w14:textId="2AA86E1A" w:rsidR="00541B8D" w:rsidRPr="00541B8D" w:rsidRDefault="00541B8D" w:rsidP="00541B8D">
      <w:pPr>
        <w:pStyle w:val="Heading2"/>
        <w:rPr>
          <w:rFonts w:cs="Arial"/>
          <w:lang w:val="pt-BR"/>
        </w:rPr>
      </w:pPr>
      <w:bookmarkStart w:id="4" w:name="_Toc506564536"/>
      <w:r>
        <w:rPr>
          <w:rFonts w:cs="Arial"/>
          <w:lang w:val="pt-BR"/>
        </w:rPr>
        <w:lastRenderedPageBreak/>
        <w:t>Visão Macro do</w:t>
      </w:r>
      <w:r w:rsidR="00E036F4">
        <w:rPr>
          <w:rFonts w:cs="Arial"/>
          <w:lang w:val="pt-BR"/>
        </w:rPr>
        <w:t>s</w:t>
      </w:r>
      <w:r>
        <w:rPr>
          <w:rFonts w:cs="Arial"/>
          <w:lang w:val="pt-BR"/>
        </w:rPr>
        <w:t xml:space="preserve"> Processo</w:t>
      </w:r>
      <w:r w:rsidR="00E036F4">
        <w:rPr>
          <w:rFonts w:cs="Arial"/>
          <w:lang w:val="pt-BR"/>
        </w:rPr>
        <w:t>s</w:t>
      </w:r>
      <w:bookmarkEnd w:id="4"/>
    </w:p>
    <w:p w14:paraId="2B071C10" w14:textId="77777777" w:rsidR="00541B8D" w:rsidRDefault="00541B8D" w:rsidP="005F35B3"/>
    <w:p w14:paraId="1ED1802A" w14:textId="4DCC6006" w:rsidR="006A32DF" w:rsidRPr="006A32DF" w:rsidRDefault="008D23AF" w:rsidP="003D51E8">
      <w:pPr>
        <w:rPr>
          <w:lang w:val="pt-PT"/>
        </w:rPr>
      </w:pPr>
      <w:r>
        <w:t>TBD</w:t>
      </w:r>
      <w:r w:rsidR="00463671">
        <w:br w:type="page"/>
      </w:r>
    </w:p>
    <w:p w14:paraId="0C3CEB13" w14:textId="09301C6D" w:rsidR="00C01C97" w:rsidRPr="00881F78" w:rsidRDefault="00C01C97" w:rsidP="00955CB3">
      <w:pPr>
        <w:pStyle w:val="Heading1"/>
        <w:numPr>
          <w:ilvl w:val="0"/>
          <w:numId w:val="6"/>
        </w:numPr>
      </w:pPr>
      <w:bookmarkStart w:id="5" w:name="_Toc506564537"/>
      <w:bookmarkStart w:id="6" w:name="_Detalhamento_dos_Requisitos"/>
      <w:bookmarkEnd w:id="6"/>
      <w:r w:rsidRPr="00881F78">
        <w:lastRenderedPageBreak/>
        <w:t xml:space="preserve">Detalhamento </w:t>
      </w:r>
      <w:r w:rsidR="004C3918">
        <w:t>dos Requisitos</w:t>
      </w:r>
      <w:bookmarkEnd w:id="5"/>
    </w:p>
    <w:p w14:paraId="5B05F8B0" w14:textId="17F9026B" w:rsidR="00224891" w:rsidRDefault="00FA098F" w:rsidP="00224891">
      <w:pPr>
        <w:pStyle w:val="Heading2"/>
      </w:pPr>
      <w:bookmarkStart w:id="7" w:name="_Requisitos_de_Cargas"/>
      <w:bookmarkStart w:id="8" w:name="_Toc506564538"/>
      <w:bookmarkEnd w:id="7"/>
      <w:r>
        <w:t>Integração Transact</w:t>
      </w:r>
      <w:bookmarkEnd w:id="8"/>
    </w:p>
    <w:p w14:paraId="0F225C45" w14:textId="77777777" w:rsidR="00224891" w:rsidRDefault="00224891" w:rsidP="00224891">
      <w:pPr>
        <w:rPr>
          <w:lang w:val="en-US" w:eastAsia="en-US"/>
        </w:rPr>
      </w:pPr>
    </w:p>
    <w:p w14:paraId="343A7EDC" w14:textId="0B8EB1C7" w:rsidR="00224891" w:rsidRDefault="00224891" w:rsidP="00224891">
      <w:pPr>
        <w:rPr>
          <w:lang w:eastAsia="en-US"/>
        </w:rPr>
      </w:pPr>
      <w:r w:rsidRPr="001A17E6">
        <w:rPr>
          <w:lang w:eastAsia="en-US"/>
        </w:rPr>
        <w:t>Nesta seção serão descrit</w:t>
      </w:r>
      <w:r w:rsidR="00FA098F">
        <w:rPr>
          <w:lang w:eastAsia="en-US"/>
        </w:rPr>
        <w:t>o</w:t>
      </w:r>
      <w:r>
        <w:rPr>
          <w:lang w:eastAsia="en-US"/>
        </w:rPr>
        <w:t xml:space="preserve">s </w:t>
      </w:r>
      <w:r w:rsidR="00FA098F">
        <w:rPr>
          <w:lang w:eastAsia="en-US"/>
        </w:rPr>
        <w:t>requisitos de integração com o sistema de análise de crédito (Transact)</w:t>
      </w:r>
      <w:r>
        <w:rPr>
          <w:lang w:eastAsia="en-US"/>
        </w:rPr>
        <w:t xml:space="preserve">. </w:t>
      </w:r>
    </w:p>
    <w:p w14:paraId="099AB99D" w14:textId="77777777" w:rsidR="00224891" w:rsidRPr="001A17E6" w:rsidRDefault="00224891" w:rsidP="00224891">
      <w:pPr>
        <w:rPr>
          <w:lang w:eastAsia="en-US"/>
        </w:rPr>
      </w:pPr>
    </w:p>
    <w:p w14:paraId="0FCF7103" w14:textId="45539643" w:rsidR="00224891" w:rsidRPr="00153785" w:rsidRDefault="00224891" w:rsidP="0085651F">
      <w:pPr>
        <w:pStyle w:val="Heading3"/>
        <w:tabs>
          <w:tab w:val="clear" w:pos="4547"/>
          <w:tab w:val="num" w:pos="1701"/>
        </w:tabs>
        <w:ind w:left="1418"/>
      </w:pPr>
      <w:bookmarkStart w:id="9" w:name="_Toc506564539"/>
      <w:r w:rsidRPr="00463671">
        <w:t>RQN01</w:t>
      </w:r>
      <w:r w:rsidRPr="00153785">
        <w:t xml:space="preserve"> – C</w:t>
      </w:r>
      <w:r w:rsidR="00FA098F">
        <w:t>onsulta de análise de risco de fraude</w:t>
      </w:r>
      <w:bookmarkEnd w:id="9"/>
    </w:p>
    <w:p w14:paraId="242F43AD" w14:textId="77777777" w:rsidR="00224891" w:rsidRPr="00153785" w:rsidRDefault="00224891" w:rsidP="00224891">
      <w:pPr>
        <w:rPr>
          <w:rFonts w:cs="Arial"/>
        </w:rPr>
      </w:pPr>
    </w:p>
    <w:p w14:paraId="4444178B" w14:textId="53A44E6F" w:rsidR="00224891" w:rsidRPr="00153785" w:rsidRDefault="00224891" w:rsidP="00224891">
      <w:pPr>
        <w:pStyle w:val="Heading4"/>
      </w:pPr>
      <w:bookmarkStart w:id="10" w:name="_Toc506564540"/>
      <w:r w:rsidRPr="00463671">
        <w:t>RGN01</w:t>
      </w:r>
      <w:r w:rsidRPr="00153785">
        <w:t xml:space="preserve"> – </w:t>
      </w:r>
      <w:r w:rsidR="00FA098F">
        <w:t>Campos disponíveis atualmente no Transact</w:t>
      </w:r>
      <w:bookmarkEnd w:id="10"/>
    </w:p>
    <w:p w14:paraId="03480538" w14:textId="77777777" w:rsidR="00224891" w:rsidRPr="00153785" w:rsidRDefault="00224891" w:rsidP="00224891">
      <w:pPr>
        <w:rPr>
          <w:rFonts w:cs="Arial"/>
        </w:rPr>
      </w:pPr>
    </w:p>
    <w:p w14:paraId="3DA7DF61" w14:textId="77777777" w:rsidR="00FA098F" w:rsidRPr="00FA098F" w:rsidRDefault="00FA098F" w:rsidP="00FA098F">
      <w:pPr>
        <w:rPr>
          <w:rFonts w:cs="Arial"/>
        </w:rPr>
      </w:pPr>
      <w:r w:rsidRPr="00FA098F">
        <w:rPr>
          <w:rFonts w:cs="Arial"/>
        </w:rPr>
        <w:t>O sistema de analise de crédito deverá enviar para o sistema de prevenção a fraude os seguintes campos que já existem no Transact.</w:t>
      </w:r>
    </w:p>
    <w:p w14:paraId="6C315657" w14:textId="77777777" w:rsidR="00FA098F" w:rsidRPr="00FA098F" w:rsidRDefault="00FA098F" w:rsidP="00FA098F">
      <w:pPr>
        <w:rPr>
          <w:rFonts w:cs="Arial"/>
        </w:rPr>
      </w:pPr>
      <w:r w:rsidRPr="00FA098F">
        <w:rPr>
          <w:rFonts w:cs="Arial"/>
        </w:rPr>
        <w:t>- Tipo de pessoa (Física/Jurídica)</w:t>
      </w:r>
    </w:p>
    <w:p w14:paraId="3BCA3A19" w14:textId="77777777" w:rsidR="00FA098F" w:rsidRPr="00FA098F" w:rsidRDefault="00FA098F" w:rsidP="00FA098F">
      <w:pPr>
        <w:rPr>
          <w:rFonts w:cs="Arial"/>
        </w:rPr>
      </w:pPr>
      <w:r w:rsidRPr="00FA098F">
        <w:rPr>
          <w:rFonts w:cs="Arial"/>
        </w:rPr>
        <w:t>- CPF ou CNPJ do cliente</w:t>
      </w:r>
    </w:p>
    <w:p w14:paraId="58239989" w14:textId="77777777" w:rsidR="00FA098F" w:rsidRPr="00FA098F" w:rsidRDefault="00FA098F" w:rsidP="00FA098F">
      <w:pPr>
        <w:rPr>
          <w:rFonts w:cs="Arial"/>
        </w:rPr>
      </w:pPr>
      <w:r w:rsidRPr="00FA098F">
        <w:rPr>
          <w:rFonts w:cs="Arial"/>
        </w:rPr>
        <w:t>- Data de nascimento informada pelo vendedor</w:t>
      </w:r>
    </w:p>
    <w:p w14:paraId="68C60F68" w14:textId="77777777" w:rsidR="00FA098F" w:rsidRPr="00FA098F" w:rsidRDefault="00FA098F" w:rsidP="00FA098F">
      <w:pPr>
        <w:rPr>
          <w:rFonts w:cs="Arial"/>
        </w:rPr>
      </w:pPr>
      <w:r w:rsidRPr="00FA098F">
        <w:rPr>
          <w:rFonts w:cs="Arial"/>
        </w:rPr>
        <w:t>- Nome do cliente informado na proposta</w:t>
      </w:r>
    </w:p>
    <w:p w14:paraId="114A058A" w14:textId="77777777" w:rsidR="00FA098F" w:rsidRPr="00FA098F" w:rsidRDefault="00FA098F" w:rsidP="00FA098F">
      <w:pPr>
        <w:rPr>
          <w:rFonts w:cs="Arial"/>
        </w:rPr>
      </w:pPr>
      <w:r w:rsidRPr="00FA098F">
        <w:rPr>
          <w:rFonts w:cs="Arial"/>
        </w:rPr>
        <w:t>- Sexo do cliente</w:t>
      </w:r>
    </w:p>
    <w:p w14:paraId="5FC3432B" w14:textId="77777777" w:rsidR="00FA098F" w:rsidRPr="00FA098F" w:rsidRDefault="00FA098F" w:rsidP="00FA098F">
      <w:pPr>
        <w:rPr>
          <w:rFonts w:cs="Arial"/>
        </w:rPr>
      </w:pPr>
      <w:r w:rsidRPr="00FA098F">
        <w:rPr>
          <w:rFonts w:cs="Arial"/>
        </w:rPr>
        <w:t>- Endereço informado pelo cliente</w:t>
      </w:r>
    </w:p>
    <w:p w14:paraId="60F49FC3" w14:textId="77777777" w:rsidR="00FA098F" w:rsidRPr="00FA098F" w:rsidRDefault="00FA098F" w:rsidP="00FA098F">
      <w:pPr>
        <w:rPr>
          <w:rFonts w:cs="Arial"/>
        </w:rPr>
      </w:pPr>
      <w:r w:rsidRPr="00FA098F">
        <w:rPr>
          <w:rFonts w:cs="Arial"/>
        </w:rPr>
        <w:t>- Número do endereço informado pelo cliente</w:t>
      </w:r>
    </w:p>
    <w:p w14:paraId="23A1DF32" w14:textId="77777777" w:rsidR="00FA098F" w:rsidRPr="00FA098F" w:rsidRDefault="00FA098F" w:rsidP="00FA098F">
      <w:pPr>
        <w:rPr>
          <w:rFonts w:cs="Arial"/>
        </w:rPr>
      </w:pPr>
      <w:r w:rsidRPr="00FA098F">
        <w:rPr>
          <w:rFonts w:cs="Arial"/>
        </w:rPr>
        <w:t>- Complemento informado pelo cliente</w:t>
      </w:r>
    </w:p>
    <w:p w14:paraId="13FC5576" w14:textId="77777777" w:rsidR="00FA098F" w:rsidRPr="00FA098F" w:rsidRDefault="00FA098F" w:rsidP="00FA098F">
      <w:pPr>
        <w:rPr>
          <w:rFonts w:cs="Arial"/>
        </w:rPr>
      </w:pPr>
      <w:r w:rsidRPr="00FA098F">
        <w:rPr>
          <w:rFonts w:cs="Arial"/>
        </w:rPr>
        <w:t>- Bairro informado pelo cliente</w:t>
      </w:r>
    </w:p>
    <w:p w14:paraId="5267509B" w14:textId="77777777" w:rsidR="00FA098F" w:rsidRPr="00FA098F" w:rsidRDefault="00FA098F" w:rsidP="00FA098F">
      <w:pPr>
        <w:rPr>
          <w:rFonts w:cs="Arial"/>
        </w:rPr>
      </w:pPr>
      <w:r w:rsidRPr="00FA098F">
        <w:rPr>
          <w:rFonts w:cs="Arial"/>
        </w:rPr>
        <w:t>- Cidade informada pelo cliente</w:t>
      </w:r>
    </w:p>
    <w:p w14:paraId="608C21C0" w14:textId="77777777" w:rsidR="00FA098F" w:rsidRPr="00FA098F" w:rsidRDefault="00FA098F" w:rsidP="00FA098F">
      <w:pPr>
        <w:rPr>
          <w:rFonts w:cs="Arial"/>
        </w:rPr>
      </w:pPr>
      <w:r w:rsidRPr="00FA098F">
        <w:rPr>
          <w:rFonts w:cs="Arial"/>
        </w:rPr>
        <w:t>- CEP informado pelo cliente</w:t>
      </w:r>
    </w:p>
    <w:p w14:paraId="7AF79B9D" w14:textId="77777777" w:rsidR="00FA098F" w:rsidRPr="00FA098F" w:rsidRDefault="00FA098F" w:rsidP="00FA098F">
      <w:pPr>
        <w:rPr>
          <w:rFonts w:cs="Arial"/>
        </w:rPr>
      </w:pPr>
      <w:r w:rsidRPr="00FA098F">
        <w:rPr>
          <w:rFonts w:cs="Arial"/>
        </w:rPr>
        <w:t>- UF informada pelo cliente</w:t>
      </w:r>
    </w:p>
    <w:p w14:paraId="0819C036" w14:textId="77777777" w:rsidR="00FA098F" w:rsidRPr="00FA098F" w:rsidRDefault="00FA098F" w:rsidP="00FA098F">
      <w:pPr>
        <w:rPr>
          <w:rFonts w:cs="Arial"/>
        </w:rPr>
      </w:pPr>
      <w:r w:rsidRPr="00FA098F">
        <w:rPr>
          <w:rFonts w:cs="Arial"/>
        </w:rPr>
        <w:t>- Número da proposta</w:t>
      </w:r>
    </w:p>
    <w:p w14:paraId="5EEF99ED" w14:textId="77777777" w:rsidR="00FA098F" w:rsidRPr="00FA098F" w:rsidRDefault="00FA098F" w:rsidP="00FA098F">
      <w:pPr>
        <w:rPr>
          <w:rFonts w:cs="Arial"/>
        </w:rPr>
      </w:pPr>
      <w:r w:rsidRPr="00FA098F">
        <w:rPr>
          <w:rFonts w:cs="Arial"/>
        </w:rPr>
        <w:t>- PDV</w:t>
      </w:r>
    </w:p>
    <w:p w14:paraId="28F10FC9" w14:textId="77777777" w:rsidR="00FA098F" w:rsidRPr="00FA098F" w:rsidRDefault="00FA098F" w:rsidP="00FA098F">
      <w:pPr>
        <w:rPr>
          <w:rFonts w:cs="Arial"/>
        </w:rPr>
      </w:pPr>
      <w:r w:rsidRPr="00FA098F">
        <w:rPr>
          <w:rFonts w:cs="Arial"/>
        </w:rPr>
        <w:t>- Telefone de contato informado na proposta</w:t>
      </w:r>
    </w:p>
    <w:p w14:paraId="42F76112" w14:textId="77777777" w:rsidR="00FA098F" w:rsidRPr="00FA098F" w:rsidRDefault="00FA098F" w:rsidP="00FA098F">
      <w:pPr>
        <w:rPr>
          <w:rFonts w:cs="Arial"/>
        </w:rPr>
      </w:pPr>
      <w:r w:rsidRPr="00FA098F">
        <w:rPr>
          <w:rFonts w:cs="Arial"/>
        </w:rPr>
        <w:t>- Quantidade de propostas anteriores</w:t>
      </w:r>
    </w:p>
    <w:p w14:paraId="2753BB38" w14:textId="77777777" w:rsidR="00FA098F" w:rsidRPr="00FA098F" w:rsidRDefault="00FA098F" w:rsidP="00FA098F">
      <w:pPr>
        <w:rPr>
          <w:rFonts w:cs="Arial"/>
        </w:rPr>
      </w:pPr>
      <w:r w:rsidRPr="00FA098F">
        <w:rPr>
          <w:rFonts w:cs="Arial"/>
        </w:rPr>
        <w:t>- Flag de inadimplência na Movel (Y=sim/N ou 0 = não)</w:t>
      </w:r>
    </w:p>
    <w:p w14:paraId="5242185A" w14:textId="77777777" w:rsidR="00FA098F" w:rsidRPr="00FA098F" w:rsidRDefault="00FA098F" w:rsidP="00FA098F">
      <w:pPr>
        <w:rPr>
          <w:rFonts w:cs="Arial"/>
        </w:rPr>
      </w:pPr>
      <w:r w:rsidRPr="00FA098F">
        <w:rPr>
          <w:rFonts w:cs="Arial"/>
        </w:rPr>
        <w:t>- Decisão inicial no Transact</w:t>
      </w:r>
    </w:p>
    <w:p w14:paraId="4CAD19B3" w14:textId="77777777" w:rsidR="00FA098F" w:rsidRPr="00FA098F" w:rsidRDefault="00FA098F" w:rsidP="00FA098F">
      <w:pPr>
        <w:rPr>
          <w:rFonts w:cs="Arial"/>
        </w:rPr>
      </w:pPr>
      <w:r w:rsidRPr="00FA098F">
        <w:rPr>
          <w:rFonts w:cs="Arial"/>
        </w:rPr>
        <w:t>- Número de linhas inadimplentes consolidado</w:t>
      </w:r>
    </w:p>
    <w:p w14:paraId="27BFBC2C" w14:textId="77777777" w:rsidR="00FA098F" w:rsidRPr="00FA098F" w:rsidRDefault="00FA098F" w:rsidP="00FA098F">
      <w:pPr>
        <w:rPr>
          <w:rFonts w:cs="Arial"/>
        </w:rPr>
      </w:pPr>
      <w:r w:rsidRPr="00FA098F">
        <w:rPr>
          <w:rFonts w:cs="Arial"/>
        </w:rPr>
        <w:t>- Total de valores inadimplentes consolidado</w:t>
      </w:r>
    </w:p>
    <w:p w14:paraId="01A2BD27" w14:textId="77777777" w:rsidR="00FA098F" w:rsidRPr="00FA098F" w:rsidRDefault="00FA098F" w:rsidP="00FA098F">
      <w:pPr>
        <w:rPr>
          <w:rFonts w:cs="Arial"/>
        </w:rPr>
      </w:pPr>
      <w:r w:rsidRPr="00FA098F">
        <w:rPr>
          <w:rFonts w:cs="Arial"/>
        </w:rPr>
        <w:t>- Total de dias inadimplentes consolidado</w:t>
      </w:r>
    </w:p>
    <w:p w14:paraId="5B3F3A7D" w14:textId="77777777" w:rsidR="00FA098F" w:rsidRPr="00FA098F" w:rsidRDefault="00FA098F" w:rsidP="00FA098F">
      <w:pPr>
        <w:rPr>
          <w:rFonts w:cs="Arial"/>
        </w:rPr>
      </w:pPr>
      <w:r w:rsidRPr="00FA098F">
        <w:rPr>
          <w:rFonts w:cs="Arial"/>
        </w:rPr>
        <w:t>- Dias de atraso na Fixa R1</w:t>
      </w:r>
    </w:p>
    <w:p w14:paraId="23B3A587" w14:textId="77777777" w:rsidR="00FA098F" w:rsidRPr="00FA098F" w:rsidRDefault="00FA098F" w:rsidP="00FA098F">
      <w:pPr>
        <w:rPr>
          <w:rFonts w:cs="Arial"/>
        </w:rPr>
      </w:pPr>
      <w:r w:rsidRPr="00FA098F">
        <w:rPr>
          <w:rFonts w:cs="Arial"/>
        </w:rPr>
        <w:t>- Valor em reais atrasado na Fixa R1</w:t>
      </w:r>
    </w:p>
    <w:p w14:paraId="3DE2025C" w14:textId="77777777" w:rsidR="00FA098F" w:rsidRPr="00FA098F" w:rsidRDefault="00FA098F" w:rsidP="00FA098F">
      <w:pPr>
        <w:rPr>
          <w:rFonts w:cs="Arial"/>
        </w:rPr>
      </w:pPr>
      <w:r w:rsidRPr="00FA098F">
        <w:rPr>
          <w:rFonts w:cs="Arial"/>
        </w:rPr>
        <w:t>- Número de contratos em atraso na Fixa R1</w:t>
      </w:r>
    </w:p>
    <w:p w14:paraId="228166DB" w14:textId="77777777" w:rsidR="00FA098F" w:rsidRPr="00FA098F" w:rsidRDefault="00FA098F" w:rsidP="00FA098F">
      <w:pPr>
        <w:rPr>
          <w:rFonts w:cs="Arial"/>
        </w:rPr>
      </w:pPr>
      <w:r w:rsidRPr="00FA098F">
        <w:rPr>
          <w:rFonts w:cs="Arial"/>
        </w:rPr>
        <w:lastRenderedPageBreak/>
        <w:t>- Dias de atraso na Fixa R2</w:t>
      </w:r>
    </w:p>
    <w:p w14:paraId="59539475" w14:textId="77777777" w:rsidR="00FA098F" w:rsidRPr="00FA098F" w:rsidRDefault="00FA098F" w:rsidP="00FA098F">
      <w:pPr>
        <w:rPr>
          <w:rFonts w:cs="Arial"/>
        </w:rPr>
      </w:pPr>
      <w:r w:rsidRPr="00FA098F">
        <w:rPr>
          <w:rFonts w:cs="Arial"/>
        </w:rPr>
        <w:t>- Valor em reais atrasado na Fixa R2</w:t>
      </w:r>
    </w:p>
    <w:p w14:paraId="76732F7B" w14:textId="77777777" w:rsidR="00FA098F" w:rsidRPr="00FA098F" w:rsidRDefault="00FA098F" w:rsidP="00FA098F">
      <w:pPr>
        <w:rPr>
          <w:rFonts w:cs="Arial"/>
        </w:rPr>
      </w:pPr>
      <w:r w:rsidRPr="00FA098F">
        <w:rPr>
          <w:rFonts w:cs="Arial"/>
        </w:rPr>
        <w:t>- Flag de inadimplência na TV</w:t>
      </w:r>
    </w:p>
    <w:p w14:paraId="3BF17FDD" w14:textId="77777777" w:rsidR="00FA098F" w:rsidRPr="00FA098F" w:rsidRDefault="00FA098F" w:rsidP="00FA098F">
      <w:pPr>
        <w:rPr>
          <w:rFonts w:cs="Arial"/>
        </w:rPr>
      </w:pPr>
      <w:r w:rsidRPr="00FA098F">
        <w:rPr>
          <w:rFonts w:cs="Arial"/>
        </w:rPr>
        <w:t>- Flag de portabilidade</w:t>
      </w:r>
    </w:p>
    <w:p w14:paraId="3AC316A1" w14:textId="77777777" w:rsidR="00FA098F" w:rsidRPr="00FA098F" w:rsidRDefault="00FA098F" w:rsidP="00FA098F">
      <w:pPr>
        <w:rPr>
          <w:rFonts w:cs="Arial"/>
        </w:rPr>
      </w:pPr>
      <w:r w:rsidRPr="00FA098F">
        <w:rPr>
          <w:rFonts w:cs="Arial"/>
        </w:rPr>
        <w:t>- Score configurado para Oi pela SERASA</w:t>
      </w:r>
    </w:p>
    <w:p w14:paraId="6947F40E" w14:textId="77777777" w:rsidR="00FA098F" w:rsidRPr="00FA098F" w:rsidRDefault="00FA098F" w:rsidP="00FA098F">
      <w:pPr>
        <w:rPr>
          <w:rFonts w:cs="Arial"/>
        </w:rPr>
      </w:pPr>
      <w:r w:rsidRPr="00FA098F">
        <w:rPr>
          <w:rFonts w:cs="Arial"/>
        </w:rPr>
        <w:t>- ID Status do CPF na Basona</w:t>
      </w:r>
    </w:p>
    <w:p w14:paraId="086AA790" w14:textId="77777777" w:rsidR="00FA098F" w:rsidRPr="00FA098F" w:rsidRDefault="00FA098F" w:rsidP="00FA098F">
      <w:pPr>
        <w:rPr>
          <w:rFonts w:cs="Arial"/>
        </w:rPr>
      </w:pPr>
      <w:r w:rsidRPr="00FA098F">
        <w:rPr>
          <w:rFonts w:cs="Arial"/>
        </w:rPr>
        <w:t>- Descrição status do CPF na Basona</w:t>
      </w:r>
    </w:p>
    <w:p w14:paraId="7EAAF70E" w14:textId="77777777" w:rsidR="00FA098F" w:rsidRPr="00FA098F" w:rsidRDefault="00FA098F" w:rsidP="00FA098F">
      <w:pPr>
        <w:rPr>
          <w:rFonts w:cs="Arial"/>
        </w:rPr>
      </w:pPr>
      <w:r w:rsidRPr="00FA098F">
        <w:rPr>
          <w:rFonts w:cs="Arial"/>
        </w:rPr>
        <w:t>- Faixa de renda individual estimada pelo SERASA</w:t>
      </w:r>
    </w:p>
    <w:p w14:paraId="7FD4D9AE" w14:textId="77777777" w:rsidR="00FA098F" w:rsidRPr="00FA098F" w:rsidRDefault="00FA098F" w:rsidP="00FA098F">
      <w:pPr>
        <w:rPr>
          <w:rFonts w:cs="Arial"/>
        </w:rPr>
      </w:pPr>
      <w:r w:rsidRPr="00FA098F">
        <w:rPr>
          <w:rFonts w:cs="Arial"/>
        </w:rPr>
        <w:t>- Tipo de negócio (MOVEL, FIXA, TV)</w:t>
      </w:r>
    </w:p>
    <w:p w14:paraId="23AFE352" w14:textId="77777777" w:rsidR="00FA098F" w:rsidRPr="00FA098F" w:rsidRDefault="00FA098F" w:rsidP="00FA098F">
      <w:pPr>
        <w:rPr>
          <w:rFonts w:cs="Arial"/>
        </w:rPr>
      </w:pPr>
      <w:r w:rsidRPr="00FA098F">
        <w:rPr>
          <w:rFonts w:cs="Arial"/>
        </w:rPr>
        <w:t>- Quantidade de linhas solicitadas</w:t>
      </w:r>
    </w:p>
    <w:p w14:paraId="4197B890" w14:textId="2DB0850D" w:rsidR="00224891" w:rsidRDefault="00FA098F" w:rsidP="00FA098F">
      <w:pPr>
        <w:rPr>
          <w:rFonts w:cs="Arial"/>
        </w:rPr>
      </w:pPr>
      <w:r w:rsidRPr="00FA098F">
        <w:rPr>
          <w:rFonts w:cs="Arial"/>
        </w:rPr>
        <w:t>- Flag de TV</w:t>
      </w:r>
    </w:p>
    <w:p w14:paraId="2AAC1C68" w14:textId="77777777" w:rsidR="0085651F" w:rsidRDefault="0085651F" w:rsidP="00FA098F">
      <w:pPr>
        <w:rPr>
          <w:rFonts w:cs="Arial"/>
        </w:rPr>
      </w:pPr>
    </w:p>
    <w:p w14:paraId="27CA7B41" w14:textId="14FCB7D2" w:rsidR="0085651F" w:rsidRDefault="0085651F" w:rsidP="00FA098F">
      <w:pPr>
        <w:rPr>
          <w:rFonts w:cs="Arial"/>
        </w:rPr>
      </w:pPr>
      <w:r>
        <w:rPr>
          <w:rFonts w:cs="Arial"/>
        </w:rPr>
        <w:t>Esta regra será detalhada no RGN03.</w:t>
      </w:r>
    </w:p>
    <w:p w14:paraId="23DF7258" w14:textId="77777777" w:rsidR="00224891" w:rsidRDefault="00224891" w:rsidP="00224891">
      <w:pPr>
        <w:rPr>
          <w:rFonts w:cs="Arial"/>
        </w:rPr>
      </w:pPr>
    </w:p>
    <w:p w14:paraId="6C72674A" w14:textId="4926AFF2" w:rsidR="00FA098F" w:rsidRDefault="00FA098F" w:rsidP="00FA098F">
      <w:pPr>
        <w:pStyle w:val="Heading4"/>
      </w:pPr>
      <w:bookmarkStart w:id="11" w:name="_Toc506564541"/>
      <w:r w:rsidRPr="00463671">
        <w:t>RGN0</w:t>
      </w:r>
      <w:r>
        <w:t>2</w:t>
      </w:r>
      <w:r w:rsidRPr="00153785">
        <w:t xml:space="preserve"> – </w:t>
      </w:r>
      <w:r>
        <w:t>Campos não disponíveis no Transact</w:t>
      </w:r>
      <w:bookmarkEnd w:id="11"/>
    </w:p>
    <w:p w14:paraId="166E01B5" w14:textId="77777777" w:rsidR="00FA098F" w:rsidRDefault="00FA098F" w:rsidP="00FA098F">
      <w:pPr>
        <w:rPr>
          <w:lang w:eastAsia="en-US"/>
        </w:rPr>
      </w:pPr>
    </w:p>
    <w:p w14:paraId="20625F54" w14:textId="77777777" w:rsidR="00FA098F" w:rsidRDefault="00FA098F" w:rsidP="00FA098F">
      <w:pPr>
        <w:rPr>
          <w:lang w:eastAsia="en-US"/>
        </w:rPr>
      </w:pPr>
      <w:r>
        <w:rPr>
          <w:lang w:eastAsia="en-US"/>
        </w:rPr>
        <w:t>O sistema de crédito deverá enviar novos campos para o novo FMS, conforme lista abaixo:</w:t>
      </w:r>
    </w:p>
    <w:p w14:paraId="78EFDB26" w14:textId="77777777" w:rsidR="00FA098F" w:rsidRDefault="00FA098F" w:rsidP="00FA098F">
      <w:pPr>
        <w:rPr>
          <w:lang w:eastAsia="en-US"/>
        </w:rPr>
      </w:pPr>
      <w:r>
        <w:rPr>
          <w:lang w:eastAsia="en-US"/>
        </w:rPr>
        <w:t>- Matrícula do vendedor ( o campo existe, porém ao que parece não está sendo populado para todos produtos).</w:t>
      </w:r>
    </w:p>
    <w:p w14:paraId="24B74581" w14:textId="77777777" w:rsidR="00FA098F" w:rsidRDefault="00FA098F" w:rsidP="00FA098F">
      <w:pPr>
        <w:rPr>
          <w:lang w:eastAsia="en-US"/>
        </w:rPr>
      </w:pPr>
      <w:r>
        <w:rPr>
          <w:lang w:eastAsia="en-US"/>
        </w:rPr>
        <w:t>- Data e hora de inclusão da proposta</w:t>
      </w:r>
    </w:p>
    <w:p w14:paraId="25F233B7" w14:textId="77777777" w:rsidR="00FA098F" w:rsidRDefault="00FA098F" w:rsidP="00FA098F">
      <w:pPr>
        <w:rPr>
          <w:lang w:eastAsia="en-US"/>
        </w:rPr>
      </w:pPr>
      <w:r>
        <w:rPr>
          <w:lang w:eastAsia="en-US"/>
        </w:rPr>
        <w:t>- Nome da mãe informado na proposta</w:t>
      </w:r>
    </w:p>
    <w:p w14:paraId="57B6C2C1" w14:textId="77777777" w:rsidR="00FA098F" w:rsidRDefault="00FA098F" w:rsidP="00FA098F">
      <w:pPr>
        <w:rPr>
          <w:lang w:eastAsia="en-US"/>
        </w:rPr>
      </w:pPr>
      <w:r>
        <w:rPr>
          <w:lang w:eastAsia="en-US"/>
        </w:rPr>
        <w:t>- Tipo de meio de pagamento (Fatura, Débito em conta, Cartão de Crédito, etc...)</w:t>
      </w:r>
    </w:p>
    <w:p w14:paraId="195A46B3" w14:textId="77777777" w:rsidR="00FA098F" w:rsidRDefault="00FA098F" w:rsidP="00FA098F">
      <w:pPr>
        <w:rPr>
          <w:lang w:eastAsia="en-US"/>
        </w:rPr>
      </w:pPr>
      <w:r>
        <w:rPr>
          <w:lang w:eastAsia="en-US"/>
        </w:rPr>
        <w:t>- Oferta solicitada pelo cliente informada pelo vendedor</w:t>
      </w:r>
    </w:p>
    <w:p w14:paraId="3756F9AD" w14:textId="77777777" w:rsidR="00FA098F" w:rsidRDefault="00FA098F" w:rsidP="00FA098F">
      <w:pPr>
        <w:rPr>
          <w:lang w:eastAsia="en-US"/>
        </w:rPr>
      </w:pPr>
      <w:r>
        <w:rPr>
          <w:lang w:eastAsia="en-US"/>
        </w:rPr>
        <w:t>- Plano solicitado pelo cliente informado pelo vendedor</w:t>
      </w:r>
    </w:p>
    <w:p w14:paraId="1EB5219D" w14:textId="77777777" w:rsidR="00FA098F" w:rsidRDefault="00FA098F" w:rsidP="00FA098F">
      <w:pPr>
        <w:rPr>
          <w:lang w:eastAsia="en-US"/>
        </w:rPr>
      </w:pPr>
      <w:r>
        <w:rPr>
          <w:lang w:eastAsia="en-US"/>
        </w:rPr>
        <w:t>- Flag solicita Movel</w:t>
      </w:r>
    </w:p>
    <w:p w14:paraId="25D74D9E" w14:textId="77777777" w:rsidR="00FA098F" w:rsidRDefault="00FA098F" w:rsidP="00FA098F">
      <w:pPr>
        <w:rPr>
          <w:lang w:eastAsia="en-US"/>
        </w:rPr>
      </w:pPr>
      <w:r>
        <w:rPr>
          <w:lang w:eastAsia="en-US"/>
        </w:rPr>
        <w:t>- Flag solicita Fixa</w:t>
      </w:r>
    </w:p>
    <w:p w14:paraId="4FC9681C" w14:textId="77777777" w:rsidR="00FA098F" w:rsidRDefault="00FA098F" w:rsidP="00FA098F">
      <w:pPr>
        <w:rPr>
          <w:lang w:eastAsia="en-US"/>
        </w:rPr>
      </w:pPr>
      <w:r>
        <w:rPr>
          <w:lang w:eastAsia="en-US"/>
        </w:rPr>
        <w:t>- Migração ou Ativação</w:t>
      </w:r>
    </w:p>
    <w:p w14:paraId="7CABDF79" w14:textId="407E49C3" w:rsidR="00FA098F" w:rsidRDefault="00FA098F" w:rsidP="00FA098F">
      <w:pPr>
        <w:rPr>
          <w:lang w:eastAsia="en-US"/>
        </w:rPr>
      </w:pPr>
      <w:r>
        <w:rPr>
          <w:lang w:eastAsia="en-US"/>
        </w:rPr>
        <w:t>- N</w:t>
      </w:r>
      <w:r w:rsidR="00462A39">
        <w:rPr>
          <w:lang w:eastAsia="en-US"/>
        </w:rPr>
        <w:t>úmero do terminal que o cliente deseja migrar</w:t>
      </w:r>
    </w:p>
    <w:p w14:paraId="68A914F9" w14:textId="5293D3DF" w:rsidR="00FA098F" w:rsidRDefault="00FA098F" w:rsidP="00FA098F">
      <w:pPr>
        <w:rPr>
          <w:lang w:eastAsia="en-US"/>
        </w:rPr>
      </w:pPr>
      <w:r>
        <w:rPr>
          <w:lang w:eastAsia="en-US"/>
        </w:rPr>
        <w:t>- P</w:t>
      </w:r>
      <w:r w:rsidR="00462A39">
        <w:rPr>
          <w:lang w:eastAsia="en-US"/>
        </w:rPr>
        <w:t>ós-pago</w:t>
      </w:r>
      <w:r>
        <w:rPr>
          <w:lang w:eastAsia="en-US"/>
        </w:rPr>
        <w:t xml:space="preserve"> ou P</w:t>
      </w:r>
      <w:r w:rsidR="00462A39">
        <w:rPr>
          <w:lang w:eastAsia="en-US"/>
        </w:rPr>
        <w:t>ré-pago</w:t>
      </w:r>
    </w:p>
    <w:p w14:paraId="39968394" w14:textId="77777777" w:rsidR="00FA098F" w:rsidRDefault="00FA098F" w:rsidP="00FA098F">
      <w:pPr>
        <w:rPr>
          <w:lang w:eastAsia="en-US"/>
        </w:rPr>
      </w:pPr>
      <w:r>
        <w:rPr>
          <w:lang w:eastAsia="en-US"/>
        </w:rPr>
        <w:t>- Flag Multiprodutos</w:t>
      </w:r>
    </w:p>
    <w:p w14:paraId="5E42868D" w14:textId="77777777" w:rsidR="00FA098F" w:rsidRDefault="00FA098F" w:rsidP="00FA098F">
      <w:pPr>
        <w:rPr>
          <w:lang w:eastAsia="en-US"/>
        </w:rPr>
      </w:pPr>
      <w:r>
        <w:rPr>
          <w:lang w:eastAsia="en-US"/>
        </w:rPr>
        <w:t>- Flag solicita Banda Larga Fixa</w:t>
      </w:r>
    </w:p>
    <w:p w14:paraId="3930BB7F" w14:textId="77777777" w:rsidR="00FA098F" w:rsidRDefault="00FA098F" w:rsidP="00FA098F">
      <w:pPr>
        <w:rPr>
          <w:lang w:eastAsia="en-US"/>
        </w:rPr>
      </w:pPr>
      <w:r>
        <w:rPr>
          <w:lang w:eastAsia="en-US"/>
        </w:rPr>
        <w:t>- Flag solicita Banda Larga Móvel</w:t>
      </w:r>
    </w:p>
    <w:p w14:paraId="1D95BCAC" w14:textId="77777777" w:rsidR="00FA098F" w:rsidRDefault="00FA098F" w:rsidP="00FA098F">
      <w:pPr>
        <w:rPr>
          <w:lang w:eastAsia="en-US"/>
        </w:rPr>
      </w:pPr>
      <w:r>
        <w:rPr>
          <w:lang w:eastAsia="en-US"/>
        </w:rPr>
        <w:t>- Flag solicita Oi Fibra</w:t>
      </w:r>
    </w:p>
    <w:p w14:paraId="1473DB8B" w14:textId="77777777" w:rsidR="00FA098F" w:rsidRDefault="00FA098F" w:rsidP="00FA098F">
      <w:pPr>
        <w:rPr>
          <w:lang w:eastAsia="en-US"/>
        </w:rPr>
      </w:pPr>
      <w:r>
        <w:rPr>
          <w:lang w:eastAsia="en-US"/>
        </w:rPr>
        <w:t>- Dias de atraso do móvel</w:t>
      </w:r>
    </w:p>
    <w:p w14:paraId="3BBA1ACB" w14:textId="77777777" w:rsidR="00FA098F" w:rsidRDefault="00FA098F" w:rsidP="00FA098F">
      <w:pPr>
        <w:rPr>
          <w:lang w:eastAsia="en-US"/>
        </w:rPr>
      </w:pPr>
      <w:r>
        <w:rPr>
          <w:lang w:eastAsia="en-US"/>
        </w:rPr>
        <w:t>- Soma do valor em reais atrasado na móvel</w:t>
      </w:r>
    </w:p>
    <w:p w14:paraId="6DA2B988" w14:textId="77777777" w:rsidR="00FA098F" w:rsidRDefault="00FA098F" w:rsidP="00FA098F">
      <w:pPr>
        <w:rPr>
          <w:lang w:eastAsia="en-US"/>
        </w:rPr>
      </w:pPr>
      <w:r>
        <w:rPr>
          <w:lang w:eastAsia="en-US"/>
        </w:rPr>
        <w:t>- Dias de atraso na Oi Fibra</w:t>
      </w:r>
    </w:p>
    <w:p w14:paraId="16B483CE" w14:textId="77777777" w:rsidR="00FA098F" w:rsidRDefault="00FA098F" w:rsidP="00FA098F">
      <w:pPr>
        <w:rPr>
          <w:lang w:eastAsia="en-US"/>
        </w:rPr>
      </w:pPr>
      <w:r>
        <w:rPr>
          <w:lang w:eastAsia="en-US"/>
        </w:rPr>
        <w:t>- Valor em reais atrasado na Oi Fibra</w:t>
      </w:r>
    </w:p>
    <w:p w14:paraId="263130CE" w14:textId="77777777" w:rsidR="00FA098F" w:rsidRDefault="00FA098F" w:rsidP="00FA098F">
      <w:pPr>
        <w:rPr>
          <w:lang w:eastAsia="en-US"/>
        </w:rPr>
      </w:pPr>
      <w:r>
        <w:rPr>
          <w:lang w:eastAsia="en-US"/>
        </w:rPr>
        <w:t>- Quantidade de dias como clente ativo combo multiprodutos (contrato ativo no dia da proposta)</w:t>
      </w:r>
    </w:p>
    <w:p w14:paraId="482A26CD" w14:textId="77777777" w:rsidR="00FA098F" w:rsidRDefault="00FA098F" w:rsidP="00FA098F">
      <w:pPr>
        <w:rPr>
          <w:lang w:eastAsia="en-US"/>
        </w:rPr>
      </w:pPr>
      <w:r>
        <w:rPr>
          <w:lang w:eastAsia="en-US"/>
        </w:rPr>
        <w:lastRenderedPageBreak/>
        <w:t>- Quantidade de dias como clente ativo da móvel (contrato ativo no dia da proposta)</w:t>
      </w:r>
    </w:p>
    <w:p w14:paraId="141F69C1" w14:textId="77777777" w:rsidR="00FA098F" w:rsidRDefault="00FA098F" w:rsidP="00FA098F">
      <w:pPr>
        <w:rPr>
          <w:lang w:eastAsia="en-US"/>
        </w:rPr>
      </w:pPr>
      <w:r>
        <w:rPr>
          <w:lang w:eastAsia="en-US"/>
        </w:rPr>
        <w:t>- Quantidade de dias como clente ativo da fixa r1 (contrato ativo no dia da proposta)</w:t>
      </w:r>
    </w:p>
    <w:p w14:paraId="1428DE71" w14:textId="77777777" w:rsidR="00FA098F" w:rsidRDefault="00FA098F" w:rsidP="00FA098F">
      <w:pPr>
        <w:rPr>
          <w:lang w:eastAsia="en-US"/>
        </w:rPr>
      </w:pPr>
      <w:r>
        <w:rPr>
          <w:lang w:eastAsia="en-US"/>
        </w:rPr>
        <w:t>- Quantidade de dias como clente ativo da fixa r2 (contrato ativo no dia da proposta)</w:t>
      </w:r>
    </w:p>
    <w:p w14:paraId="7EEA59E8" w14:textId="77777777" w:rsidR="00FA098F" w:rsidRDefault="00FA098F" w:rsidP="00FA098F">
      <w:pPr>
        <w:rPr>
          <w:lang w:eastAsia="en-US"/>
        </w:rPr>
      </w:pPr>
      <w:r>
        <w:rPr>
          <w:lang w:eastAsia="en-US"/>
        </w:rPr>
        <w:t>- Quantidade de dias como clente ativo da tv (contrato ativo no dia da proposta)</w:t>
      </w:r>
    </w:p>
    <w:p w14:paraId="7F8816B5" w14:textId="77777777" w:rsidR="00FA098F" w:rsidRDefault="00FA098F" w:rsidP="00FA098F">
      <w:pPr>
        <w:rPr>
          <w:lang w:eastAsia="en-US"/>
        </w:rPr>
      </w:pPr>
      <w:r>
        <w:rPr>
          <w:lang w:eastAsia="en-US"/>
        </w:rPr>
        <w:t>- Quantidade de dias como clente ativo da fibra (contrato ativo no dia da proposta)</w:t>
      </w:r>
    </w:p>
    <w:p w14:paraId="22DC20A8" w14:textId="77777777" w:rsidR="00FA098F" w:rsidRDefault="00FA098F" w:rsidP="00FA098F">
      <w:pPr>
        <w:rPr>
          <w:lang w:eastAsia="en-US"/>
        </w:rPr>
      </w:pPr>
      <w:r>
        <w:rPr>
          <w:lang w:eastAsia="en-US"/>
        </w:rPr>
        <w:t>- Quantidade de pontos adicionais solicitados para TV</w:t>
      </w:r>
    </w:p>
    <w:p w14:paraId="15444B0F" w14:textId="71DD8D18" w:rsidR="00FA098F" w:rsidRPr="00FA098F" w:rsidRDefault="00FA098F" w:rsidP="00FA098F">
      <w:pPr>
        <w:rPr>
          <w:lang w:eastAsia="en-US"/>
        </w:rPr>
      </w:pPr>
      <w:r>
        <w:rPr>
          <w:lang w:eastAsia="en-US"/>
        </w:rPr>
        <w:t>- Pacotes adicionais solicitados pela TV (sexy hot, Combate, PPV)</w:t>
      </w:r>
    </w:p>
    <w:p w14:paraId="11093C88" w14:textId="77777777" w:rsidR="00FA098F" w:rsidRDefault="00FA098F" w:rsidP="00224891">
      <w:pPr>
        <w:rPr>
          <w:rFonts w:cs="Arial"/>
        </w:rPr>
      </w:pPr>
    </w:p>
    <w:p w14:paraId="1FF3354F" w14:textId="46C8CC6F" w:rsidR="0085651F" w:rsidRDefault="0085651F" w:rsidP="00224891">
      <w:pPr>
        <w:rPr>
          <w:rFonts w:cs="Arial"/>
        </w:rPr>
      </w:pPr>
      <w:r>
        <w:rPr>
          <w:rFonts w:cs="Arial"/>
        </w:rPr>
        <w:t>Esta regra será detalhada no RGN03.</w:t>
      </w:r>
    </w:p>
    <w:p w14:paraId="5050CCAC" w14:textId="77777777" w:rsidR="0085651F" w:rsidRDefault="0085651F" w:rsidP="00224891">
      <w:pPr>
        <w:rPr>
          <w:rFonts w:cs="Arial"/>
        </w:rPr>
      </w:pPr>
    </w:p>
    <w:p w14:paraId="306CA8F6" w14:textId="0802FD4E" w:rsidR="00952E72" w:rsidRDefault="00952E72" w:rsidP="00955CB3">
      <w:pPr>
        <w:pStyle w:val="Heading4"/>
      </w:pPr>
      <w:bookmarkStart w:id="12" w:name="_Toc506564542"/>
      <w:r w:rsidRPr="00463671">
        <w:t>RGN0</w:t>
      </w:r>
      <w:r>
        <w:t>3</w:t>
      </w:r>
      <w:r w:rsidRPr="00153785">
        <w:t xml:space="preserve"> – </w:t>
      </w:r>
      <w:r w:rsidR="0085651F">
        <w:t>Dados da proposta enviados pelo Transact</w:t>
      </w:r>
      <w:bookmarkEnd w:id="12"/>
    </w:p>
    <w:p w14:paraId="539ABFF4" w14:textId="77777777" w:rsidR="00952E72" w:rsidRDefault="00952E72" w:rsidP="00952E72">
      <w:pPr>
        <w:rPr>
          <w:lang w:eastAsia="en-US"/>
        </w:rPr>
      </w:pPr>
    </w:p>
    <w:p w14:paraId="1FCC2E25" w14:textId="0BBE7899" w:rsidR="00952E72" w:rsidRDefault="00952E72" w:rsidP="00952E72">
      <w:pPr>
        <w:rPr>
          <w:lang w:eastAsia="en-US"/>
        </w:rPr>
      </w:pPr>
      <w:r w:rsidRPr="00952E72">
        <w:rPr>
          <w:lang w:eastAsia="en-US"/>
        </w:rPr>
        <w:t>O sistema de cré</w:t>
      </w:r>
      <w:r>
        <w:rPr>
          <w:lang w:eastAsia="en-US"/>
        </w:rPr>
        <w:t>dito deverá enviar os novos parâ</w:t>
      </w:r>
      <w:r w:rsidRPr="00952E72">
        <w:rPr>
          <w:lang w:eastAsia="en-US"/>
        </w:rPr>
        <w:t xml:space="preserve">metros, solicitados nas regras RGN01 e RGN02, para o novo FMS, que será utilizado pelo FMS como insumos para o risco de fraude e </w:t>
      </w:r>
      <w:r>
        <w:rPr>
          <w:lang w:eastAsia="en-US"/>
        </w:rPr>
        <w:t>parte para informações para auxílio na aná</w:t>
      </w:r>
      <w:r w:rsidRPr="00952E72">
        <w:rPr>
          <w:lang w:eastAsia="en-US"/>
        </w:rPr>
        <w:t>lise humana.</w:t>
      </w:r>
    </w:p>
    <w:p w14:paraId="2CD14A87" w14:textId="77777777" w:rsidR="00952E72" w:rsidRDefault="00952E72" w:rsidP="00952E72">
      <w:pPr>
        <w:rPr>
          <w:lang w:eastAsia="en-US"/>
        </w:rPr>
      </w:pPr>
    </w:p>
    <w:p w14:paraId="7424EAE4" w14:textId="462AD578" w:rsidR="00952E72" w:rsidRDefault="0085651F" w:rsidP="00952E72">
      <w:pPr>
        <w:rPr>
          <w:lang w:eastAsia="en-US"/>
        </w:rPr>
      </w:pPr>
      <w:r>
        <w:rPr>
          <w:lang w:eastAsia="en-US"/>
        </w:rPr>
        <w:t>O RAID FMS irá receber</w:t>
      </w:r>
      <w:r w:rsidR="00462A39">
        <w:rPr>
          <w:lang w:eastAsia="en-US"/>
        </w:rPr>
        <w:t xml:space="preserve"> de maneira online</w:t>
      </w:r>
      <w:r>
        <w:rPr>
          <w:lang w:eastAsia="en-US"/>
        </w:rPr>
        <w:t xml:space="preserve"> os dados</w:t>
      </w:r>
      <w:r w:rsidR="00462A39">
        <w:rPr>
          <w:lang w:eastAsia="en-US"/>
        </w:rPr>
        <w:t xml:space="preserve"> da proposta</w:t>
      </w:r>
      <w:r>
        <w:rPr>
          <w:lang w:eastAsia="en-US"/>
        </w:rPr>
        <w:t xml:space="preserve"> </w:t>
      </w:r>
      <w:r w:rsidR="00462A39">
        <w:rPr>
          <w:lang w:eastAsia="en-US"/>
        </w:rPr>
        <w:t>disponíveis no Transact.</w:t>
      </w:r>
    </w:p>
    <w:p w14:paraId="043A285B" w14:textId="77777777" w:rsidR="00462A39" w:rsidRDefault="00462A39" w:rsidP="00952E72">
      <w:pPr>
        <w:rPr>
          <w:lang w:eastAsia="en-US"/>
        </w:rPr>
      </w:pPr>
    </w:p>
    <w:p w14:paraId="744C2F16" w14:textId="74774FE5" w:rsidR="00462A39" w:rsidRDefault="00462A39" w:rsidP="00952E72">
      <w:pPr>
        <w:rPr>
          <w:lang w:eastAsia="en-US"/>
        </w:rPr>
      </w:pPr>
      <w:r>
        <w:rPr>
          <w:lang w:eastAsia="en-US"/>
        </w:rPr>
        <w:t>Serão recebidos os seguintes campos:</w:t>
      </w:r>
    </w:p>
    <w:p w14:paraId="4250C264" w14:textId="661D92E9" w:rsidR="00462A39" w:rsidRPr="00772784" w:rsidRDefault="00462A39" w:rsidP="00955CB3">
      <w:pPr>
        <w:pStyle w:val="ListParagraph"/>
        <w:numPr>
          <w:ilvl w:val="0"/>
          <w:numId w:val="22"/>
        </w:numPr>
        <w:rPr>
          <w:lang w:val="pt-BR"/>
        </w:rPr>
      </w:pPr>
      <w:r w:rsidRPr="00772784">
        <w:rPr>
          <w:lang w:val="pt-BR"/>
        </w:rPr>
        <w:t>Tipo de pessoa (Física/Jurídica)</w:t>
      </w:r>
    </w:p>
    <w:p w14:paraId="2F3E3C3D" w14:textId="05A9B928" w:rsidR="00462A39" w:rsidRPr="00462A39" w:rsidRDefault="00462A39" w:rsidP="00955CB3">
      <w:pPr>
        <w:pStyle w:val="ListParagraph"/>
        <w:numPr>
          <w:ilvl w:val="0"/>
          <w:numId w:val="22"/>
        </w:numPr>
      </w:pPr>
      <w:r w:rsidRPr="00462A39">
        <w:t>CPF ou CNPJ do cliente</w:t>
      </w:r>
    </w:p>
    <w:p w14:paraId="0199B5B3" w14:textId="00AD4BC9" w:rsidR="00462A39" w:rsidRPr="00772784" w:rsidRDefault="00462A39" w:rsidP="00955CB3">
      <w:pPr>
        <w:pStyle w:val="ListParagraph"/>
        <w:numPr>
          <w:ilvl w:val="0"/>
          <w:numId w:val="22"/>
        </w:numPr>
        <w:rPr>
          <w:lang w:val="pt-BR"/>
        </w:rPr>
      </w:pPr>
      <w:r w:rsidRPr="00772784">
        <w:rPr>
          <w:lang w:val="pt-BR"/>
        </w:rPr>
        <w:t>Data de nascimento informada pelo vendedor</w:t>
      </w:r>
    </w:p>
    <w:p w14:paraId="00DC36B9" w14:textId="44850D13" w:rsidR="00462A39" w:rsidRPr="00772784" w:rsidRDefault="00462A39" w:rsidP="00955CB3">
      <w:pPr>
        <w:pStyle w:val="ListParagraph"/>
        <w:numPr>
          <w:ilvl w:val="0"/>
          <w:numId w:val="22"/>
        </w:numPr>
        <w:rPr>
          <w:lang w:val="pt-BR"/>
        </w:rPr>
      </w:pPr>
      <w:r w:rsidRPr="00772784">
        <w:rPr>
          <w:lang w:val="pt-BR"/>
        </w:rPr>
        <w:t>Nome do cliente informado na proposta</w:t>
      </w:r>
    </w:p>
    <w:p w14:paraId="1B2C0E82" w14:textId="7DD65F8A" w:rsidR="00462A39" w:rsidRPr="00462A39" w:rsidRDefault="00462A39" w:rsidP="00955CB3">
      <w:pPr>
        <w:pStyle w:val="ListParagraph"/>
        <w:numPr>
          <w:ilvl w:val="0"/>
          <w:numId w:val="22"/>
        </w:numPr>
      </w:pPr>
      <w:r w:rsidRPr="00462A39">
        <w:t>Sexo do cliente</w:t>
      </w:r>
    </w:p>
    <w:p w14:paraId="04355227" w14:textId="67615036" w:rsidR="00462A39" w:rsidRPr="00462A39" w:rsidRDefault="00462A39" w:rsidP="00955CB3">
      <w:pPr>
        <w:pStyle w:val="ListParagraph"/>
        <w:numPr>
          <w:ilvl w:val="0"/>
          <w:numId w:val="22"/>
        </w:numPr>
      </w:pPr>
      <w:r w:rsidRPr="00462A39">
        <w:t>Endereço informado pelo cliente</w:t>
      </w:r>
    </w:p>
    <w:p w14:paraId="0C9D60D9" w14:textId="46A355DE" w:rsidR="00462A39" w:rsidRPr="00772784" w:rsidRDefault="00462A39" w:rsidP="00955CB3">
      <w:pPr>
        <w:pStyle w:val="ListParagraph"/>
        <w:numPr>
          <w:ilvl w:val="0"/>
          <w:numId w:val="22"/>
        </w:numPr>
        <w:rPr>
          <w:lang w:val="pt-BR"/>
        </w:rPr>
      </w:pPr>
      <w:r w:rsidRPr="00772784">
        <w:rPr>
          <w:lang w:val="pt-BR"/>
        </w:rPr>
        <w:t>Número do endereço informado pelo cliente</w:t>
      </w:r>
    </w:p>
    <w:p w14:paraId="0C992948" w14:textId="48D4E148" w:rsidR="00462A39" w:rsidRPr="00462A39" w:rsidRDefault="00462A39" w:rsidP="00955CB3">
      <w:pPr>
        <w:pStyle w:val="ListParagraph"/>
        <w:numPr>
          <w:ilvl w:val="0"/>
          <w:numId w:val="22"/>
        </w:numPr>
      </w:pPr>
      <w:r w:rsidRPr="00462A39">
        <w:t>Complemento informado pelo cliente</w:t>
      </w:r>
    </w:p>
    <w:p w14:paraId="6AD17314" w14:textId="2ED24D14" w:rsidR="00462A39" w:rsidRPr="00462A39" w:rsidRDefault="00462A39" w:rsidP="00955CB3">
      <w:pPr>
        <w:pStyle w:val="ListParagraph"/>
        <w:numPr>
          <w:ilvl w:val="0"/>
          <w:numId w:val="22"/>
        </w:numPr>
      </w:pPr>
      <w:r w:rsidRPr="00462A39">
        <w:t>Bairro informado pelo cliente</w:t>
      </w:r>
    </w:p>
    <w:p w14:paraId="0038A624" w14:textId="40BB819B" w:rsidR="00462A39" w:rsidRPr="00462A39" w:rsidRDefault="00462A39" w:rsidP="00955CB3">
      <w:pPr>
        <w:pStyle w:val="ListParagraph"/>
        <w:numPr>
          <w:ilvl w:val="0"/>
          <w:numId w:val="22"/>
        </w:numPr>
      </w:pPr>
      <w:r w:rsidRPr="00462A39">
        <w:t>Cidade informada pelo cliente</w:t>
      </w:r>
    </w:p>
    <w:p w14:paraId="184A631C" w14:textId="50CF252B" w:rsidR="00462A39" w:rsidRPr="00462A39" w:rsidRDefault="00462A39" w:rsidP="00955CB3">
      <w:pPr>
        <w:pStyle w:val="ListParagraph"/>
        <w:numPr>
          <w:ilvl w:val="0"/>
          <w:numId w:val="22"/>
        </w:numPr>
      </w:pPr>
      <w:r w:rsidRPr="00462A39">
        <w:t>CEP informado pelo cliente</w:t>
      </w:r>
    </w:p>
    <w:p w14:paraId="78C8ED35" w14:textId="4B4040A4" w:rsidR="00462A39" w:rsidRPr="00462A39" w:rsidRDefault="00462A39" w:rsidP="00955CB3">
      <w:pPr>
        <w:pStyle w:val="ListParagraph"/>
        <w:numPr>
          <w:ilvl w:val="0"/>
          <w:numId w:val="22"/>
        </w:numPr>
      </w:pPr>
      <w:r w:rsidRPr="00462A39">
        <w:t>UF informada pelo cliente</w:t>
      </w:r>
    </w:p>
    <w:p w14:paraId="4F40EFC3" w14:textId="4B30EC8F" w:rsidR="00462A39" w:rsidRPr="00462A39" w:rsidRDefault="00462A39" w:rsidP="00955CB3">
      <w:pPr>
        <w:pStyle w:val="ListParagraph"/>
        <w:numPr>
          <w:ilvl w:val="0"/>
          <w:numId w:val="22"/>
        </w:numPr>
      </w:pPr>
      <w:r w:rsidRPr="00462A39">
        <w:t>Número da proposta</w:t>
      </w:r>
    </w:p>
    <w:p w14:paraId="093AF245" w14:textId="49E221A4" w:rsidR="00462A39" w:rsidRPr="00462A39" w:rsidRDefault="00462A39" w:rsidP="00955CB3">
      <w:pPr>
        <w:pStyle w:val="ListParagraph"/>
        <w:numPr>
          <w:ilvl w:val="0"/>
          <w:numId w:val="22"/>
        </w:numPr>
      </w:pPr>
      <w:r w:rsidRPr="00462A39">
        <w:t>PDV</w:t>
      </w:r>
    </w:p>
    <w:p w14:paraId="356D0028" w14:textId="17EF3204" w:rsidR="00462A39" w:rsidRPr="00772784" w:rsidRDefault="00462A39" w:rsidP="00955CB3">
      <w:pPr>
        <w:pStyle w:val="ListParagraph"/>
        <w:numPr>
          <w:ilvl w:val="0"/>
          <w:numId w:val="22"/>
        </w:numPr>
        <w:rPr>
          <w:lang w:val="pt-BR"/>
        </w:rPr>
      </w:pPr>
      <w:r w:rsidRPr="00772784">
        <w:rPr>
          <w:lang w:val="pt-BR"/>
        </w:rPr>
        <w:t>Telefone de contato informado na proposta</w:t>
      </w:r>
    </w:p>
    <w:p w14:paraId="31ABD620" w14:textId="17FCFD09" w:rsidR="00462A39" w:rsidRPr="00462A39" w:rsidRDefault="00462A39" w:rsidP="00955CB3">
      <w:pPr>
        <w:pStyle w:val="ListParagraph"/>
        <w:numPr>
          <w:ilvl w:val="0"/>
          <w:numId w:val="22"/>
        </w:numPr>
      </w:pPr>
      <w:r w:rsidRPr="00462A39">
        <w:t>Quantidade de propostas anteriores</w:t>
      </w:r>
    </w:p>
    <w:p w14:paraId="28424A11" w14:textId="681DA807" w:rsidR="00462A39" w:rsidRPr="00772784" w:rsidRDefault="00462A39" w:rsidP="00955CB3">
      <w:pPr>
        <w:pStyle w:val="ListParagraph"/>
        <w:numPr>
          <w:ilvl w:val="0"/>
          <w:numId w:val="22"/>
        </w:numPr>
        <w:rPr>
          <w:lang w:val="pt-BR"/>
        </w:rPr>
      </w:pPr>
      <w:r w:rsidRPr="00772784">
        <w:rPr>
          <w:lang w:val="pt-BR"/>
        </w:rPr>
        <w:t>Flag de inadimplência na Movel (Y=sim/N ou 0 = não)</w:t>
      </w:r>
    </w:p>
    <w:p w14:paraId="76EE475F" w14:textId="23A3AB6D" w:rsidR="00462A39" w:rsidRPr="00462A39" w:rsidRDefault="00462A39" w:rsidP="00955CB3">
      <w:pPr>
        <w:pStyle w:val="ListParagraph"/>
        <w:numPr>
          <w:ilvl w:val="0"/>
          <w:numId w:val="22"/>
        </w:numPr>
      </w:pPr>
      <w:r w:rsidRPr="00462A39">
        <w:t>Número de linhas inadimplentes consolidado</w:t>
      </w:r>
    </w:p>
    <w:p w14:paraId="2E34F030" w14:textId="29FFCF16" w:rsidR="00462A39" w:rsidRPr="00462A39" w:rsidRDefault="00462A39" w:rsidP="00955CB3">
      <w:pPr>
        <w:pStyle w:val="ListParagraph"/>
        <w:numPr>
          <w:ilvl w:val="0"/>
          <w:numId w:val="22"/>
        </w:numPr>
      </w:pPr>
      <w:r w:rsidRPr="00462A39">
        <w:t>Total de valores inadimplentes consolidado</w:t>
      </w:r>
    </w:p>
    <w:p w14:paraId="3FEF31D6" w14:textId="16F65173" w:rsidR="00462A39" w:rsidRPr="00462A39" w:rsidRDefault="00462A39" w:rsidP="00955CB3">
      <w:pPr>
        <w:pStyle w:val="ListParagraph"/>
        <w:numPr>
          <w:ilvl w:val="0"/>
          <w:numId w:val="22"/>
        </w:numPr>
      </w:pPr>
      <w:r w:rsidRPr="00462A39">
        <w:t>Total de dias inadimplentes consolidado</w:t>
      </w:r>
    </w:p>
    <w:p w14:paraId="5657B4C2" w14:textId="37861112" w:rsidR="00462A39" w:rsidRPr="00772784" w:rsidRDefault="00462A39" w:rsidP="00955CB3">
      <w:pPr>
        <w:pStyle w:val="ListParagraph"/>
        <w:numPr>
          <w:ilvl w:val="0"/>
          <w:numId w:val="22"/>
        </w:numPr>
        <w:rPr>
          <w:lang w:val="pt-BR"/>
        </w:rPr>
      </w:pPr>
      <w:r w:rsidRPr="00772784">
        <w:rPr>
          <w:lang w:val="pt-BR"/>
        </w:rPr>
        <w:t>Dias de atraso na Fixa R1</w:t>
      </w:r>
    </w:p>
    <w:p w14:paraId="7DBE6465" w14:textId="7D7CA7E3" w:rsidR="00462A39" w:rsidRPr="00772784" w:rsidRDefault="00462A39" w:rsidP="00955CB3">
      <w:pPr>
        <w:pStyle w:val="ListParagraph"/>
        <w:numPr>
          <w:ilvl w:val="0"/>
          <w:numId w:val="22"/>
        </w:numPr>
        <w:rPr>
          <w:lang w:val="pt-BR"/>
        </w:rPr>
      </w:pPr>
      <w:r w:rsidRPr="00772784">
        <w:rPr>
          <w:lang w:val="pt-BR"/>
        </w:rPr>
        <w:t>Valor em reais atrasado na Fixa R1</w:t>
      </w:r>
    </w:p>
    <w:p w14:paraId="0C1E6271" w14:textId="1DD1BB4D" w:rsidR="00462A39" w:rsidRPr="00772784" w:rsidRDefault="00462A39" w:rsidP="00955CB3">
      <w:pPr>
        <w:pStyle w:val="ListParagraph"/>
        <w:numPr>
          <w:ilvl w:val="0"/>
          <w:numId w:val="22"/>
        </w:numPr>
        <w:rPr>
          <w:lang w:val="pt-BR"/>
        </w:rPr>
      </w:pPr>
      <w:r w:rsidRPr="00772784">
        <w:rPr>
          <w:lang w:val="pt-BR"/>
        </w:rPr>
        <w:lastRenderedPageBreak/>
        <w:t>Número de contratos em atraso na Fixa R1</w:t>
      </w:r>
    </w:p>
    <w:p w14:paraId="04B34453" w14:textId="52F9DAD6" w:rsidR="00462A39" w:rsidRPr="00772784" w:rsidRDefault="00462A39" w:rsidP="00955CB3">
      <w:pPr>
        <w:pStyle w:val="ListParagraph"/>
        <w:numPr>
          <w:ilvl w:val="0"/>
          <w:numId w:val="22"/>
        </w:numPr>
        <w:rPr>
          <w:lang w:val="pt-BR"/>
        </w:rPr>
      </w:pPr>
      <w:r w:rsidRPr="00772784">
        <w:rPr>
          <w:lang w:val="pt-BR"/>
        </w:rPr>
        <w:t>Dias de atraso na Fixa R2</w:t>
      </w:r>
    </w:p>
    <w:p w14:paraId="6C50CB43" w14:textId="669758C2" w:rsidR="00462A39" w:rsidRPr="00772784" w:rsidRDefault="00462A39" w:rsidP="00955CB3">
      <w:pPr>
        <w:pStyle w:val="ListParagraph"/>
        <w:numPr>
          <w:ilvl w:val="0"/>
          <w:numId w:val="22"/>
        </w:numPr>
        <w:rPr>
          <w:lang w:val="pt-BR"/>
        </w:rPr>
      </w:pPr>
      <w:r w:rsidRPr="00772784">
        <w:rPr>
          <w:lang w:val="pt-BR"/>
        </w:rPr>
        <w:t>Valor em reais atrasado na Fixa R2</w:t>
      </w:r>
    </w:p>
    <w:p w14:paraId="7292C27F" w14:textId="24A617E6" w:rsidR="00462A39" w:rsidRPr="00462A39" w:rsidRDefault="00462A39" w:rsidP="00955CB3">
      <w:pPr>
        <w:pStyle w:val="ListParagraph"/>
        <w:numPr>
          <w:ilvl w:val="0"/>
          <w:numId w:val="22"/>
        </w:numPr>
        <w:rPr>
          <w:highlight w:val="yellow"/>
        </w:rPr>
      </w:pPr>
      <w:r w:rsidRPr="00462A39">
        <w:rPr>
          <w:highlight w:val="yellow"/>
        </w:rPr>
        <w:t>Flag de inadimplência na TV</w:t>
      </w:r>
    </w:p>
    <w:p w14:paraId="033C7767" w14:textId="0DFDA427" w:rsidR="00462A39" w:rsidRPr="00462A39" w:rsidRDefault="00462A39" w:rsidP="00955CB3">
      <w:pPr>
        <w:pStyle w:val="ListParagraph"/>
        <w:numPr>
          <w:ilvl w:val="0"/>
          <w:numId w:val="22"/>
        </w:numPr>
      </w:pPr>
      <w:r w:rsidRPr="00462A39">
        <w:t>Flag de portabilidade</w:t>
      </w:r>
    </w:p>
    <w:p w14:paraId="41BD683C" w14:textId="4E2D928D" w:rsidR="00462A39" w:rsidRPr="00772784" w:rsidRDefault="00462A39" w:rsidP="00955CB3">
      <w:pPr>
        <w:pStyle w:val="ListParagraph"/>
        <w:numPr>
          <w:ilvl w:val="0"/>
          <w:numId w:val="22"/>
        </w:numPr>
        <w:rPr>
          <w:lang w:val="pt-BR"/>
        </w:rPr>
      </w:pPr>
      <w:r w:rsidRPr="00772784">
        <w:rPr>
          <w:lang w:val="pt-BR"/>
        </w:rPr>
        <w:t>Score configurado para Oi pela SERASA</w:t>
      </w:r>
    </w:p>
    <w:p w14:paraId="1A549A05" w14:textId="7460BDD2" w:rsidR="00462A39" w:rsidRPr="00772784" w:rsidRDefault="00462A39" w:rsidP="00955CB3">
      <w:pPr>
        <w:pStyle w:val="ListParagraph"/>
        <w:numPr>
          <w:ilvl w:val="0"/>
          <w:numId w:val="22"/>
        </w:numPr>
        <w:rPr>
          <w:lang w:val="pt-BR"/>
        </w:rPr>
      </w:pPr>
      <w:r w:rsidRPr="00772784">
        <w:rPr>
          <w:lang w:val="pt-BR"/>
        </w:rPr>
        <w:t>ID Status do CPF na Basona</w:t>
      </w:r>
    </w:p>
    <w:p w14:paraId="3AA58297" w14:textId="60EE2374" w:rsidR="00462A39" w:rsidRPr="00772784" w:rsidRDefault="00462A39" w:rsidP="00955CB3">
      <w:pPr>
        <w:pStyle w:val="ListParagraph"/>
        <w:numPr>
          <w:ilvl w:val="0"/>
          <w:numId w:val="22"/>
        </w:numPr>
        <w:rPr>
          <w:lang w:val="pt-BR"/>
        </w:rPr>
      </w:pPr>
      <w:r w:rsidRPr="00772784">
        <w:rPr>
          <w:lang w:val="pt-BR"/>
        </w:rPr>
        <w:t>Descrição status do CPF na Basona</w:t>
      </w:r>
    </w:p>
    <w:p w14:paraId="7A8FAD59" w14:textId="7E3B4540" w:rsidR="00462A39" w:rsidRPr="00772784" w:rsidRDefault="00462A39" w:rsidP="00955CB3">
      <w:pPr>
        <w:pStyle w:val="ListParagraph"/>
        <w:numPr>
          <w:ilvl w:val="0"/>
          <w:numId w:val="22"/>
        </w:numPr>
        <w:rPr>
          <w:lang w:val="pt-BR"/>
        </w:rPr>
      </w:pPr>
      <w:r w:rsidRPr="00772784">
        <w:rPr>
          <w:lang w:val="pt-BR"/>
        </w:rPr>
        <w:t>Faixa de renda individual estimada pelo SERASA</w:t>
      </w:r>
    </w:p>
    <w:p w14:paraId="74FA2F02" w14:textId="26F21368" w:rsidR="00462A39" w:rsidRPr="00772784" w:rsidRDefault="00462A39" w:rsidP="00955CB3">
      <w:pPr>
        <w:pStyle w:val="ListParagraph"/>
        <w:numPr>
          <w:ilvl w:val="0"/>
          <w:numId w:val="22"/>
        </w:numPr>
        <w:rPr>
          <w:lang w:val="pt-BR"/>
        </w:rPr>
      </w:pPr>
      <w:r w:rsidRPr="00772784">
        <w:rPr>
          <w:lang w:val="pt-BR"/>
        </w:rPr>
        <w:t>Tipo de negócio (MOVEL, FIXA, TV)</w:t>
      </w:r>
    </w:p>
    <w:p w14:paraId="3CEA4D59" w14:textId="2613830C" w:rsidR="00462A39" w:rsidRPr="00462A39" w:rsidRDefault="00462A39" w:rsidP="00955CB3">
      <w:pPr>
        <w:pStyle w:val="ListParagraph"/>
        <w:numPr>
          <w:ilvl w:val="0"/>
          <w:numId w:val="22"/>
        </w:numPr>
      </w:pPr>
      <w:r w:rsidRPr="00462A39">
        <w:t>Quantidade de linhas solicitadas</w:t>
      </w:r>
    </w:p>
    <w:p w14:paraId="7AB7B3BD" w14:textId="24281551" w:rsidR="00462A39" w:rsidRDefault="00462A39" w:rsidP="00955CB3">
      <w:pPr>
        <w:pStyle w:val="ListParagraph"/>
        <w:numPr>
          <w:ilvl w:val="0"/>
          <w:numId w:val="22"/>
        </w:numPr>
      </w:pPr>
      <w:r w:rsidRPr="00462A39">
        <w:t>Flag de TV</w:t>
      </w:r>
    </w:p>
    <w:p w14:paraId="7AB6BBF0" w14:textId="7AB922C4" w:rsidR="007676E1" w:rsidRPr="007676E1" w:rsidRDefault="007676E1" w:rsidP="00955CB3">
      <w:pPr>
        <w:pStyle w:val="ListParagraph"/>
        <w:numPr>
          <w:ilvl w:val="0"/>
          <w:numId w:val="22"/>
        </w:numPr>
        <w:rPr>
          <w:lang w:val="pt-BR"/>
        </w:rPr>
      </w:pPr>
      <w:r w:rsidRPr="007676E1">
        <w:rPr>
          <w:lang w:val="pt-BR"/>
        </w:rPr>
        <w:t>Matrícula do vendedor (Para os CRMs que enviarem esta informação)</w:t>
      </w:r>
    </w:p>
    <w:p w14:paraId="4F54D275" w14:textId="28F434D8" w:rsidR="007676E1" w:rsidRPr="007676E1" w:rsidRDefault="007676E1" w:rsidP="00955CB3">
      <w:pPr>
        <w:pStyle w:val="ListParagraph"/>
        <w:numPr>
          <w:ilvl w:val="0"/>
          <w:numId w:val="22"/>
        </w:numPr>
        <w:rPr>
          <w:lang w:val="pt-BR"/>
        </w:rPr>
      </w:pPr>
      <w:r w:rsidRPr="007676E1">
        <w:rPr>
          <w:lang w:val="pt-BR"/>
        </w:rPr>
        <w:t>Data e hora de inclusão da proposta</w:t>
      </w:r>
    </w:p>
    <w:p w14:paraId="041ABE7B" w14:textId="6B509E66" w:rsidR="007676E1" w:rsidRPr="007676E1" w:rsidRDefault="007676E1" w:rsidP="00955CB3">
      <w:pPr>
        <w:pStyle w:val="ListParagraph"/>
        <w:numPr>
          <w:ilvl w:val="0"/>
          <w:numId w:val="22"/>
        </w:numPr>
        <w:rPr>
          <w:lang w:val="pt-BR"/>
        </w:rPr>
      </w:pPr>
      <w:r w:rsidRPr="007676E1">
        <w:rPr>
          <w:lang w:val="pt-BR"/>
        </w:rPr>
        <w:t>Nome da mãe informado na proposta</w:t>
      </w:r>
    </w:p>
    <w:p w14:paraId="110A1E59" w14:textId="4F92AF3E" w:rsidR="007676E1" w:rsidRDefault="007676E1" w:rsidP="00955CB3">
      <w:pPr>
        <w:pStyle w:val="ListParagraph"/>
        <w:numPr>
          <w:ilvl w:val="0"/>
          <w:numId w:val="22"/>
        </w:numPr>
      </w:pPr>
      <w:r>
        <w:t>Flag solicita Movel</w:t>
      </w:r>
    </w:p>
    <w:p w14:paraId="4C3AEF82" w14:textId="148B3D8D" w:rsidR="007676E1" w:rsidRDefault="007676E1" w:rsidP="00955CB3">
      <w:pPr>
        <w:pStyle w:val="ListParagraph"/>
        <w:numPr>
          <w:ilvl w:val="0"/>
          <w:numId w:val="22"/>
        </w:numPr>
      </w:pPr>
      <w:r>
        <w:t>Flag solicita Fixa</w:t>
      </w:r>
    </w:p>
    <w:p w14:paraId="0C032A64" w14:textId="6E1458E0" w:rsidR="007676E1" w:rsidRDefault="007676E1" w:rsidP="00955CB3">
      <w:pPr>
        <w:pStyle w:val="ListParagraph"/>
        <w:numPr>
          <w:ilvl w:val="0"/>
          <w:numId w:val="22"/>
        </w:numPr>
      </w:pPr>
      <w:r>
        <w:t>Flag Multiprodutos</w:t>
      </w:r>
    </w:p>
    <w:p w14:paraId="707E01D6" w14:textId="7DC178E3" w:rsidR="007676E1" w:rsidRPr="007676E1" w:rsidRDefault="007676E1" w:rsidP="00955CB3">
      <w:pPr>
        <w:pStyle w:val="ListParagraph"/>
        <w:numPr>
          <w:ilvl w:val="0"/>
          <w:numId w:val="22"/>
        </w:numPr>
        <w:rPr>
          <w:lang w:val="pt-BR"/>
        </w:rPr>
      </w:pPr>
      <w:r w:rsidRPr="007676E1">
        <w:rPr>
          <w:lang w:val="pt-BR"/>
        </w:rPr>
        <w:t>Flag solicita Banda Larga Fixa</w:t>
      </w:r>
    </w:p>
    <w:p w14:paraId="2D1961D5" w14:textId="11912F97" w:rsidR="007676E1" w:rsidRPr="007676E1" w:rsidRDefault="007676E1" w:rsidP="00955CB3">
      <w:pPr>
        <w:pStyle w:val="ListParagraph"/>
        <w:numPr>
          <w:ilvl w:val="0"/>
          <w:numId w:val="22"/>
        </w:numPr>
        <w:rPr>
          <w:lang w:val="pt-BR"/>
        </w:rPr>
      </w:pPr>
      <w:r w:rsidRPr="007676E1">
        <w:rPr>
          <w:lang w:val="pt-BR"/>
        </w:rPr>
        <w:t>Flag solicita Banda Larga Móvel</w:t>
      </w:r>
    </w:p>
    <w:p w14:paraId="41CB0238" w14:textId="438D943B" w:rsidR="007676E1" w:rsidRPr="007676E1" w:rsidRDefault="007676E1" w:rsidP="00955CB3">
      <w:pPr>
        <w:pStyle w:val="ListParagraph"/>
        <w:numPr>
          <w:ilvl w:val="0"/>
          <w:numId w:val="22"/>
        </w:numPr>
        <w:rPr>
          <w:lang w:val="pt-BR"/>
        </w:rPr>
      </w:pPr>
      <w:r w:rsidRPr="007676E1">
        <w:rPr>
          <w:lang w:val="pt-BR"/>
        </w:rPr>
        <w:t>Dias de atraso do móvel</w:t>
      </w:r>
    </w:p>
    <w:p w14:paraId="2420F005" w14:textId="27F9411A" w:rsidR="007676E1" w:rsidRPr="007676E1" w:rsidRDefault="007676E1" w:rsidP="00955CB3">
      <w:pPr>
        <w:pStyle w:val="ListParagraph"/>
        <w:numPr>
          <w:ilvl w:val="0"/>
          <w:numId w:val="22"/>
        </w:numPr>
        <w:rPr>
          <w:lang w:val="pt-BR"/>
        </w:rPr>
      </w:pPr>
      <w:r w:rsidRPr="007676E1">
        <w:rPr>
          <w:lang w:val="pt-BR"/>
        </w:rPr>
        <w:t>Soma do valor em reais atrasado na móvel</w:t>
      </w:r>
    </w:p>
    <w:p w14:paraId="1EA4A2D8" w14:textId="50808D7D" w:rsidR="007676E1" w:rsidRPr="007676E1" w:rsidRDefault="007676E1" w:rsidP="00955CB3">
      <w:pPr>
        <w:pStyle w:val="ListParagraph"/>
        <w:numPr>
          <w:ilvl w:val="0"/>
          <w:numId w:val="22"/>
        </w:numPr>
        <w:rPr>
          <w:lang w:val="pt-BR"/>
        </w:rPr>
      </w:pPr>
      <w:r w:rsidRPr="007676E1">
        <w:rPr>
          <w:lang w:val="pt-BR"/>
        </w:rPr>
        <w:t>Dias de atraso na Oi Fibra</w:t>
      </w:r>
    </w:p>
    <w:p w14:paraId="2D0806B2" w14:textId="759E3FF4" w:rsidR="007676E1" w:rsidRPr="007676E1" w:rsidRDefault="007676E1" w:rsidP="00955CB3">
      <w:pPr>
        <w:pStyle w:val="ListParagraph"/>
        <w:numPr>
          <w:ilvl w:val="0"/>
          <w:numId w:val="22"/>
        </w:numPr>
        <w:rPr>
          <w:lang w:val="pt-BR"/>
        </w:rPr>
      </w:pPr>
      <w:r w:rsidRPr="007676E1">
        <w:rPr>
          <w:lang w:val="pt-BR"/>
        </w:rPr>
        <w:t>Valor em reais atrasado na Oi Fibra</w:t>
      </w:r>
    </w:p>
    <w:p w14:paraId="27F5A66B" w14:textId="65453BAD" w:rsidR="007676E1" w:rsidRPr="007676E1" w:rsidRDefault="007676E1" w:rsidP="00955CB3">
      <w:pPr>
        <w:pStyle w:val="ListParagraph"/>
        <w:numPr>
          <w:ilvl w:val="0"/>
          <w:numId w:val="22"/>
        </w:numPr>
        <w:rPr>
          <w:lang w:val="pt-BR"/>
        </w:rPr>
      </w:pPr>
      <w:r w:rsidRPr="007676E1">
        <w:rPr>
          <w:highlight w:val="yellow"/>
          <w:lang w:val="pt-BR"/>
        </w:rPr>
        <w:t>Tipo de meio de pagamento TV</w:t>
      </w:r>
    </w:p>
    <w:p w14:paraId="15FE22DA" w14:textId="5ECAAFC3" w:rsidR="007676E1" w:rsidRPr="007676E1" w:rsidRDefault="007676E1" w:rsidP="00955CB3">
      <w:pPr>
        <w:pStyle w:val="ListParagraph"/>
        <w:numPr>
          <w:ilvl w:val="0"/>
          <w:numId w:val="22"/>
        </w:numPr>
        <w:rPr>
          <w:lang w:val="pt-BR"/>
        </w:rPr>
      </w:pPr>
      <w:r w:rsidRPr="007676E1">
        <w:rPr>
          <w:lang w:val="pt-BR"/>
        </w:rPr>
        <w:t>Quantidade de dias como clente ativo da móvel (contrato ativo no dia da proposta)</w:t>
      </w:r>
    </w:p>
    <w:p w14:paraId="518BBFB7" w14:textId="5D09AC7F" w:rsidR="007676E1" w:rsidRPr="007676E1" w:rsidRDefault="007676E1" w:rsidP="00955CB3">
      <w:pPr>
        <w:pStyle w:val="ListParagraph"/>
        <w:numPr>
          <w:ilvl w:val="0"/>
          <w:numId w:val="22"/>
        </w:numPr>
        <w:rPr>
          <w:lang w:val="pt-BR"/>
        </w:rPr>
      </w:pPr>
      <w:r w:rsidRPr="007676E1">
        <w:rPr>
          <w:lang w:val="pt-BR"/>
        </w:rPr>
        <w:t>Quantidade de dias como clente ativo da fixa r1 (contrato ativo no dia da proposta)</w:t>
      </w:r>
    </w:p>
    <w:p w14:paraId="7946A3FF" w14:textId="3947A8E2" w:rsidR="007676E1" w:rsidRPr="007676E1" w:rsidRDefault="007676E1" w:rsidP="00955CB3">
      <w:pPr>
        <w:pStyle w:val="ListParagraph"/>
        <w:numPr>
          <w:ilvl w:val="0"/>
          <w:numId w:val="22"/>
        </w:numPr>
        <w:rPr>
          <w:lang w:val="pt-BR"/>
        </w:rPr>
      </w:pPr>
      <w:r w:rsidRPr="007676E1">
        <w:rPr>
          <w:lang w:val="pt-BR"/>
        </w:rPr>
        <w:t>Quantidade de dias como clente ativo da fixa r2 (contrato ativo no dia da proposta)</w:t>
      </w:r>
    </w:p>
    <w:p w14:paraId="260E69A5" w14:textId="2419C127" w:rsidR="007676E1" w:rsidRPr="007676E1" w:rsidRDefault="007676E1" w:rsidP="00955CB3">
      <w:pPr>
        <w:pStyle w:val="ListParagraph"/>
        <w:numPr>
          <w:ilvl w:val="0"/>
          <w:numId w:val="22"/>
        </w:numPr>
        <w:rPr>
          <w:lang w:val="pt-BR"/>
        </w:rPr>
      </w:pPr>
      <w:r w:rsidRPr="007676E1">
        <w:rPr>
          <w:lang w:val="pt-BR"/>
        </w:rPr>
        <w:t>Quantidade de dias como clente ativo da tv (contrato ativo no dia da proposta)</w:t>
      </w:r>
    </w:p>
    <w:p w14:paraId="72322B09" w14:textId="10DF9E13" w:rsidR="007676E1" w:rsidRPr="007676E1" w:rsidRDefault="007676E1" w:rsidP="00955CB3">
      <w:pPr>
        <w:pStyle w:val="ListParagraph"/>
        <w:numPr>
          <w:ilvl w:val="0"/>
          <w:numId w:val="22"/>
        </w:numPr>
        <w:rPr>
          <w:lang w:val="pt-BR"/>
        </w:rPr>
      </w:pPr>
      <w:r w:rsidRPr="007676E1">
        <w:rPr>
          <w:lang w:val="pt-BR"/>
        </w:rPr>
        <w:t>Quantidade de dias como clente ativo da fibra (contrato ativo no dia da proposta)</w:t>
      </w:r>
    </w:p>
    <w:p w14:paraId="771309D2" w14:textId="77777777" w:rsidR="00952E72" w:rsidRDefault="00952E72" w:rsidP="00224891">
      <w:pPr>
        <w:rPr>
          <w:rFonts w:cs="Arial"/>
        </w:rPr>
      </w:pPr>
    </w:p>
    <w:p w14:paraId="2C454D9C" w14:textId="75A26AB8" w:rsidR="00462A39" w:rsidRDefault="00462A39" w:rsidP="00224891">
      <w:pPr>
        <w:rPr>
          <w:rFonts w:cs="Arial"/>
        </w:rPr>
      </w:pPr>
      <w:r>
        <w:rPr>
          <w:rFonts w:cs="Arial"/>
        </w:rPr>
        <w:t xml:space="preserve">Os seguintes campos </w:t>
      </w:r>
      <w:r w:rsidRPr="00462A39">
        <w:rPr>
          <w:rFonts w:cs="Arial"/>
          <w:b/>
        </w:rPr>
        <w:t>não</w:t>
      </w:r>
      <w:r>
        <w:rPr>
          <w:rFonts w:cs="Arial"/>
        </w:rPr>
        <w:t xml:space="preserve"> estarão disponíveis:</w:t>
      </w:r>
    </w:p>
    <w:p w14:paraId="79D8A72A" w14:textId="77777777" w:rsidR="00462A39" w:rsidRDefault="00462A39" w:rsidP="00955CB3">
      <w:pPr>
        <w:pStyle w:val="ListParagraph"/>
        <w:numPr>
          <w:ilvl w:val="0"/>
          <w:numId w:val="21"/>
        </w:numPr>
      </w:pPr>
      <w:r w:rsidRPr="00462A39">
        <w:t>Decisão inicial no Transact</w:t>
      </w:r>
    </w:p>
    <w:p w14:paraId="65CBFCE9" w14:textId="218C28BD" w:rsidR="007676E1" w:rsidRPr="008F272A" w:rsidRDefault="007676E1" w:rsidP="00955CB3">
      <w:pPr>
        <w:pStyle w:val="ListParagraph"/>
        <w:numPr>
          <w:ilvl w:val="0"/>
          <w:numId w:val="21"/>
        </w:numPr>
        <w:rPr>
          <w:lang w:val="pt-BR"/>
        </w:rPr>
      </w:pPr>
      <w:r w:rsidRPr="008F272A">
        <w:rPr>
          <w:lang w:val="pt-BR"/>
        </w:rPr>
        <w:t>Oferta solicitada pelo cliente informada pelo vendedor</w:t>
      </w:r>
    </w:p>
    <w:p w14:paraId="5DB254D4" w14:textId="3D1C7096" w:rsidR="007676E1" w:rsidRPr="007676E1" w:rsidRDefault="007676E1" w:rsidP="00955CB3">
      <w:pPr>
        <w:pStyle w:val="ListParagraph"/>
        <w:numPr>
          <w:ilvl w:val="0"/>
          <w:numId w:val="21"/>
        </w:numPr>
        <w:rPr>
          <w:lang w:val="pt-BR"/>
        </w:rPr>
      </w:pPr>
      <w:r w:rsidRPr="007676E1">
        <w:rPr>
          <w:lang w:val="pt-BR"/>
        </w:rPr>
        <w:t>Plano solicitado pelo cliente informado pelo vendedor</w:t>
      </w:r>
    </w:p>
    <w:p w14:paraId="1D6D2F38" w14:textId="4125AEA3" w:rsidR="007676E1" w:rsidRPr="007676E1" w:rsidRDefault="007676E1" w:rsidP="00955CB3">
      <w:pPr>
        <w:pStyle w:val="ListParagraph"/>
        <w:numPr>
          <w:ilvl w:val="0"/>
          <w:numId w:val="21"/>
        </w:numPr>
        <w:rPr>
          <w:lang w:val="pt-BR"/>
        </w:rPr>
      </w:pPr>
      <w:r w:rsidRPr="007676E1">
        <w:rPr>
          <w:lang w:val="pt-BR"/>
        </w:rPr>
        <w:t>Tipo de meio de pagamento (Fatura, Débito em conta, Cartão de Crédito, etc...)</w:t>
      </w:r>
    </w:p>
    <w:p w14:paraId="00B947E5" w14:textId="46FEF87C" w:rsidR="007676E1" w:rsidRPr="007676E1" w:rsidRDefault="007676E1" w:rsidP="00955CB3">
      <w:pPr>
        <w:pStyle w:val="ListParagraph"/>
        <w:numPr>
          <w:ilvl w:val="0"/>
          <w:numId w:val="21"/>
        </w:numPr>
        <w:rPr>
          <w:lang w:val="pt-BR"/>
        </w:rPr>
      </w:pPr>
      <w:r w:rsidRPr="007676E1">
        <w:rPr>
          <w:lang w:val="pt-BR"/>
        </w:rPr>
        <w:t>Pacotes adicionais solicitados pela TV (sexy hot, Combate, PPV)</w:t>
      </w:r>
    </w:p>
    <w:p w14:paraId="5F07D9C8" w14:textId="472CC989" w:rsidR="007676E1" w:rsidRPr="007676E1" w:rsidRDefault="007676E1" w:rsidP="00955CB3">
      <w:pPr>
        <w:pStyle w:val="ListParagraph"/>
        <w:numPr>
          <w:ilvl w:val="0"/>
          <w:numId w:val="21"/>
        </w:numPr>
        <w:rPr>
          <w:lang w:val="pt-BR"/>
        </w:rPr>
      </w:pPr>
      <w:r w:rsidRPr="007676E1">
        <w:rPr>
          <w:lang w:val="pt-BR"/>
        </w:rPr>
        <w:t>Número</w:t>
      </w:r>
      <w:r>
        <w:rPr>
          <w:lang w:val="pt-BR"/>
        </w:rPr>
        <w:t xml:space="preserve"> do terminal que o cliente deseja migrar</w:t>
      </w:r>
    </w:p>
    <w:p w14:paraId="4B3AB356" w14:textId="350350F5" w:rsidR="007676E1" w:rsidRPr="007676E1" w:rsidRDefault="007676E1" w:rsidP="00955CB3">
      <w:pPr>
        <w:pStyle w:val="ListParagraph"/>
        <w:numPr>
          <w:ilvl w:val="0"/>
          <w:numId w:val="21"/>
        </w:numPr>
        <w:rPr>
          <w:lang w:val="pt-BR"/>
        </w:rPr>
      </w:pPr>
      <w:r w:rsidRPr="007676E1">
        <w:rPr>
          <w:lang w:val="pt-BR"/>
        </w:rPr>
        <w:t>P</w:t>
      </w:r>
      <w:r>
        <w:rPr>
          <w:lang w:val="pt-BR"/>
        </w:rPr>
        <w:t>ós-pago ou Pré-pago</w:t>
      </w:r>
    </w:p>
    <w:p w14:paraId="25FEBBD7" w14:textId="14EE418C" w:rsidR="007676E1" w:rsidRPr="007676E1" w:rsidRDefault="007676E1" w:rsidP="00955CB3">
      <w:pPr>
        <w:pStyle w:val="ListParagraph"/>
        <w:numPr>
          <w:ilvl w:val="0"/>
          <w:numId w:val="21"/>
        </w:numPr>
        <w:rPr>
          <w:lang w:val="pt-BR"/>
        </w:rPr>
      </w:pPr>
      <w:r w:rsidRPr="007676E1">
        <w:rPr>
          <w:lang w:val="pt-BR"/>
        </w:rPr>
        <w:t>Quantidade de pontos adicionais solicitados para TV</w:t>
      </w:r>
    </w:p>
    <w:p w14:paraId="3878F987" w14:textId="4A5A725D" w:rsidR="007676E1" w:rsidRDefault="007676E1" w:rsidP="00955CB3">
      <w:pPr>
        <w:pStyle w:val="ListParagraph"/>
        <w:numPr>
          <w:ilvl w:val="0"/>
          <w:numId w:val="21"/>
        </w:numPr>
      </w:pPr>
      <w:r>
        <w:t>Migração ou Ativação</w:t>
      </w:r>
    </w:p>
    <w:p w14:paraId="14098264" w14:textId="2128A6B7" w:rsidR="007676E1" w:rsidRDefault="007676E1" w:rsidP="00955CB3">
      <w:pPr>
        <w:pStyle w:val="ListParagraph"/>
        <w:numPr>
          <w:ilvl w:val="0"/>
          <w:numId w:val="21"/>
        </w:numPr>
      </w:pPr>
      <w:r>
        <w:t>Flag solicita Oi Fibra</w:t>
      </w:r>
    </w:p>
    <w:p w14:paraId="548F187D" w14:textId="55E4FE80" w:rsidR="007676E1" w:rsidRPr="007676E1" w:rsidRDefault="007676E1" w:rsidP="00955CB3">
      <w:pPr>
        <w:pStyle w:val="ListParagraph"/>
        <w:numPr>
          <w:ilvl w:val="0"/>
          <w:numId w:val="21"/>
        </w:numPr>
        <w:rPr>
          <w:lang w:val="pt-BR"/>
        </w:rPr>
      </w:pPr>
      <w:r w:rsidRPr="007676E1">
        <w:rPr>
          <w:lang w:val="pt-BR"/>
        </w:rPr>
        <w:t>Quantidade de dias como cliente ativo combo multiprodutos (contrato ativo no dia da proposta)</w:t>
      </w:r>
    </w:p>
    <w:p w14:paraId="14CC1DDD" w14:textId="77777777" w:rsidR="00462A39" w:rsidRDefault="00462A39" w:rsidP="00224891">
      <w:pPr>
        <w:rPr>
          <w:rFonts w:cs="Arial"/>
        </w:rPr>
      </w:pPr>
    </w:p>
    <w:p w14:paraId="361702F2" w14:textId="4BD84B65" w:rsidR="003D51E8" w:rsidRDefault="003D51E8" w:rsidP="00224891">
      <w:pPr>
        <w:rPr>
          <w:rFonts w:cs="Arial"/>
        </w:rPr>
      </w:pPr>
      <w:r>
        <w:rPr>
          <w:rFonts w:cs="Arial"/>
        </w:rPr>
        <w:lastRenderedPageBreak/>
        <w:t xml:space="preserve">Os dados recebidos serão </w:t>
      </w:r>
      <w:r w:rsidR="00005AF6">
        <w:rPr>
          <w:rFonts w:cs="Arial"/>
        </w:rPr>
        <w:t>armazenados em uma tabela interna do FMS, conforme definição a seguir.</w:t>
      </w:r>
    </w:p>
    <w:p w14:paraId="3672B476" w14:textId="77777777" w:rsidR="003D51E8" w:rsidRPr="00153785" w:rsidRDefault="003D51E8" w:rsidP="003D51E8">
      <w:pPr>
        <w:pStyle w:val="Heading5"/>
      </w:pPr>
      <w:r w:rsidRPr="00153785">
        <w:t>Tabela de destino</w:t>
      </w:r>
    </w:p>
    <w:p w14:paraId="6981EBCE" w14:textId="77777777" w:rsidR="003D51E8" w:rsidRPr="00153785" w:rsidRDefault="003D51E8" w:rsidP="003D51E8">
      <w:pPr>
        <w:rPr>
          <w:rFonts w:cs="Arial"/>
        </w:rPr>
      </w:pPr>
    </w:p>
    <w:p w14:paraId="38402EFA" w14:textId="487A1BB5" w:rsidR="003D51E8" w:rsidRPr="00935D86" w:rsidRDefault="003D51E8" w:rsidP="003D51E8">
      <w:pPr>
        <w:rPr>
          <w:rFonts w:cs="Arial"/>
          <w:lang w:val="en-US"/>
        </w:rPr>
      </w:pPr>
      <w:r w:rsidRPr="00935D86">
        <w:rPr>
          <w:rFonts w:cs="Arial"/>
          <w:lang w:val="en-US"/>
        </w:rPr>
        <w:t>Nome: FMS_T_TRANSACT_O</w:t>
      </w:r>
      <w:r>
        <w:rPr>
          <w:rFonts w:cs="Arial"/>
          <w:lang w:val="en-US"/>
        </w:rPr>
        <w:t>N</w:t>
      </w:r>
      <w:r w:rsidRPr="00935D86">
        <w:rPr>
          <w:rFonts w:cs="Arial"/>
          <w:lang w:val="en-US"/>
        </w:rPr>
        <w:t>LINE</w:t>
      </w:r>
    </w:p>
    <w:p w14:paraId="1157114D" w14:textId="77777777" w:rsidR="003D51E8" w:rsidRDefault="003D51E8" w:rsidP="003D51E8">
      <w:pPr>
        <w:rPr>
          <w:rFonts w:cs="Arial"/>
          <w:lang w:val="en-US" w:eastAsia="en-US"/>
        </w:rPr>
      </w:pPr>
    </w:p>
    <w:tbl>
      <w:tblPr>
        <w:tblW w:w="5000" w:type="pct"/>
        <w:tblLayout w:type="fixed"/>
        <w:tblCellMar>
          <w:left w:w="70" w:type="dxa"/>
          <w:right w:w="70" w:type="dxa"/>
        </w:tblCellMar>
        <w:tblLook w:val="04A0" w:firstRow="1" w:lastRow="0" w:firstColumn="1" w:lastColumn="0" w:noHBand="0" w:noVBand="1"/>
      </w:tblPr>
      <w:tblGrid>
        <w:gridCol w:w="2278"/>
        <w:gridCol w:w="722"/>
        <w:gridCol w:w="836"/>
        <w:gridCol w:w="634"/>
        <w:gridCol w:w="526"/>
        <w:gridCol w:w="2270"/>
        <w:gridCol w:w="2930"/>
      </w:tblGrid>
      <w:tr w:rsidR="003D51E8" w:rsidRPr="00F66160" w14:paraId="0EAFE3F3" w14:textId="77777777" w:rsidTr="00FF296A">
        <w:trPr>
          <w:trHeight w:val="360"/>
        </w:trPr>
        <w:tc>
          <w:tcPr>
            <w:tcW w:w="1117" w:type="pct"/>
            <w:tcBorders>
              <w:top w:val="single" w:sz="4" w:space="0" w:color="auto"/>
              <w:left w:val="single" w:sz="4" w:space="0" w:color="auto"/>
              <w:bottom w:val="single" w:sz="4" w:space="0" w:color="auto"/>
              <w:right w:val="single" w:sz="4" w:space="0" w:color="auto"/>
            </w:tcBorders>
            <w:shd w:val="clear" w:color="000000" w:fill="808080"/>
            <w:vAlign w:val="center"/>
            <w:hideMark/>
          </w:tcPr>
          <w:p w14:paraId="543F80B4" w14:textId="77777777" w:rsidR="003D51E8" w:rsidRPr="00F66160" w:rsidRDefault="003D51E8" w:rsidP="008134DB">
            <w:pPr>
              <w:jc w:val="center"/>
              <w:rPr>
                <w:rFonts w:cs="Arial"/>
                <w:b/>
                <w:bCs/>
                <w:color w:val="FFFFFF"/>
                <w:sz w:val="14"/>
                <w:szCs w:val="14"/>
              </w:rPr>
            </w:pPr>
            <w:r w:rsidRPr="00F66160">
              <w:rPr>
                <w:rFonts w:cs="Arial"/>
                <w:b/>
                <w:bCs/>
                <w:color w:val="FFFFFF"/>
                <w:sz w:val="14"/>
                <w:szCs w:val="14"/>
              </w:rPr>
              <w:t>Campo</w:t>
            </w:r>
          </w:p>
        </w:tc>
        <w:tc>
          <w:tcPr>
            <w:tcW w:w="354" w:type="pct"/>
            <w:tcBorders>
              <w:top w:val="single" w:sz="4" w:space="0" w:color="auto"/>
              <w:left w:val="nil"/>
              <w:bottom w:val="single" w:sz="4" w:space="0" w:color="auto"/>
              <w:right w:val="single" w:sz="4" w:space="0" w:color="auto"/>
            </w:tcBorders>
            <w:shd w:val="clear" w:color="000000" w:fill="808080"/>
            <w:vAlign w:val="center"/>
            <w:hideMark/>
          </w:tcPr>
          <w:p w14:paraId="2339490B" w14:textId="77777777" w:rsidR="003D51E8" w:rsidRPr="00F66160" w:rsidRDefault="003D51E8" w:rsidP="008134DB">
            <w:pPr>
              <w:jc w:val="center"/>
              <w:rPr>
                <w:rFonts w:cs="Arial"/>
                <w:b/>
                <w:bCs/>
                <w:color w:val="FFFFFF"/>
                <w:sz w:val="14"/>
                <w:szCs w:val="14"/>
              </w:rPr>
            </w:pPr>
            <w:r w:rsidRPr="00F66160">
              <w:rPr>
                <w:rFonts w:cs="Arial"/>
                <w:b/>
                <w:bCs/>
                <w:color w:val="FFFFFF"/>
                <w:sz w:val="14"/>
                <w:szCs w:val="14"/>
              </w:rPr>
              <w:t>Tipo</w:t>
            </w:r>
          </w:p>
        </w:tc>
        <w:tc>
          <w:tcPr>
            <w:tcW w:w="410" w:type="pct"/>
            <w:tcBorders>
              <w:top w:val="single" w:sz="4" w:space="0" w:color="auto"/>
              <w:left w:val="nil"/>
              <w:bottom w:val="single" w:sz="4" w:space="0" w:color="auto"/>
              <w:right w:val="single" w:sz="4" w:space="0" w:color="auto"/>
            </w:tcBorders>
            <w:shd w:val="clear" w:color="000000" w:fill="808080"/>
            <w:vAlign w:val="center"/>
            <w:hideMark/>
          </w:tcPr>
          <w:p w14:paraId="67B3E1B1" w14:textId="77777777" w:rsidR="003D51E8" w:rsidRPr="00F66160" w:rsidRDefault="003D51E8" w:rsidP="008134DB">
            <w:pPr>
              <w:jc w:val="center"/>
              <w:rPr>
                <w:rFonts w:cs="Arial"/>
                <w:b/>
                <w:bCs/>
                <w:color w:val="FFFFFF"/>
                <w:sz w:val="14"/>
                <w:szCs w:val="14"/>
              </w:rPr>
            </w:pPr>
            <w:r w:rsidRPr="00F66160">
              <w:rPr>
                <w:rFonts w:cs="Arial"/>
                <w:b/>
                <w:bCs/>
                <w:color w:val="FFFFFF"/>
                <w:sz w:val="14"/>
                <w:szCs w:val="14"/>
              </w:rPr>
              <w:t>Tamanho</w:t>
            </w:r>
          </w:p>
        </w:tc>
        <w:tc>
          <w:tcPr>
            <w:tcW w:w="311" w:type="pct"/>
            <w:tcBorders>
              <w:top w:val="single" w:sz="4" w:space="0" w:color="auto"/>
              <w:left w:val="nil"/>
              <w:bottom w:val="single" w:sz="4" w:space="0" w:color="auto"/>
              <w:right w:val="single" w:sz="4" w:space="0" w:color="auto"/>
            </w:tcBorders>
            <w:shd w:val="clear" w:color="000000" w:fill="808080"/>
            <w:vAlign w:val="center"/>
            <w:hideMark/>
          </w:tcPr>
          <w:p w14:paraId="7AE63411" w14:textId="77777777" w:rsidR="003D51E8" w:rsidRPr="00F66160" w:rsidRDefault="003D51E8" w:rsidP="008134DB">
            <w:pPr>
              <w:jc w:val="center"/>
              <w:rPr>
                <w:rFonts w:cs="Arial"/>
                <w:b/>
                <w:bCs/>
                <w:color w:val="FFFFFF"/>
                <w:sz w:val="14"/>
                <w:szCs w:val="14"/>
              </w:rPr>
            </w:pPr>
            <w:r w:rsidRPr="00F66160">
              <w:rPr>
                <w:rFonts w:cs="Arial"/>
                <w:b/>
                <w:bCs/>
                <w:color w:val="FFFFFF"/>
                <w:sz w:val="14"/>
                <w:szCs w:val="14"/>
              </w:rPr>
              <w:t>Chave</w:t>
            </w:r>
          </w:p>
        </w:tc>
        <w:tc>
          <w:tcPr>
            <w:tcW w:w="258" w:type="pct"/>
            <w:tcBorders>
              <w:top w:val="single" w:sz="4" w:space="0" w:color="auto"/>
              <w:left w:val="nil"/>
              <w:bottom w:val="single" w:sz="4" w:space="0" w:color="auto"/>
              <w:right w:val="single" w:sz="4" w:space="0" w:color="auto"/>
            </w:tcBorders>
            <w:shd w:val="clear" w:color="000000" w:fill="808080"/>
            <w:vAlign w:val="center"/>
            <w:hideMark/>
          </w:tcPr>
          <w:p w14:paraId="6C68582D" w14:textId="77777777" w:rsidR="003D51E8" w:rsidRPr="00F66160" w:rsidRDefault="003D51E8" w:rsidP="008134DB">
            <w:pPr>
              <w:jc w:val="center"/>
              <w:rPr>
                <w:rFonts w:cs="Arial"/>
                <w:b/>
                <w:bCs/>
                <w:color w:val="FFFFFF"/>
                <w:sz w:val="14"/>
                <w:szCs w:val="14"/>
              </w:rPr>
            </w:pPr>
            <w:r w:rsidRPr="00F66160">
              <w:rPr>
                <w:rFonts w:cs="Arial"/>
                <w:b/>
                <w:bCs/>
                <w:color w:val="FFFFFF"/>
                <w:sz w:val="14"/>
                <w:szCs w:val="14"/>
              </w:rPr>
              <w:t>Nulo</w:t>
            </w:r>
          </w:p>
        </w:tc>
        <w:tc>
          <w:tcPr>
            <w:tcW w:w="1113" w:type="pct"/>
            <w:tcBorders>
              <w:top w:val="single" w:sz="4" w:space="0" w:color="auto"/>
              <w:left w:val="nil"/>
              <w:bottom w:val="single" w:sz="4" w:space="0" w:color="auto"/>
              <w:right w:val="single" w:sz="4" w:space="0" w:color="auto"/>
            </w:tcBorders>
            <w:shd w:val="clear" w:color="000000" w:fill="808080"/>
            <w:vAlign w:val="center"/>
            <w:hideMark/>
          </w:tcPr>
          <w:p w14:paraId="7A0B94AE" w14:textId="77777777" w:rsidR="003D51E8" w:rsidRPr="00F66160" w:rsidRDefault="003D51E8" w:rsidP="008134DB">
            <w:pPr>
              <w:jc w:val="center"/>
              <w:rPr>
                <w:rFonts w:cs="Arial"/>
                <w:b/>
                <w:bCs/>
                <w:color w:val="FFFFFF"/>
                <w:sz w:val="14"/>
                <w:szCs w:val="14"/>
              </w:rPr>
            </w:pPr>
            <w:r w:rsidRPr="00F66160">
              <w:rPr>
                <w:rFonts w:cs="Arial"/>
                <w:b/>
                <w:bCs/>
                <w:color w:val="FFFFFF"/>
                <w:sz w:val="14"/>
                <w:szCs w:val="14"/>
              </w:rPr>
              <w:t>Regra para armazenamento</w:t>
            </w:r>
          </w:p>
        </w:tc>
        <w:tc>
          <w:tcPr>
            <w:tcW w:w="1437" w:type="pct"/>
            <w:tcBorders>
              <w:top w:val="single" w:sz="4" w:space="0" w:color="auto"/>
              <w:left w:val="nil"/>
              <w:bottom w:val="single" w:sz="4" w:space="0" w:color="auto"/>
              <w:right w:val="single" w:sz="4" w:space="0" w:color="auto"/>
            </w:tcBorders>
            <w:shd w:val="clear" w:color="000000" w:fill="808080"/>
            <w:vAlign w:val="center"/>
            <w:hideMark/>
          </w:tcPr>
          <w:p w14:paraId="2953CB6D" w14:textId="77777777" w:rsidR="003D51E8" w:rsidRPr="00F66160" w:rsidRDefault="003D51E8" w:rsidP="008134DB">
            <w:pPr>
              <w:jc w:val="center"/>
              <w:rPr>
                <w:rFonts w:cs="Arial"/>
                <w:b/>
                <w:bCs/>
                <w:color w:val="FFFFFF"/>
                <w:sz w:val="14"/>
                <w:szCs w:val="14"/>
              </w:rPr>
            </w:pPr>
            <w:r w:rsidRPr="00F66160">
              <w:rPr>
                <w:rFonts w:cs="Arial"/>
                <w:b/>
                <w:bCs/>
                <w:color w:val="FFFFFF"/>
                <w:sz w:val="14"/>
                <w:szCs w:val="14"/>
              </w:rPr>
              <w:t>Comentários</w:t>
            </w:r>
          </w:p>
        </w:tc>
      </w:tr>
      <w:tr w:rsidR="00D8078A" w:rsidRPr="00F66160" w14:paraId="3E008D2B"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0CC8A278" w14:textId="4B76FEAE" w:rsidR="00D8078A" w:rsidRPr="00F66160" w:rsidRDefault="00D8078A" w:rsidP="00D8078A">
            <w:pPr>
              <w:jc w:val="left"/>
              <w:rPr>
                <w:rFonts w:cs="Arial"/>
                <w:sz w:val="14"/>
                <w:szCs w:val="14"/>
              </w:rPr>
            </w:pPr>
            <w:r>
              <w:rPr>
                <w:rFonts w:cs="Arial"/>
                <w:sz w:val="14"/>
                <w:szCs w:val="14"/>
              </w:rPr>
              <w:t>DATA_REFERENCIA</w:t>
            </w:r>
          </w:p>
        </w:tc>
        <w:tc>
          <w:tcPr>
            <w:tcW w:w="354" w:type="pct"/>
            <w:tcBorders>
              <w:top w:val="nil"/>
              <w:left w:val="nil"/>
              <w:bottom w:val="single" w:sz="4" w:space="0" w:color="auto"/>
              <w:right w:val="single" w:sz="4" w:space="0" w:color="auto"/>
            </w:tcBorders>
            <w:shd w:val="clear" w:color="000000" w:fill="F2F2F2"/>
            <w:noWrap/>
          </w:tcPr>
          <w:p w14:paraId="080D8A1F" w14:textId="2F154389" w:rsidR="00D8078A" w:rsidRPr="00F66160" w:rsidRDefault="00D8078A" w:rsidP="00D8078A">
            <w:pPr>
              <w:jc w:val="center"/>
              <w:rPr>
                <w:rFonts w:cs="Arial"/>
                <w:sz w:val="14"/>
                <w:szCs w:val="14"/>
              </w:rPr>
            </w:pPr>
            <w:r>
              <w:rPr>
                <w:rFonts w:cs="Arial"/>
                <w:sz w:val="14"/>
                <w:szCs w:val="14"/>
              </w:rPr>
              <w:t>Date</w:t>
            </w:r>
          </w:p>
        </w:tc>
        <w:tc>
          <w:tcPr>
            <w:tcW w:w="410" w:type="pct"/>
            <w:tcBorders>
              <w:top w:val="nil"/>
              <w:left w:val="nil"/>
              <w:bottom w:val="single" w:sz="4" w:space="0" w:color="auto"/>
              <w:right w:val="single" w:sz="4" w:space="0" w:color="auto"/>
            </w:tcBorders>
            <w:shd w:val="clear" w:color="000000" w:fill="F2F2F2"/>
            <w:noWrap/>
          </w:tcPr>
          <w:p w14:paraId="0A788767" w14:textId="5DCCAEF1" w:rsidR="00D8078A" w:rsidRPr="00F66160" w:rsidRDefault="00D8078A" w:rsidP="00D8078A">
            <w:pPr>
              <w:jc w:val="center"/>
              <w:rPr>
                <w:rFonts w:cs="Arial"/>
                <w:sz w:val="14"/>
                <w:szCs w:val="14"/>
              </w:rPr>
            </w:pPr>
            <w:r>
              <w:rPr>
                <w:rFonts w:cs="Arial"/>
                <w:sz w:val="14"/>
                <w:szCs w:val="14"/>
              </w:rPr>
              <w:t> </w:t>
            </w:r>
          </w:p>
        </w:tc>
        <w:tc>
          <w:tcPr>
            <w:tcW w:w="311" w:type="pct"/>
            <w:tcBorders>
              <w:top w:val="nil"/>
              <w:left w:val="nil"/>
              <w:bottom w:val="single" w:sz="4" w:space="0" w:color="auto"/>
              <w:right w:val="single" w:sz="4" w:space="0" w:color="auto"/>
            </w:tcBorders>
            <w:shd w:val="clear" w:color="000000" w:fill="F2F2F2"/>
            <w:noWrap/>
          </w:tcPr>
          <w:p w14:paraId="4CEF407A" w14:textId="10603B08" w:rsidR="00D8078A" w:rsidRPr="00F66160"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11895BCB" w14:textId="56C54F76" w:rsidR="00D8078A" w:rsidRPr="00F66160"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5D933B8F" w14:textId="6A864C7D" w:rsidR="00D8078A" w:rsidRPr="00F66160" w:rsidRDefault="00D8078A" w:rsidP="00D8078A">
            <w:pPr>
              <w:jc w:val="left"/>
              <w:rPr>
                <w:rFonts w:cs="Arial"/>
                <w:sz w:val="14"/>
                <w:szCs w:val="14"/>
              </w:rPr>
            </w:pPr>
            <w:r>
              <w:rPr>
                <w:rFonts w:cs="Arial"/>
                <w:sz w:val="14"/>
                <w:szCs w:val="14"/>
              </w:rPr>
              <w:t>DATA_PROPOSTA</w:t>
            </w:r>
          </w:p>
        </w:tc>
        <w:tc>
          <w:tcPr>
            <w:tcW w:w="1437" w:type="pct"/>
            <w:tcBorders>
              <w:top w:val="nil"/>
              <w:left w:val="nil"/>
              <w:bottom w:val="single" w:sz="4" w:space="0" w:color="auto"/>
              <w:right w:val="single" w:sz="4" w:space="0" w:color="auto"/>
            </w:tcBorders>
            <w:shd w:val="clear" w:color="auto" w:fill="auto"/>
            <w:noWrap/>
            <w:vAlign w:val="center"/>
          </w:tcPr>
          <w:p w14:paraId="7460BB5B" w14:textId="01E42A06" w:rsidR="00D8078A" w:rsidRPr="00F66160" w:rsidRDefault="00DF6562" w:rsidP="00D8078A">
            <w:pPr>
              <w:rPr>
                <w:rFonts w:cs="Arial"/>
                <w:color w:val="0000FF"/>
                <w:sz w:val="14"/>
                <w:szCs w:val="14"/>
                <w:u w:val="single"/>
              </w:rPr>
            </w:pPr>
            <w:hyperlink w:anchor="_Normalizações_de_Registros" w:history="1">
              <w:r w:rsidR="00D8078A">
                <w:rPr>
                  <w:rStyle w:val="Hyperlink"/>
                  <w:rFonts w:cs="Arial"/>
                  <w:sz w:val="14"/>
                  <w:szCs w:val="14"/>
                </w:rPr>
                <w:t>Vide item Normalizações de Registros – DATA</w:t>
              </w:r>
            </w:hyperlink>
          </w:p>
        </w:tc>
      </w:tr>
      <w:tr w:rsidR="00D8078A" w:rsidRPr="00F66160" w14:paraId="1EC35520"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36346EE2" w14:textId="3D314375" w:rsidR="00D8078A" w:rsidRPr="00F66160" w:rsidRDefault="00D8078A" w:rsidP="00D8078A">
            <w:pPr>
              <w:jc w:val="left"/>
              <w:rPr>
                <w:rFonts w:cs="Arial"/>
                <w:sz w:val="14"/>
                <w:szCs w:val="14"/>
              </w:rPr>
            </w:pPr>
            <w:r>
              <w:rPr>
                <w:rFonts w:cs="Arial"/>
                <w:sz w:val="14"/>
                <w:szCs w:val="14"/>
              </w:rPr>
              <w:t>CPF_CNPJ</w:t>
            </w:r>
          </w:p>
        </w:tc>
        <w:tc>
          <w:tcPr>
            <w:tcW w:w="354" w:type="pct"/>
            <w:tcBorders>
              <w:top w:val="nil"/>
              <w:left w:val="nil"/>
              <w:bottom w:val="single" w:sz="4" w:space="0" w:color="auto"/>
              <w:right w:val="single" w:sz="4" w:space="0" w:color="auto"/>
            </w:tcBorders>
            <w:shd w:val="clear" w:color="000000" w:fill="F2F2F2"/>
            <w:noWrap/>
          </w:tcPr>
          <w:p w14:paraId="148E99CA" w14:textId="25F5B67F" w:rsidR="00D8078A" w:rsidRPr="00F66160"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3DAE8B03" w14:textId="5E66FB8E" w:rsidR="00D8078A" w:rsidRPr="00F66160" w:rsidRDefault="00D8078A" w:rsidP="00D8078A">
            <w:pPr>
              <w:jc w:val="center"/>
              <w:rPr>
                <w:rFonts w:cs="Arial"/>
                <w:sz w:val="14"/>
                <w:szCs w:val="14"/>
              </w:rPr>
            </w:pPr>
            <w:r>
              <w:rPr>
                <w:rFonts w:cs="Arial"/>
                <w:sz w:val="14"/>
                <w:szCs w:val="14"/>
              </w:rPr>
              <w:t>30</w:t>
            </w:r>
          </w:p>
        </w:tc>
        <w:tc>
          <w:tcPr>
            <w:tcW w:w="311" w:type="pct"/>
            <w:tcBorders>
              <w:top w:val="nil"/>
              <w:left w:val="nil"/>
              <w:bottom w:val="single" w:sz="4" w:space="0" w:color="auto"/>
              <w:right w:val="single" w:sz="4" w:space="0" w:color="auto"/>
            </w:tcBorders>
            <w:shd w:val="clear" w:color="000000" w:fill="FDE9D9"/>
            <w:noWrap/>
          </w:tcPr>
          <w:p w14:paraId="6C17C781" w14:textId="2FCD5320" w:rsidR="00D8078A" w:rsidRPr="00F66160" w:rsidRDefault="00D8078A" w:rsidP="00D8078A">
            <w:pPr>
              <w:jc w:val="center"/>
              <w:rPr>
                <w:rFonts w:cs="Arial"/>
                <w:sz w:val="14"/>
                <w:szCs w:val="14"/>
              </w:rPr>
            </w:pPr>
            <w:r>
              <w:rPr>
                <w:rFonts w:cs="Arial"/>
                <w:sz w:val="14"/>
                <w:szCs w:val="14"/>
              </w:rPr>
              <w:t>S</w:t>
            </w:r>
          </w:p>
        </w:tc>
        <w:tc>
          <w:tcPr>
            <w:tcW w:w="258" w:type="pct"/>
            <w:tcBorders>
              <w:top w:val="nil"/>
              <w:left w:val="nil"/>
              <w:bottom w:val="single" w:sz="4" w:space="0" w:color="auto"/>
              <w:right w:val="single" w:sz="4" w:space="0" w:color="auto"/>
            </w:tcBorders>
            <w:shd w:val="clear" w:color="000000" w:fill="F2F2F2"/>
            <w:noWrap/>
          </w:tcPr>
          <w:p w14:paraId="674DA2C3" w14:textId="72FAB29C" w:rsidR="00D8078A" w:rsidRPr="00F66160"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2869F945" w14:textId="16A30F86" w:rsidR="00D8078A" w:rsidRPr="00F66160"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048C8B29" w14:textId="2F3CDA05" w:rsidR="00D8078A" w:rsidRPr="00F66160" w:rsidRDefault="00DF6562" w:rsidP="00D8078A">
            <w:pPr>
              <w:rPr>
                <w:rFonts w:cs="Arial"/>
                <w:color w:val="0000FF"/>
                <w:sz w:val="14"/>
                <w:szCs w:val="14"/>
                <w:u w:val="single"/>
              </w:rPr>
            </w:pPr>
            <w:hyperlink w:anchor="_Normalizações_de_Registros" w:history="1">
              <w:r w:rsidR="00D8078A">
                <w:rPr>
                  <w:rStyle w:val="Hyperlink"/>
                  <w:rFonts w:cs="Arial"/>
                  <w:sz w:val="14"/>
                  <w:szCs w:val="14"/>
                </w:rPr>
                <w:t> Vide item Normalizações de Registros – CPF / CNPJ</w:t>
              </w:r>
            </w:hyperlink>
          </w:p>
        </w:tc>
      </w:tr>
      <w:tr w:rsidR="00D8078A" w:rsidRPr="00F66160" w14:paraId="1EC0F13D" w14:textId="77777777" w:rsidTr="00FF296A">
        <w:trPr>
          <w:trHeight w:val="720"/>
        </w:trPr>
        <w:tc>
          <w:tcPr>
            <w:tcW w:w="1117" w:type="pct"/>
            <w:tcBorders>
              <w:top w:val="nil"/>
              <w:left w:val="single" w:sz="4" w:space="0" w:color="auto"/>
              <w:bottom w:val="single" w:sz="4" w:space="0" w:color="auto"/>
              <w:right w:val="single" w:sz="4" w:space="0" w:color="auto"/>
            </w:tcBorders>
            <w:shd w:val="clear" w:color="000000" w:fill="F2F2F2"/>
            <w:noWrap/>
          </w:tcPr>
          <w:p w14:paraId="46A56D10" w14:textId="08973D1B" w:rsidR="00D8078A" w:rsidRPr="00F66160" w:rsidRDefault="00D8078A" w:rsidP="00D8078A">
            <w:pPr>
              <w:jc w:val="left"/>
              <w:rPr>
                <w:rFonts w:cs="Arial"/>
                <w:sz w:val="14"/>
                <w:szCs w:val="14"/>
              </w:rPr>
            </w:pPr>
            <w:r>
              <w:rPr>
                <w:rFonts w:cs="Arial"/>
                <w:sz w:val="14"/>
                <w:szCs w:val="14"/>
              </w:rPr>
              <w:t>TIPO_DOCUMENTO</w:t>
            </w:r>
          </w:p>
        </w:tc>
        <w:tc>
          <w:tcPr>
            <w:tcW w:w="354" w:type="pct"/>
            <w:tcBorders>
              <w:top w:val="nil"/>
              <w:left w:val="nil"/>
              <w:bottom w:val="single" w:sz="4" w:space="0" w:color="auto"/>
              <w:right w:val="single" w:sz="4" w:space="0" w:color="auto"/>
            </w:tcBorders>
            <w:shd w:val="clear" w:color="000000" w:fill="F2F2F2"/>
            <w:noWrap/>
          </w:tcPr>
          <w:p w14:paraId="5355E0BE" w14:textId="2D0FFBD8" w:rsidR="00D8078A" w:rsidRPr="00F66160"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209BC260" w14:textId="593D4870" w:rsidR="00D8078A" w:rsidRPr="00F66160" w:rsidRDefault="00D8078A" w:rsidP="00D8078A">
            <w:pPr>
              <w:jc w:val="center"/>
              <w:rPr>
                <w:rFonts w:cs="Arial"/>
                <w:sz w:val="14"/>
                <w:szCs w:val="14"/>
              </w:rPr>
            </w:pPr>
            <w:r>
              <w:rPr>
                <w:rFonts w:cs="Arial"/>
                <w:sz w:val="14"/>
                <w:szCs w:val="14"/>
              </w:rPr>
              <w:t>50</w:t>
            </w:r>
          </w:p>
        </w:tc>
        <w:tc>
          <w:tcPr>
            <w:tcW w:w="311" w:type="pct"/>
            <w:tcBorders>
              <w:top w:val="nil"/>
              <w:left w:val="nil"/>
              <w:bottom w:val="single" w:sz="4" w:space="0" w:color="auto"/>
              <w:right w:val="single" w:sz="4" w:space="0" w:color="auto"/>
            </w:tcBorders>
            <w:shd w:val="clear" w:color="000000" w:fill="F2F2F2"/>
            <w:noWrap/>
          </w:tcPr>
          <w:p w14:paraId="127C9F31" w14:textId="1F10C8A8" w:rsidR="00D8078A" w:rsidRPr="00F66160"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51F3C4C3" w14:textId="61EE91F2" w:rsidR="00D8078A" w:rsidRPr="00F66160" w:rsidRDefault="00D8078A" w:rsidP="00D8078A">
            <w:pPr>
              <w:jc w:val="center"/>
              <w:rPr>
                <w:rFonts w:cs="Arial"/>
                <w:sz w:val="14"/>
                <w:szCs w:val="14"/>
              </w:rPr>
            </w:pPr>
            <w:r>
              <w:rPr>
                <w:rFonts w:cs="Arial"/>
                <w:sz w:val="14"/>
                <w:szCs w:val="14"/>
              </w:rPr>
              <w:t>N</w:t>
            </w:r>
          </w:p>
        </w:tc>
        <w:tc>
          <w:tcPr>
            <w:tcW w:w="1113" w:type="pct"/>
            <w:tcBorders>
              <w:top w:val="nil"/>
              <w:left w:val="nil"/>
              <w:bottom w:val="single" w:sz="4" w:space="0" w:color="auto"/>
              <w:right w:val="single" w:sz="4" w:space="0" w:color="auto"/>
            </w:tcBorders>
            <w:shd w:val="clear" w:color="auto" w:fill="auto"/>
          </w:tcPr>
          <w:p w14:paraId="0FD03BE4" w14:textId="1861E49B" w:rsidR="00D8078A" w:rsidRPr="00F66160" w:rsidRDefault="00D8078A" w:rsidP="00D8078A">
            <w:pPr>
              <w:jc w:val="left"/>
              <w:rPr>
                <w:rFonts w:cs="Arial"/>
                <w:sz w:val="14"/>
                <w:szCs w:val="14"/>
              </w:rPr>
            </w:pPr>
            <w:r>
              <w:rPr>
                <w:rFonts w:cs="Arial"/>
                <w:sz w:val="14"/>
                <w:szCs w:val="14"/>
              </w:rPr>
              <w:t>Se TIPO_PESSOA=1</w:t>
            </w:r>
            <w:r>
              <w:rPr>
                <w:rFonts w:cs="Arial"/>
                <w:sz w:val="14"/>
                <w:szCs w:val="14"/>
              </w:rPr>
              <w:br/>
              <w:t xml:space="preserve">  TIPO_DOCUMENTO = CPF</w:t>
            </w:r>
            <w:r>
              <w:rPr>
                <w:rFonts w:cs="Arial"/>
                <w:sz w:val="14"/>
                <w:szCs w:val="14"/>
              </w:rPr>
              <w:br/>
              <w:t>Else</w:t>
            </w:r>
            <w:r>
              <w:rPr>
                <w:rFonts w:cs="Arial"/>
                <w:sz w:val="14"/>
                <w:szCs w:val="14"/>
              </w:rPr>
              <w:br/>
              <w:t xml:space="preserve">  TIPO_DOCUMENTO= CNPJ</w:t>
            </w:r>
          </w:p>
        </w:tc>
        <w:tc>
          <w:tcPr>
            <w:tcW w:w="1437" w:type="pct"/>
            <w:tcBorders>
              <w:top w:val="nil"/>
              <w:left w:val="nil"/>
              <w:bottom w:val="single" w:sz="4" w:space="0" w:color="auto"/>
              <w:right w:val="single" w:sz="4" w:space="0" w:color="auto"/>
            </w:tcBorders>
            <w:shd w:val="clear" w:color="auto" w:fill="auto"/>
          </w:tcPr>
          <w:p w14:paraId="42966582" w14:textId="71064CB3" w:rsidR="00D8078A" w:rsidRPr="00F66160" w:rsidRDefault="00D8078A" w:rsidP="00D8078A">
            <w:pPr>
              <w:jc w:val="left"/>
              <w:rPr>
                <w:rFonts w:cs="Arial"/>
                <w:sz w:val="14"/>
                <w:szCs w:val="14"/>
              </w:rPr>
            </w:pPr>
            <w:r>
              <w:rPr>
                <w:rFonts w:cs="Arial"/>
                <w:sz w:val="14"/>
                <w:szCs w:val="14"/>
              </w:rPr>
              <w:t>Identificação se é CPF ou CNPJ.</w:t>
            </w:r>
          </w:p>
        </w:tc>
      </w:tr>
      <w:tr w:rsidR="00D8078A" w:rsidRPr="00F66160" w14:paraId="279444A2"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6AF36FCC" w14:textId="7E8BD32A" w:rsidR="00D8078A" w:rsidRPr="00F66160" w:rsidRDefault="00D8078A" w:rsidP="00D8078A">
            <w:pPr>
              <w:jc w:val="left"/>
              <w:rPr>
                <w:rFonts w:cs="Arial"/>
                <w:sz w:val="14"/>
                <w:szCs w:val="14"/>
              </w:rPr>
            </w:pPr>
            <w:r>
              <w:rPr>
                <w:rFonts w:cs="Arial"/>
                <w:sz w:val="14"/>
                <w:szCs w:val="14"/>
              </w:rPr>
              <w:t>DATA_NASCIMENTO</w:t>
            </w:r>
          </w:p>
        </w:tc>
        <w:tc>
          <w:tcPr>
            <w:tcW w:w="354" w:type="pct"/>
            <w:tcBorders>
              <w:top w:val="nil"/>
              <w:left w:val="nil"/>
              <w:bottom w:val="single" w:sz="4" w:space="0" w:color="auto"/>
              <w:right w:val="single" w:sz="4" w:space="0" w:color="auto"/>
            </w:tcBorders>
            <w:shd w:val="clear" w:color="000000" w:fill="F2F2F2"/>
            <w:noWrap/>
          </w:tcPr>
          <w:p w14:paraId="1814DF9F" w14:textId="5530EFB0" w:rsidR="00D8078A" w:rsidRPr="00F66160" w:rsidRDefault="00D8078A" w:rsidP="00D8078A">
            <w:pPr>
              <w:jc w:val="center"/>
              <w:rPr>
                <w:rFonts w:cs="Arial"/>
                <w:sz w:val="14"/>
                <w:szCs w:val="14"/>
              </w:rPr>
            </w:pPr>
            <w:r>
              <w:rPr>
                <w:rFonts w:cs="Arial"/>
                <w:sz w:val="14"/>
                <w:szCs w:val="14"/>
              </w:rPr>
              <w:t>Date</w:t>
            </w:r>
          </w:p>
        </w:tc>
        <w:tc>
          <w:tcPr>
            <w:tcW w:w="410" w:type="pct"/>
            <w:tcBorders>
              <w:top w:val="nil"/>
              <w:left w:val="nil"/>
              <w:bottom w:val="single" w:sz="4" w:space="0" w:color="auto"/>
              <w:right w:val="single" w:sz="4" w:space="0" w:color="auto"/>
            </w:tcBorders>
            <w:shd w:val="clear" w:color="000000" w:fill="F2F2F2"/>
            <w:noWrap/>
          </w:tcPr>
          <w:p w14:paraId="73D389A3" w14:textId="51680F79" w:rsidR="00D8078A" w:rsidRPr="00F66160" w:rsidRDefault="00D8078A" w:rsidP="00D8078A">
            <w:pPr>
              <w:jc w:val="center"/>
              <w:rPr>
                <w:rFonts w:cs="Arial"/>
                <w:sz w:val="14"/>
                <w:szCs w:val="14"/>
              </w:rPr>
            </w:pPr>
            <w:r>
              <w:rPr>
                <w:rFonts w:cs="Arial"/>
                <w:sz w:val="14"/>
                <w:szCs w:val="14"/>
              </w:rPr>
              <w:t> </w:t>
            </w:r>
          </w:p>
        </w:tc>
        <w:tc>
          <w:tcPr>
            <w:tcW w:w="311" w:type="pct"/>
            <w:tcBorders>
              <w:top w:val="nil"/>
              <w:left w:val="nil"/>
              <w:bottom w:val="single" w:sz="4" w:space="0" w:color="auto"/>
              <w:right w:val="single" w:sz="4" w:space="0" w:color="auto"/>
            </w:tcBorders>
            <w:shd w:val="clear" w:color="000000" w:fill="F2F2F2"/>
            <w:noWrap/>
          </w:tcPr>
          <w:p w14:paraId="155418DF" w14:textId="20267B50" w:rsidR="00D8078A" w:rsidRPr="00F66160"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564AD0CB" w14:textId="7F55642E" w:rsidR="00D8078A" w:rsidRPr="00F66160"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0F38D4EA" w14:textId="09F13ACA" w:rsidR="00D8078A" w:rsidRPr="00F66160"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tcPr>
          <w:p w14:paraId="124CCE55" w14:textId="781F6F71" w:rsidR="00D8078A" w:rsidRPr="00F66160" w:rsidRDefault="00D8078A" w:rsidP="00D8078A">
            <w:pPr>
              <w:jc w:val="left"/>
              <w:rPr>
                <w:rFonts w:cs="Arial"/>
                <w:sz w:val="14"/>
                <w:szCs w:val="14"/>
              </w:rPr>
            </w:pPr>
            <w:r>
              <w:rPr>
                <w:rFonts w:cs="Arial"/>
                <w:sz w:val="14"/>
                <w:szCs w:val="14"/>
              </w:rPr>
              <w:t> </w:t>
            </w:r>
          </w:p>
        </w:tc>
      </w:tr>
      <w:tr w:rsidR="00D8078A" w:rsidRPr="00F66160" w14:paraId="1252CD5D"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5793161D" w14:textId="06691773" w:rsidR="00D8078A" w:rsidRDefault="00D8078A" w:rsidP="00D8078A">
            <w:pPr>
              <w:jc w:val="left"/>
              <w:rPr>
                <w:rFonts w:cs="Arial"/>
                <w:sz w:val="14"/>
                <w:szCs w:val="14"/>
              </w:rPr>
            </w:pPr>
            <w:r>
              <w:rPr>
                <w:rFonts w:cs="Arial"/>
                <w:sz w:val="14"/>
                <w:szCs w:val="14"/>
              </w:rPr>
              <w:t>NOME_CLIENTE</w:t>
            </w:r>
          </w:p>
        </w:tc>
        <w:tc>
          <w:tcPr>
            <w:tcW w:w="354" w:type="pct"/>
            <w:tcBorders>
              <w:top w:val="nil"/>
              <w:left w:val="nil"/>
              <w:bottom w:val="single" w:sz="4" w:space="0" w:color="auto"/>
              <w:right w:val="single" w:sz="4" w:space="0" w:color="auto"/>
            </w:tcBorders>
            <w:shd w:val="clear" w:color="000000" w:fill="F2F2F2"/>
            <w:noWrap/>
          </w:tcPr>
          <w:p w14:paraId="40C43612" w14:textId="08B555DF" w:rsidR="00D8078A"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425B1AB8" w14:textId="2FABFD3E" w:rsidR="00D8078A" w:rsidRDefault="00D8078A" w:rsidP="00D8078A">
            <w:pPr>
              <w:jc w:val="center"/>
              <w:rPr>
                <w:rFonts w:cs="Arial"/>
                <w:sz w:val="14"/>
                <w:szCs w:val="14"/>
              </w:rPr>
            </w:pPr>
            <w:r>
              <w:rPr>
                <w:rFonts w:cs="Arial"/>
                <w:sz w:val="14"/>
                <w:szCs w:val="14"/>
              </w:rPr>
              <w:t>200</w:t>
            </w:r>
          </w:p>
        </w:tc>
        <w:tc>
          <w:tcPr>
            <w:tcW w:w="311" w:type="pct"/>
            <w:tcBorders>
              <w:top w:val="nil"/>
              <w:left w:val="nil"/>
              <w:bottom w:val="single" w:sz="4" w:space="0" w:color="auto"/>
              <w:right w:val="single" w:sz="4" w:space="0" w:color="auto"/>
            </w:tcBorders>
            <w:shd w:val="clear" w:color="000000" w:fill="F2F2F2"/>
            <w:noWrap/>
          </w:tcPr>
          <w:p w14:paraId="3C1CD7F1" w14:textId="741EF3F5" w:rsidR="00D8078A"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3994FCE3" w14:textId="6282064C" w:rsidR="00D8078A"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23B65D1E" w14:textId="31387B09" w:rsidR="00D8078A"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tcPr>
          <w:p w14:paraId="261F1AC5" w14:textId="77777777" w:rsidR="00D8078A" w:rsidRDefault="00D8078A" w:rsidP="00D8078A">
            <w:pPr>
              <w:jc w:val="left"/>
              <w:rPr>
                <w:rFonts w:cs="Arial"/>
                <w:sz w:val="14"/>
                <w:szCs w:val="14"/>
              </w:rPr>
            </w:pPr>
          </w:p>
        </w:tc>
      </w:tr>
      <w:tr w:rsidR="00D8078A" w:rsidRPr="00F66160" w14:paraId="4A77E844" w14:textId="77777777" w:rsidTr="00FF296A">
        <w:trPr>
          <w:trHeight w:val="540"/>
        </w:trPr>
        <w:tc>
          <w:tcPr>
            <w:tcW w:w="1117" w:type="pct"/>
            <w:tcBorders>
              <w:top w:val="nil"/>
              <w:left w:val="single" w:sz="4" w:space="0" w:color="auto"/>
              <w:bottom w:val="single" w:sz="4" w:space="0" w:color="auto"/>
              <w:right w:val="single" w:sz="4" w:space="0" w:color="auto"/>
            </w:tcBorders>
            <w:shd w:val="clear" w:color="000000" w:fill="F2F2F2"/>
            <w:noWrap/>
          </w:tcPr>
          <w:p w14:paraId="7E19C5B4" w14:textId="5ED4D18C" w:rsidR="00D8078A" w:rsidRPr="0043447C" w:rsidRDefault="00D8078A" w:rsidP="00D8078A">
            <w:pPr>
              <w:jc w:val="left"/>
              <w:rPr>
                <w:rFonts w:cs="Arial"/>
                <w:sz w:val="14"/>
                <w:szCs w:val="14"/>
              </w:rPr>
            </w:pPr>
            <w:r>
              <w:rPr>
                <w:rFonts w:cs="Arial"/>
                <w:sz w:val="14"/>
                <w:szCs w:val="14"/>
              </w:rPr>
              <w:t>SEXO</w:t>
            </w:r>
          </w:p>
        </w:tc>
        <w:tc>
          <w:tcPr>
            <w:tcW w:w="354" w:type="pct"/>
            <w:tcBorders>
              <w:top w:val="nil"/>
              <w:left w:val="nil"/>
              <w:bottom w:val="single" w:sz="4" w:space="0" w:color="auto"/>
              <w:right w:val="single" w:sz="4" w:space="0" w:color="auto"/>
            </w:tcBorders>
            <w:shd w:val="clear" w:color="000000" w:fill="F2F2F2"/>
            <w:noWrap/>
          </w:tcPr>
          <w:p w14:paraId="3DC275D7" w14:textId="2577DA6D"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682F7EDD" w14:textId="02035707" w:rsidR="00D8078A" w:rsidRPr="0043447C" w:rsidRDefault="00D8078A" w:rsidP="00D8078A">
            <w:pPr>
              <w:jc w:val="center"/>
              <w:rPr>
                <w:rFonts w:cs="Arial"/>
                <w:sz w:val="14"/>
                <w:szCs w:val="14"/>
              </w:rPr>
            </w:pPr>
            <w:r>
              <w:rPr>
                <w:rFonts w:cs="Arial"/>
                <w:sz w:val="14"/>
                <w:szCs w:val="14"/>
              </w:rPr>
              <w:t>1</w:t>
            </w:r>
          </w:p>
        </w:tc>
        <w:tc>
          <w:tcPr>
            <w:tcW w:w="311" w:type="pct"/>
            <w:tcBorders>
              <w:top w:val="nil"/>
              <w:left w:val="nil"/>
              <w:bottom w:val="single" w:sz="4" w:space="0" w:color="auto"/>
              <w:right w:val="single" w:sz="4" w:space="0" w:color="auto"/>
            </w:tcBorders>
            <w:shd w:val="clear" w:color="000000" w:fill="FDE9D9"/>
            <w:noWrap/>
          </w:tcPr>
          <w:p w14:paraId="0122C240" w14:textId="552E4956"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2D82BC2F" w14:textId="6BC03F02"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0B7A33FD" w14:textId="493E2D9B"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tcPr>
          <w:p w14:paraId="6A2938E0" w14:textId="75F3A079" w:rsidR="00D8078A" w:rsidRPr="00F66160" w:rsidRDefault="00D8078A" w:rsidP="00D8078A">
            <w:pPr>
              <w:jc w:val="left"/>
              <w:rPr>
                <w:rFonts w:cs="Arial"/>
                <w:sz w:val="14"/>
                <w:szCs w:val="14"/>
              </w:rPr>
            </w:pPr>
            <w:r>
              <w:rPr>
                <w:rFonts w:cs="Arial"/>
                <w:sz w:val="14"/>
                <w:szCs w:val="14"/>
              </w:rPr>
              <w:t> </w:t>
            </w:r>
          </w:p>
        </w:tc>
      </w:tr>
      <w:tr w:rsidR="00D8078A" w:rsidRPr="00F66160" w14:paraId="502318DB"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751656A9" w14:textId="71687324" w:rsidR="00D8078A" w:rsidRPr="0043447C" w:rsidRDefault="00D8078A" w:rsidP="00D8078A">
            <w:pPr>
              <w:jc w:val="left"/>
              <w:rPr>
                <w:rFonts w:cs="Arial"/>
                <w:sz w:val="14"/>
                <w:szCs w:val="14"/>
              </w:rPr>
            </w:pPr>
            <w:r>
              <w:rPr>
                <w:rFonts w:cs="Arial"/>
                <w:sz w:val="14"/>
                <w:szCs w:val="14"/>
              </w:rPr>
              <w:t>LOGRADOURO</w:t>
            </w:r>
          </w:p>
        </w:tc>
        <w:tc>
          <w:tcPr>
            <w:tcW w:w="354" w:type="pct"/>
            <w:tcBorders>
              <w:top w:val="nil"/>
              <w:left w:val="nil"/>
              <w:bottom w:val="single" w:sz="4" w:space="0" w:color="auto"/>
              <w:right w:val="single" w:sz="4" w:space="0" w:color="auto"/>
            </w:tcBorders>
            <w:shd w:val="clear" w:color="000000" w:fill="F2F2F2"/>
            <w:noWrap/>
          </w:tcPr>
          <w:p w14:paraId="7507890D" w14:textId="4F161221"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3D21BB13" w14:textId="1CC2651D" w:rsidR="00D8078A" w:rsidRPr="0043447C" w:rsidRDefault="00D8078A" w:rsidP="00D8078A">
            <w:pPr>
              <w:jc w:val="center"/>
              <w:rPr>
                <w:rFonts w:cs="Arial"/>
                <w:sz w:val="14"/>
                <w:szCs w:val="14"/>
              </w:rPr>
            </w:pPr>
            <w:r>
              <w:rPr>
                <w:rFonts w:cs="Arial"/>
                <w:sz w:val="14"/>
                <w:szCs w:val="14"/>
              </w:rPr>
              <w:t>500</w:t>
            </w:r>
          </w:p>
        </w:tc>
        <w:tc>
          <w:tcPr>
            <w:tcW w:w="311" w:type="pct"/>
            <w:tcBorders>
              <w:top w:val="nil"/>
              <w:left w:val="nil"/>
              <w:bottom w:val="single" w:sz="4" w:space="0" w:color="auto"/>
              <w:right w:val="single" w:sz="4" w:space="0" w:color="auto"/>
            </w:tcBorders>
            <w:shd w:val="clear" w:color="000000" w:fill="F2F2F2"/>
            <w:noWrap/>
          </w:tcPr>
          <w:p w14:paraId="52128B69" w14:textId="68ADDD4E"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2C7B2E3C" w14:textId="710FD605"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0CA98DA4" w14:textId="0792721C"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5FAB77E3" w14:textId="04A77483" w:rsidR="00D8078A" w:rsidRPr="00F66160" w:rsidRDefault="00DF6562" w:rsidP="00D8078A">
            <w:pPr>
              <w:rPr>
                <w:rFonts w:cs="Arial"/>
                <w:color w:val="0000FF"/>
                <w:sz w:val="14"/>
                <w:szCs w:val="14"/>
                <w:u w:val="single"/>
              </w:rPr>
            </w:pPr>
            <w:hyperlink w:anchor="_Normalizações_de_Registros" w:history="1">
              <w:r w:rsidR="00D8078A">
                <w:rPr>
                  <w:rStyle w:val="Hyperlink"/>
                  <w:rFonts w:cs="Arial"/>
                  <w:sz w:val="14"/>
                  <w:szCs w:val="14"/>
                </w:rPr>
                <w:t>Vide item Normalizações de Registros – ENDEREÇO</w:t>
              </w:r>
            </w:hyperlink>
          </w:p>
        </w:tc>
      </w:tr>
      <w:tr w:rsidR="00D8078A" w:rsidRPr="00F66160" w14:paraId="017637F9"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6D7D57C8" w14:textId="18304C0E" w:rsidR="00D8078A" w:rsidRPr="0043447C" w:rsidRDefault="00D8078A" w:rsidP="00D8078A">
            <w:pPr>
              <w:jc w:val="left"/>
              <w:rPr>
                <w:rFonts w:cs="Arial"/>
                <w:sz w:val="14"/>
                <w:szCs w:val="14"/>
              </w:rPr>
            </w:pPr>
            <w:r>
              <w:rPr>
                <w:rFonts w:cs="Arial"/>
                <w:sz w:val="14"/>
                <w:szCs w:val="14"/>
              </w:rPr>
              <w:t>NUMERO_ENDERECO</w:t>
            </w:r>
          </w:p>
        </w:tc>
        <w:tc>
          <w:tcPr>
            <w:tcW w:w="354" w:type="pct"/>
            <w:tcBorders>
              <w:top w:val="nil"/>
              <w:left w:val="nil"/>
              <w:bottom w:val="single" w:sz="4" w:space="0" w:color="auto"/>
              <w:right w:val="single" w:sz="4" w:space="0" w:color="auto"/>
            </w:tcBorders>
            <w:shd w:val="clear" w:color="000000" w:fill="F2F2F2"/>
            <w:noWrap/>
          </w:tcPr>
          <w:p w14:paraId="7C9D85C5" w14:textId="0FE26B30"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4221C8FB" w14:textId="7C36C974" w:rsidR="00D8078A" w:rsidRPr="0043447C" w:rsidRDefault="00D8078A" w:rsidP="00D8078A">
            <w:pPr>
              <w:jc w:val="center"/>
              <w:rPr>
                <w:rFonts w:cs="Arial"/>
                <w:sz w:val="14"/>
                <w:szCs w:val="14"/>
              </w:rPr>
            </w:pPr>
            <w:r>
              <w:rPr>
                <w:rFonts w:cs="Arial"/>
                <w:sz w:val="14"/>
                <w:szCs w:val="14"/>
              </w:rPr>
              <w:t>50</w:t>
            </w:r>
          </w:p>
        </w:tc>
        <w:tc>
          <w:tcPr>
            <w:tcW w:w="311" w:type="pct"/>
            <w:tcBorders>
              <w:top w:val="nil"/>
              <w:left w:val="nil"/>
              <w:bottom w:val="single" w:sz="4" w:space="0" w:color="auto"/>
              <w:right w:val="single" w:sz="4" w:space="0" w:color="auto"/>
            </w:tcBorders>
            <w:shd w:val="clear" w:color="000000" w:fill="F2F2F2"/>
            <w:noWrap/>
          </w:tcPr>
          <w:p w14:paraId="25282D1C" w14:textId="5CDB701C"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1157628B" w14:textId="6968BD82"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606C1A07" w14:textId="723B0E2C"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6C6F35F7" w14:textId="6C82F36F" w:rsidR="00D8078A" w:rsidRPr="00F66160" w:rsidRDefault="00D8078A" w:rsidP="00D8078A">
            <w:pPr>
              <w:jc w:val="left"/>
              <w:rPr>
                <w:rFonts w:cs="Arial"/>
                <w:color w:val="0000FF"/>
                <w:sz w:val="14"/>
                <w:szCs w:val="14"/>
                <w:u w:val="single"/>
              </w:rPr>
            </w:pPr>
          </w:p>
        </w:tc>
      </w:tr>
      <w:tr w:rsidR="00D8078A" w:rsidRPr="00F66160" w14:paraId="554DF4C9" w14:textId="77777777" w:rsidTr="008134DB">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2F4E0D05" w14:textId="5E9BA80B" w:rsidR="00D8078A" w:rsidRPr="0043447C" w:rsidRDefault="00D8078A" w:rsidP="00D8078A">
            <w:pPr>
              <w:jc w:val="left"/>
              <w:rPr>
                <w:rFonts w:cs="Arial"/>
                <w:sz w:val="14"/>
                <w:szCs w:val="14"/>
              </w:rPr>
            </w:pPr>
            <w:r>
              <w:rPr>
                <w:rFonts w:cs="Arial"/>
                <w:sz w:val="14"/>
                <w:szCs w:val="14"/>
              </w:rPr>
              <w:t>COMPLEMENTO_ENDERECO</w:t>
            </w:r>
          </w:p>
        </w:tc>
        <w:tc>
          <w:tcPr>
            <w:tcW w:w="354" w:type="pct"/>
            <w:tcBorders>
              <w:top w:val="nil"/>
              <w:left w:val="nil"/>
              <w:bottom w:val="single" w:sz="4" w:space="0" w:color="auto"/>
              <w:right w:val="single" w:sz="4" w:space="0" w:color="auto"/>
            </w:tcBorders>
            <w:shd w:val="clear" w:color="000000" w:fill="F2F2F2"/>
            <w:noWrap/>
          </w:tcPr>
          <w:p w14:paraId="6056502F" w14:textId="148A83CB"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6A4EF878" w14:textId="20EEB566" w:rsidR="00D8078A" w:rsidRPr="0043447C" w:rsidRDefault="00D8078A" w:rsidP="00D8078A">
            <w:pPr>
              <w:jc w:val="center"/>
              <w:rPr>
                <w:rFonts w:cs="Arial"/>
                <w:sz w:val="14"/>
                <w:szCs w:val="14"/>
              </w:rPr>
            </w:pPr>
            <w:r>
              <w:rPr>
                <w:rFonts w:cs="Arial"/>
                <w:sz w:val="14"/>
                <w:szCs w:val="14"/>
              </w:rPr>
              <w:t>500</w:t>
            </w:r>
          </w:p>
        </w:tc>
        <w:tc>
          <w:tcPr>
            <w:tcW w:w="311" w:type="pct"/>
            <w:tcBorders>
              <w:top w:val="nil"/>
              <w:left w:val="nil"/>
              <w:bottom w:val="single" w:sz="4" w:space="0" w:color="auto"/>
              <w:right w:val="single" w:sz="4" w:space="0" w:color="auto"/>
            </w:tcBorders>
            <w:shd w:val="clear" w:color="000000" w:fill="F2F2F2"/>
            <w:noWrap/>
          </w:tcPr>
          <w:p w14:paraId="729F1092" w14:textId="00B1DBCE"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5B4BB057" w14:textId="424A27D5"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01B8EAD4" w14:textId="31E6E07C"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tcPr>
          <w:p w14:paraId="5404C031" w14:textId="285E55E4" w:rsidR="00D8078A" w:rsidRPr="00F66160" w:rsidRDefault="00DF6562" w:rsidP="00D8078A">
            <w:pPr>
              <w:rPr>
                <w:rFonts w:cs="Arial"/>
                <w:color w:val="0000FF"/>
                <w:sz w:val="14"/>
                <w:szCs w:val="14"/>
                <w:u w:val="single"/>
              </w:rPr>
            </w:pPr>
            <w:hyperlink w:anchor="_Normalizações_de_Registros" w:history="1">
              <w:r w:rsidR="00D8078A" w:rsidRPr="00A82AC9">
                <w:rPr>
                  <w:rStyle w:val="Hyperlink"/>
                  <w:rFonts w:cs="Arial"/>
                  <w:sz w:val="14"/>
                  <w:szCs w:val="14"/>
                </w:rPr>
                <w:t>Vide item Normalizações de Registros – ENDEREÇO</w:t>
              </w:r>
            </w:hyperlink>
          </w:p>
        </w:tc>
      </w:tr>
      <w:tr w:rsidR="00D8078A" w:rsidRPr="00F66160" w14:paraId="42757ED0" w14:textId="77777777" w:rsidTr="008134DB">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2AB4ACD2" w14:textId="013ECCA4" w:rsidR="00D8078A" w:rsidRPr="0043447C" w:rsidRDefault="00D8078A" w:rsidP="00D8078A">
            <w:pPr>
              <w:jc w:val="left"/>
              <w:rPr>
                <w:rFonts w:cs="Arial"/>
                <w:sz w:val="14"/>
                <w:szCs w:val="14"/>
              </w:rPr>
            </w:pPr>
            <w:r>
              <w:rPr>
                <w:rFonts w:cs="Arial"/>
                <w:sz w:val="14"/>
                <w:szCs w:val="14"/>
              </w:rPr>
              <w:t>CEP</w:t>
            </w:r>
          </w:p>
        </w:tc>
        <w:tc>
          <w:tcPr>
            <w:tcW w:w="354" w:type="pct"/>
            <w:tcBorders>
              <w:top w:val="nil"/>
              <w:left w:val="nil"/>
              <w:bottom w:val="single" w:sz="4" w:space="0" w:color="auto"/>
              <w:right w:val="single" w:sz="4" w:space="0" w:color="auto"/>
            </w:tcBorders>
            <w:shd w:val="clear" w:color="000000" w:fill="F2F2F2"/>
            <w:noWrap/>
          </w:tcPr>
          <w:p w14:paraId="7056BA0B" w14:textId="613D7004"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4A2C3C52" w14:textId="0CFF2B64" w:rsidR="00D8078A" w:rsidRPr="0043447C" w:rsidRDefault="00D8078A" w:rsidP="00D8078A">
            <w:pPr>
              <w:jc w:val="center"/>
              <w:rPr>
                <w:rFonts w:cs="Arial"/>
                <w:sz w:val="14"/>
                <w:szCs w:val="14"/>
              </w:rPr>
            </w:pPr>
            <w:r>
              <w:rPr>
                <w:rFonts w:cs="Arial"/>
                <w:sz w:val="14"/>
                <w:szCs w:val="14"/>
              </w:rPr>
              <w:t>10</w:t>
            </w:r>
          </w:p>
        </w:tc>
        <w:tc>
          <w:tcPr>
            <w:tcW w:w="311" w:type="pct"/>
            <w:tcBorders>
              <w:top w:val="nil"/>
              <w:left w:val="nil"/>
              <w:bottom w:val="single" w:sz="4" w:space="0" w:color="auto"/>
              <w:right w:val="single" w:sz="4" w:space="0" w:color="auto"/>
            </w:tcBorders>
            <w:shd w:val="clear" w:color="000000" w:fill="F2F2F2"/>
            <w:noWrap/>
          </w:tcPr>
          <w:p w14:paraId="1E12E73D" w14:textId="3430436A"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563DD3A5" w14:textId="3A971A2A"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1CED3B88" w14:textId="51D3A33C"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tcPr>
          <w:p w14:paraId="54119B09" w14:textId="33F8AD15" w:rsidR="00D8078A" w:rsidRPr="00F66160" w:rsidRDefault="00DF6562" w:rsidP="00D8078A">
            <w:pPr>
              <w:rPr>
                <w:rFonts w:cs="Arial"/>
                <w:color w:val="0000FF"/>
                <w:sz w:val="14"/>
                <w:szCs w:val="14"/>
                <w:u w:val="single"/>
              </w:rPr>
            </w:pPr>
            <w:hyperlink w:anchor="_Normalizações_de_Registros" w:history="1">
              <w:r w:rsidR="00D8078A" w:rsidRPr="00A82AC9">
                <w:rPr>
                  <w:rStyle w:val="Hyperlink"/>
                  <w:rFonts w:cs="Arial"/>
                  <w:sz w:val="14"/>
                  <w:szCs w:val="14"/>
                </w:rPr>
                <w:t>Vide item Normalizações de Registros – ENDEREÇO</w:t>
              </w:r>
            </w:hyperlink>
          </w:p>
        </w:tc>
      </w:tr>
      <w:tr w:rsidR="00D8078A" w:rsidRPr="00F66160" w14:paraId="41107306" w14:textId="77777777" w:rsidTr="008134DB">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308EC389" w14:textId="3F2A16CE" w:rsidR="00D8078A" w:rsidRPr="0043447C" w:rsidRDefault="00D8078A" w:rsidP="00D8078A">
            <w:pPr>
              <w:jc w:val="left"/>
              <w:rPr>
                <w:rFonts w:cs="Arial"/>
                <w:sz w:val="14"/>
                <w:szCs w:val="14"/>
              </w:rPr>
            </w:pPr>
            <w:r>
              <w:rPr>
                <w:rFonts w:cs="Arial"/>
                <w:sz w:val="14"/>
                <w:szCs w:val="14"/>
              </w:rPr>
              <w:t>BAIRRO</w:t>
            </w:r>
          </w:p>
        </w:tc>
        <w:tc>
          <w:tcPr>
            <w:tcW w:w="354" w:type="pct"/>
            <w:tcBorders>
              <w:top w:val="nil"/>
              <w:left w:val="nil"/>
              <w:bottom w:val="single" w:sz="4" w:space="0" w:color="auto"/>
              <w:right w:val="single" w:sz="4" w:space="0" w:color="auto"/>
            </w:tcBorders>
            <w:shd w:val="clear" w:color="000000" w:fill="F2F2F2"/>
            <w:noWrap/>
          </w:tcPr>
          <w:p w14:paraId="6FF02DAB" w14:textId="4CB9A6CA"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6C14DD39" w14:textId="094077F1" w:rsidR="00D8078A" w:rsidRPr="0043447C" w:rsidRDefault="00D8078A" w:rsidP="00D8078A">
            <w:pPr>
              <w:jc w:val="center"/>
              <w:rPr>
                <w:rFonts w:cs="Arial"/>
                <w:sz w:val="14"/>
                <w:szCs w:val="14"/>
              </w:rPr>
            </w:pPr>
            <w:r>
              <w:rPr>
                <w:rFonts w:cs="Arial"/>
                <w:sz w:val="14"/>
                <w:szCs w:val="14"/>
              </w:rPr>
              <w:t>100</w:t>
            </w:r>
          </w:p>
        </w:tc>
        <w:tc>
          <w:tcPr>
            <w:tcW w:w="311" w:type="pct"/>
            <w:tcBorders>
              <w:top w:val="nil"/>
              <w:left w:val="nil"/>
              <w:bottom w:val="single" w:sz="4" w:space="0" w:color="auto"/>
              <w:right w:val="single" w:sz="4" w:space="0" w:color="auto"/>
            </w:tcBorders>
            <w:shd w:val="clear" w:color="000000" w:fill="F2F2F2"/>
            <w:noWrap/>
          </w:tcPr>
          <w:p w14:paraId="7777C751" w14:textId="094602E4"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4926791E" w14:textId="5DE989FE"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64015621" w14:textId="635FB2B5"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tcPr>
          <w:p w14:paraId="22520EDA" w14:textId="496ADDA3" w:rsidR="00D8078A" w:rsidRPr="00F66160" w:rsidRDefault="00DF6562" w:rsidP="00D8078A">
            <w:pPr>
              <w:rPr>
                <w:rFonts w:cs="Arial"/>
                <w:color w:val="0000FF"/>
                <w:sz w:val="14"/>
                <w:szCs w:val="14"/>
                <w:u w:val="single"/>
              </w:rPr>
            </w:pPr>
            <w:hyperlink w:anchor="_Normalizações_de_Registros" w:history="1">
              <w:r w:rsidR="00D8078A" w:rsidRPr="00A82AC9">
                <w:rPr>
                  <w:rStyle w:val="Hyperlink"/>
                  <w:rFonts w:cs="Arial"/>
                  <w:sz w:val="14"/>
                  <w:szCs w:val="14"/>
                </w:rPr>
                <w:t>Vide item Normalizações de Registros – ENDEREÇO</w:t>
              </w:r>
            </w:hyperlink>
          </w:p>
        </w:tc>
      </w:tr>
      <w:tr w:rsidR="00D8078A" w:rsidRPr="00F66160" w14:paraId="00E48BDA" w14:textId="77777777" w:rsidTr="008134DB">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2F197F01" w14:textId="6957B6FF" w:rsidR="00D8078A" w:rsidRPr="0043447C" w:rsidRDefault="00D8078A" w:rsidP="00D8078A">
            <w:pPr>
              <w:jc w:val="left"/>
              <w:rPr>
                <w:rFonts w:cs="Arial"/>
                <w:sz w:val="14"/>
                <w:szCs w:val="14"/>
              </w:rPr>
            </w:pPr>
            <w:r>
              <w:rPr>
                <w:rFonts w:cs="Arial"/>
                <w:sz w:val="14"/>
                <w:szCs w:val="14"/>
              </w:rPr>
              <w:t>CIDADE</w:t>
            </w:r>
          </w:p>
        </w:tc>
        <w:tc>
          <w:tcPr>
            <w:tcW w:w="354" w:type="pct"/>
            <w:tcBorders>
              <w:top w:val="nil"/>
              <w:left w:val="nil"/>
              <w:bottom w:val="single" w:sz="4" w:space="0" w:color="auto"/>
              <w:right w:val="single" w:sz="4" w:space="0" w:color="auto"/>
            </w:tcBorders>
            <w:shd w:val="clear" w:color="000000" w:fill="F2F2F2"/>
            <w:noWrap/>
          </w:tcPr>
          <w:p w14:paraId="002A0A55" w14:textId="65144E65"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67DAFE7F" w14:textId="571058E6" w:rsidR="00D8078A" w:rsidRPr="0043447C" w:rsidRDefault="00D8078A" w:rsidP="00D8078A">
            <w:pPr>
              <w:jc w:val="center"/>
              <w:rPr>
                <w:rFonts w:cs="Arial"/>
                <w:sz w:val="14"/>
                <w:szCs w:val="14"/>
              </w:rPr>
            </w:pPr>
            <w:r>
              <w:rPr>
                <w:rFonts w:cs="Arial"/>
                <w:sz w:val="14"/>
                <w:szCs w:val="14"/>
              </w:rPr>
              <w:t>100</w:t>
            </w:r>
          </w:p>
        </w:tc>
        <w:tc>
          <w:tcPr>
            <w:tcW w:w="311" w:type="pct"/>
            <w:tcBorders>
              <w:top w:val="nil"/>
              <w:left w:val="nil"/>
              <w:bottom w:val="single" w:sz="4" w:space="0" w:color="auto"/>
              <w:right w:val="single" w:sz="4" w:space="0" w:color="auto"/>
            </w:tcBorders>
            <w:shd w:val="clear" w:color="000000" w:fill="F2F2F2"/>
            <w:noWrap/>
          </w:tcPr>
          <w:p w14:paraId="57624101" w14:textId="292F5216"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6F6496AE" w14:textId="176CEA5D"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00F590D1" w14:textId="4867B97E"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tcPr>
          <w:p w14:paraId="67C16249" w14:textId="6B31B1E8" w:rsidR="00D8078A" w:rsidRPr="00F66160" w:rsidRDefault="00DF6562" w:rsidP="00D8078A">
            <w:pPr>
              <w:rPr>
                <w:rFonts w:cs="Arial"/>
                <w:color w:val="0000FF"/>
                <w:sz w:val="14"/>
                <w:szCs w:val="14"/>
                <w:u w:val="single"/>
              </w:rPr>
            </w:pPr>
            <w:hyperlink w:anchor="_Normalizações_de_Registros" w:history="1">
              <w:r w:rsidR="00D8078A" w:rsidRPr="00A82AC9">
                <w:rPr>
                  <w:rStyle w:val="Hyperlink"/>
                  <w:rFonts w:cs="Arial"/>
                  <w:sz w:val="14"/>
                  <w:szCs w:val="14"/>
                </w:rPr>
                <w:t>Vide item Normalizações de Registros – ENDEREÇO</w:t>
              </w:r>
            </w:hyperlink>
          </w:p>
        </w:tc>
      </w:tr>
      <w:tr w:rsidR="00D8078A" w:rsidRPr="00F66160" w14:paraId="4181E418"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5AD5D667" w14:textId="4E43EA18" w:rsidR="00D8078A" w:rsidRPr="0043447C" w:rsidRDefault="00D8078A" w:rsidP="00D8078A">
            <w:pPr>
              <w:jc w:val="left"/>
              <w:rPr>
                <w:rFonts w:cs="Arial"/>
                <w:sz w:val="14"/>
                <w:szCs w:val="14"/>
              </w:rPr>
            </w:pPr>
            <w:r>
              <w:rPr>
                <w:rFonts w:cs="Arial"/>
                <w:sz w:val="14"/>
                <w:szCs w:val="14"/>
              </w:rPr>
              <w:t>UF</w:t>
            </w:r>
          </w:p>
        </w:tc>
        <w:tc>
          <w:tcPr>
            <w:tcW w:w="354" w:type="pct"/>
            <w:tcBorders>
              <w:top w:val="nil"/>
              <w:left w:val="nil"/>
              <w:bottom w:val="single" w:sz="4" w:space="0" w:color="auto"/>
              <w:right w:val="single" w:sz="4" w:space="0" w:color="auto"/>
            </w:tcBorders>
            <w:shd w:val="clear" w:color="000000" w:fill="F2F2F2"/>
            <w:noWrap/>
          </w:tcPr>
          <w:p w14:paraId="588F0DB3" w14:textId="1E7873F6"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030D80FF" w14:textId="0E0564A9" w:rsidR="00D8078A" w:rsidRPr="0043447C" w:rsidRDefault="00D8078A" w:rsidP="00D8078A">
            <w:pPr>
              <w:jc w:val="center"/>
              <w:rPr>
                <w:rFonts w:cs="Arial"/>
                <w:sz w:val="14"/>
                <w:szCs w:val="14"/>
              </w:rPr>
            </w:pPr>
            <w:r>
              <w:rPr>
                <w:rFonts w:cs="Arial"/>
                <w:sz w:val="14"/>
                <w:szCs w:val="14"/>
              </w:rPr>
              <w:t>5</w:t>
            </w:r>
          </w:p>
        </w:tc>
        <w:tc>
          <w:tcPr>
            <w:tcW w:w="311" w:type="pct"/>
            <w:tcBorders>
              <w:top w:val="nil"/>
              <w:left w:val="nil"/>
              <w:bottom w:val="single" w:sz="4" w:space="0" w:color="auto"/>
              <w:right w:val="single" w:sz="4" w:space="0" w:color="auto"/>
            </w:tcBorders>
            <w:shd w:val="clear" w:color="000000" w:fill="F2F2F2"/>
            <w:noWrap/>
          </w:tcPr>
          <w:p w14:paraId="381A5881" w14:textId="7FF35506"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65C22A99" w14:textId="3511B8C6"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64E92957" w14:textId="03EA457F"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tcPr>
          <w:p w14:paraId="5FE3CED0" w14:textId="07BDC99D" w:rsidR="00D8078A" w:rsidRPr="00F66160" w:rsidRDefault="00D8078A" w:rsidP="00D8078A">
            <w:pPr>
              <w:rPr>
                <w:rFonts w:cs="Arial"/>
                <w:color w:val="0000FF"/>
                <w:sz w:val="14"/>
                <w:szCs w:val="14"/>
                <w:u w:val="single"/>
              </w:rPr>
            </w:pPr>
            <w:r>
              <w:rPr>
                <w:rFonts w:cs="Arial"/>
                <w:sz w:val="14"/>
                <w:szCs w:val="14"/>
              </w:rPr>
              <w:t> </w:t>
            </w:r>
          </w:p>
        </w:tc>
      </w:tr>
      <w:tr w:rsidR="00D8078A" w:rsidRPr="00F66160" w14:paraId="7BBEA89E"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2F184117" w14:textId="4D78CA24" w:rsidR="00D8078A" w:rsidRPr="0043447C" w:rsidRDefault="00D8078A" w:rsidP="00D8078A">
            <w:pPr>
              <w:jc w:val="left"/>
              <w:rPr>
                <w:rFonts w:cs="Arial"/>
                <w:sz w:val="14"/>
                <w:szCs w:val="14"/>
              </w:rPr>
            </w:pPr>
            <w:r>
              <w:rPr>
                <w:rFonts w:cs="Arial"/>
                <w:sz w:val="14"/>
                <w:szCs w:val="14"/>
              </w:rPr>
              <w:t>NUM_PROPOSTA</w:t>
            </w:r>
          </w:p>
        </w:tc>
        <w:tc>
          <w:tcPr>
            <w:tcW w:w="354" w:type="pct"/>
            <w:tcBorders>
              <w:top w:val="nil"/>
              <w:left w:val="nil"/>
              <w:bottom w:val="single" w:sz="4" w:space="0" w:color="auto"/>
              <w:right w:val="single" w:sz="4" w:space="0" w:color="auto"/>
            </w:tcBorders>
            <w:shd w:val="clear" w:color="000000" w:fill="F2F2F2"/>
            <w:noWrap/>
          </w:tcPr>
          <w:p w14:paraId="5085D710" w14:textId="2DEF98FA"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39985422" w14:textId="5BCC76C0" w:rsidR="00D8078A" w:rsidRPr="0043447C" w:rsidRDefault="00D8078A" w:rsidP="00D8078A">
            <w:pPr>
              <w:jc w:val="center"/>
              <w:rPr>
                <w:rFonts w:cs="Arial"/>
                <w:sz w:val="14"/>
                <w:szCs w:val="14"/>
              </w:rPr>
            </w:pPr>
            <w:r>
              <w:rPr>
                <w:rFonts w:cs="Arial"/>
                <w:sz w:val="14"/>
                <w:szCs w:val="14"/>
              </w:rPr>
              <w:t>50</w:t>
            </w:r>
          </w:p>
        </w:tc>
        <w:tc>
          <w:tcPr>
            <w:tcW w:w="311" w:type="pct"/>
            <w:tcBorders>
              <w:top w:val="nil"/>
              <w:left w:val="nil"/>
              <w:bottom w:val="single" w:sz="4" w:space="0" w:color="auto"/>
              <w:right w:val="single" w:sz="4" w:space="0" w:color="auto"/>
            </w:tcBorders>
            <w:shd w:val="clear" w:color="000000" w:fill="F2F2F2"/>
            <w:noWrap/>
          </w:tcPr>
          <w:p w14:paraId="23E07598" w14:textId="4DF48BFA"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750C0881" w14:textId="39AAC2B3" w:rsidR="00D8078A" w:rsidRPr="0043447C" w:rsidRDefault="00D8078A" w:rsidP="00D8078A">
            <w:pPr>
              <w:jc w:val="center"/>
              <w:rPr>
                <w:rFonts w:cs="Arial"/>
                <w:sz w:val="14"/>
                <w:szCs w:val="14"/>
              </w:rPr>
            </w:pPr>
            <w:r>
              <w:rPr>
                <w:rFonts w:cs="Arial"/>
                <w:sz w:val="14"/>
                <w:szCs w:val="14"/>
              </w:rPr>
              <w:t>N</w:t>
            </w:r>
          </w:p>
        </w:tc>
        <w:tc>
          <w:tcPr>
            <w:tcW w:w="1113" w:type="pct"/>
            <w:tcBorders>
              <w:top w:val="nil"/>
              <w:left w:val="nil"/>
              <w:bottom w:val="single" w:sz="4" w:space="0" w:color="auto"/>
              <w:right w:val="single" w:sz="4" w:space="0" w:color="auto"/>
            </w:tcBorders>
            <w:shd w:val="clear" w:color="auto" w:fill="auto"/>
          </w:tcPr>
          <w:p w14:paraId="69AF3738" w14:textId="66FC0E70"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vAlign w:val="center"/>
          </w:tcPr>
          <w:p w14:paraId="01E65104" w14:textId="469B8B28" w:rsidR="00D8078A" w:rsidRPr="00F66160" w:rsidRDefault="00D8078A" w:rsidP="00D8078A">
            <w:pPr>
              <w:jc w:val="left"/>
              <w:rPr>
                <w:rFonts w:cs="Arial"/>
                <w:sz w:val="14"/>
                <w:szCs w:val="14"/>
              </w:rPr>
            </w:pPr>
            <w:r>
              <w:rPr>
                <w:rFonts w:cs="Arial"/>
                <w:color w:val="0000FF"/>
                <w:sz w:val="14"/>
                <w:szCs w:val="14"/>
                <w:u w:val="single"/>
              </w:rPr>
              <w:t> </w:t>
            </w:r>
          </w:p>
        </w:tc>
      </w:tr>
      <w:tr w:rsidR="00D8078A" w:rsidRPr="00F66160" w14:paraId="41AE7718"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5C57AF02" w14:textId="6EC2CE7A" w:rsidR="00D8078A" w:rsidRPr="0043447C" w:rsidRDefault="00D8078A" w:rsidP="00D8078A">
            <w:pPr>
              <w:jc w:val="left"/>
              <w:rPr>
                <w:rFonts w:cs="Arial"/>
                <w:sz w:val="14"/>
                <w:szCs w:val="14"/>
              </w:rPr>
            </w:pPr>
            <w:r>
              <w:rPr>
                <w:rFonts w:cs="Arial"/>
                <w:sz w:val="14"/>
                <w:szCs w:val="14"/>
              </w:rPr>
              <w:t>PDV</w:t>
            </w:r>
          </w:p>
        </w:tc>
        <w:tc>
          <w:tcPr>
            <w:tcW w:w="354" w:type="pct"/>
            <w:tcBorders>
              <w:top w:val="nil"/>
              <w:left w:val="nil"/>
              <w:bottom w:val="single" w:sz="4" w:space="0" w:color="auto"/>
              <w:right w:val="single" w:sz="4" w:space="0" w:color="auto"/>
            </w:tcBorders>
            <w:shd w:val="clear" w:color="000000" w:fill="F2F2F2"/>
            <w:noWrap/>
          </w:tcPr>
          <w:p w14:paraId="2AE1C901" w14:textId="42781ED3"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32E8E6B5" w14:textId="15434BE9" w:rsidR="00D8078A" w:rsidRPr="0043447C" w:rsidRDefault="00D8078A" w:rsidP="00D8078A">
            <w:pPr>
              <w:jc w:val="center"/>
              <w:rPr>
                <w:rFonts w:cs="Arial"/>
                <w:sz w:val="14"/>
                <w:szCs w:val="14"/>
              </w:rPr>
            </w:pPr>
            <w:r>
              <w:rPr>
                <w:rFonts w:cs="Arial"/>
                <w:sz w:val="14"/>
                <w:szCs w:val="14"/>
              </w:rPr>
              <w:t>50</w:t>
            </w:r>
          </w:p>
        </w:tc>
        <w:tc>
          <w:tcPr>
            <w:tcW w:w="311" w:type="pct"/>
            <w:tcBorders>
              <w:top w:val="nil"/>
              <w:left w:val="nil"/>
              <w:bottom w:val="single" w:sz="4" w:space="0" w:color="auto"/>
              <w:right w:val="single" w:sz="4" w:space="0" w:color="auto"/>
            </w:tcBorders>
            <w:shd w:val="clear" w:color="000000" w:fill="F2F2F2"/>
            <w:noWrap/>
          </w:tcPr>
          <w:p w14:paraId="2BE78233" w14:textId="51C3F984"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6B7AAD33" w14:textId="66482EEB"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5C537317" w14:textId="7A3CD1C6"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tcPr>
          <w:p w14:paraId="0873130C" w14:textId="2AB1777D" w:rsidR="00D8078A" w:rsidRPr="00F66160" w:rsidRDefault="00D8078A" w:rsidP="00D8078A">
            <w:pPr>
              <w:jc w:val="left"/>
              <w:rPr>
                <w:rFonts w:cs="Arial"/>
                <w:sz w:val="14"/>
                <w:szCs w:val="14"/>
              </w:rPr>
            </w:pPr>
            <w:r>
              <w:rPr>
                <w:rFonts w:cs="Arial"/>
                <w:sz w:val="14"/>
                <w:szCs w:val="14"/>
              </w:rPr>
              <w:t> </w:t>
            </w:r>
          </w:p>
        </w:tc>
      </w:tr>
      <w:tr w:rsidR="00D8078A" w:rsidRPr="00F66160" w14:paraId="34A2CB24"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5D1BB559" w14:textId="0A48820F" w:rsidR="00D8078A" w:rsidRPr="0043447C" w:rsidRDefault="00D8078A" w:rsidP="00D8078A">
            <w:pPr>
              <w:jc w:val="left"/>
              <w:rPr>
                <w:rFonts w:cs="Arial"/>
                <w:sz w:val="14"/>
                <w:szCs w:val="14"/>
              </w:rPr>
            </w:pPr>
            <w:r>
              <w:rPr>
                <w:rFonts w:cs="Arial"/>
                <w:sz w:val="14"/>
                <w:szCs w:val="14"/>
              </w:rPr>
              <w:t>TEL_CONTATO</w:t>
            </w:r>
          </w:p>
        </w:tc>
        <w:tc>
          <w:tcPr>
            <w:tcW w:w="354" w:type="pct"/>
            <w:tcBorders>
              <w:top w:val="nil"/>
              <w:left w:val="nil"/>
              <w:bottom w:val="single" w:sz="4" w:space="0" w:color="auto"/>
              <w:right w:val="single" w:sz="4" w:space="0" w:color="auto"/>
            </w:tcBorders>
            <w:shd w:val="clear" w:color="000000" w:fill="F2F2F2"/>
            <w:noWrap/>
          </w:tcPr>
          <w:p w14:paraId="0B090B2D" w14:textId="1AB226EF"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74FE69C7" w14:textId="3F8C5C1E" w:rsidR="00D8078A" w:rsidRPr="0043447C" w:rsidRDefault="00D8078A" w:rsidP="00D8078A">
            <w:pPr>
              <w:jc w:val="center"/>
              <w:rPr>
                <w:rFonts w:cs="Arial"/>
                <w:sz w:val="14"/>
                <w:szCs w:val="14"/>
              </w:rPr>
            </w:pPr>
            <w:r>
              <w:rPr>
                <w:rFonts w:cs="Arial"/>
                <w:sz w:val="14"/>
                <w:szCs w:val="14"/>
              </w:rPr>
              <w:t>50</w:t>
            </w:r>
          </w:p>
        </w:tc>
        <w:tc>
          <w:tcPr>
            <w:tcW w:w="311" w:type="pct"/>
            <w:tcBorders>
              <w:top w:val="nil"/>
              <w:left w:val="nil"/>
              <w:bottom w:val="single" w:sz="4" w:space="0" w:color="auto"/>
              <w:right w:val="single" w:sz="4" w:space="0" w:color="auto"/>
            </w:tcBorders>
            <w:shd w:val="clear" w:color="000000" w:fill="F2F2F2"/>
            <w:noWrap/>
          </w:tcPr>
          <w:p w14:paraId="5F2CEC7B" w14:textId="06B6B4B5"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597907D1" w14:textId="2A3F3402"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132DD4AA" w14:textId="55BB09AA"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tcPr>
          <w:p w14:paraId="60443B46" w14:textId="743C80B7" w:rsidR="00D8078A" w:rsidRPr="00F66160" w:rsidRDefault="00D8078A" w:rsidP="00D8078A">
            <w:pPr>
              <w:jc w:val="left"/>
              <w:rPr>
                <w:rFonts w:cs="Arial"/>
                <w:sz w:val="14"/>
                <w:szCs w:val="14"/>
              </w:rPr>
            </w:pPr>
            <w:r>
              <w:rPr>
                <w:rFonts w:cs="Arial"/>
                <w:sz w:val="14"/>
                <w:szCs w:val="14"/>
              </w:rPr>
              <w:t> </w:t>
            </w:r>
          </w:p>
        </w:tc>
      </w:tr>
      <w:tr w:rsidR="00D8078A" w:rsidRPr="00F66160" w14:paraId="584706AD"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6457EE55" w14:textId="036EAFE7" w:rsidR="00D8078A" w:rsidRPr="0043447C" w:rsidRDefault="00D8078A" w:rsidP="00D8078A">
            <w:pPr>
              <w:jc w:val="left"/>
              <w:rPr>
                <w:rFonts w:cs="Arial"/>
                <w:sz w:val="14"/>
                <w:szCs w:val="14"/>
              </w:rPr>
            </w:pPr>
            <w:r>
              <w:rPr>
                <w:rFonts w:cs="Arial"/>
                <w:sz w:val="14"/>
                <w:szCs w:val="14"/>
              </w:rPr>
              <w:t>QTD_PROPOSTA_ANT</w:t>
            </w:r>
          </w:p>
        </w:tc>
        <w:tc>
          <w:tcPr>
            <w:tcW w:w="354" w:type="pct"/>
            <w:tcBorders>
              <w:top w:val="nil"/>
              <w:left w:val="nil"/>
              <w:bottom w:val="single" w:sz="4" w:space="0" w:color="auto"/>
              <w:right w:val="single" w:sz="4" w:space="0" w:color="auto"/>
            </w:tcBorders>
            <w:shd w:val="clear" w:color="000000" w:fill="F2F2F2"/>
            <w:noWrap/>
          </w:tcPr>
          <w:p w14:paraId="1C5F0CF2" w14:textId="485EEF09" w:rsidR="00D8078A" w:rsidRPr="0043447C" w:rsidRDefault="00D8078A" w:rsidP="00D8078A">
            <w:pPr>
              <w:jc w:val="center"/>
              <w:rPr>
                <w:rFonts w:cs="Arial"/>
                <w:sz w:val="14"/>
                <w:szCs w:val="14"/>
              </w:rPr>
            </w:pPr>
            <w:r>
              <w:rPr>
                <w:rFonts w:cs="Arial"/>
                <w:sz w:val="14"/>
                <w:szCs w:val="14"/>
              </w:rPr>
              <w:t>number</w:t>
            </w:r>
          </w:p>
        </w:tc>
        <w:tc>
          <w:tcPr>
            <w:tcW w:w="410" w:type="pct"/>
            <w:tcBorders>
              <w:top w:val="nil"/>
              <w:left w:val="nil"/>
              <w:bottom w:val="single" w:sz="4" w:space="0" w:color="auto"/>
              <w:right w:val="single" w:sz="4" w:space="0" w:color="auto"/>
            </w:tcBorders>
            <w:shd w:val="clear" w:color="000000" w:fill="F2F2F2"/>
            <w:noWrap/>
          </w:tcPr>
          <w:p w14:paraId="05806022" w14:textId="7D04F5FF" w:rsidR="00D8078A" w:rsidRPr="0043447C" w:rsidRDefault="00D8078A" w:rsidP="00D8078A">
            <w:pPr>
              <w:jc w:val="center"/>
              <w:rPr>
                <w:rFonts w:cs="Arial"/>
                <w:sz w:val="14"/>
                <w:szCs w:val="14"/>
              </w:rPr>
            </w:pPr>
            <w:r>
              <w:rPr>
                <w:rFonts w:cs="Arial"/>
                <w:sz w:val="14"/>
                <w:szCs w:val="14"/>
              </w:rPr>
              <w:t> </w:t>
            </w:r>
          </w:p>
        </w:tc>
        <w:tc>
          <w:tcPr>
            <w:tcW w:w="311" w:type="pct"/>
            <w:tcBorders>
              <w:top w:val="nil"/>
              <w:left w:val="nil"/>
              <w:bottom w:val="single" w:sz="4" w:space="0" w:color="auto"/>
              <w:right w:val="single" w:sz="4" w:space="0" w:color="auto"/>
            </w:tcBorders>
            <w:shd w:val="clear" w:color="000000" w:fill="F2F2F2"/>
            <w:noWrap/>
          </w:tcPr>
          <w:p w14:paraId="28F49F04" w14:textId="425E2DA6"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4B852BCD" w14:textId="320A1671"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noWrap/>
          </w:tcPr>
          <w:p w14:paraId="4EEE3F06" w14:textId="480BBE6C"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tcPr>
          <w:p w14:paraId="24F4A412" w14:textId="56B8DB8D" w:rsidR="00D8078A" w:rsidRPr="00F66160" w:rsidRDefault="00D8078A" w:rsidP="00D8078A">
            <w:pPr>
              <w:rPr>
                <w:rFonts w:cs="Arial"/>
                <w:color w:val="0000FF"/>
                <w:sz w:val="14"/>
                <w:szCs w:val="14"/>
                <w:u w:val="single"/>
              </w:rPr>
            </w:pPr>
            <w:r>
              <w:rPr>
                <w:rFonts w:cs="Arial"/>
                <w:sz w:val="14"/>
                <w:szCs w:val="14"/>
              </w:rPr>
              <w:t> </w:t>
            </w:r>
          </w:p>
        </w:tc>
      </w:tr>
      <w:tr w:rsidR="00D8078A" w:rsidRPr="00F66160" w14:paraId="5C463C58"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37D80745" w14:textId="0595191E" w:rsidR="00D8078A" w:rsidRPr="0043447C" w:rsidRDefault="00D8078A" w:rsidP="00D8078A">
            <w:pPr>
              <w:jc w:val="left"/>
              <w:rPr>
                <w:rFonts w:cs="Arial"/>
                <w:sz w:val="14"/>
                <w:szCs w:val="14"/>
              </w:rPr>
            </w:pPr>
            <w:r>
              <w:rPr>
                <w:rFonts w:cs="Arial"/>
                <w:sz w:val="14"/>
                <w:szCs w:val="14"/>
              </w:rPr>
              <w:t>FLAG_INADIMPLENTE_MOVEL</w:t>
            </w:r>
          </w:p>
        </w:tc>
        <w:tc>
          <w:tcPr>
            <w:tcW w:w="354" w:type="pct"/>
            <w:tcBorders>
              <w:top w:val="nil"/>
              <w:left w:val="nil"/>
              <w:bottom w:val="single" w:sz="4" w:space="0" w:color="auto"/>
              <w:right w:val="single" w:sz="4" w:space="0" w:color="auto"/>
            </w:tcBorders>
            <w:shd w:val="clear" w:color="000000" w:fill="F2F2F2"/>
            <w:noWrap/>
          </w:tcPr>
          <w:p w14:paraId="759BB589" w14:textId="43F14C3F"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71902FF1" w14:textId="1B06D725" w:rsidR="00D8078A" w:rsidRPr="0043447C" w:rsidRDefault="00D8078A" w:rsidP="00D8078A">
            <w:pPr>
              <w:jc w:val="center"/>
              <w:rPr>
                <w:rFonts w:cs="Arial"/>
                <w:sz w:val="14"/>
                <w:szCs w:val="14"/>
              </w:rPr>
            </w:pPr>
            <w:r>
              <w:rPr>
                <w:rFonts w:cs="Arial"/>
                <w:sz w:val="14"/>
                <w:szCs w:val="14"/>
              </w:rPr>
              <w:t>100</w:t>
            </w:r>
          </w:p>
        </w:tc>
        <w:tc>
          <w:tcPr>
            <w:tcW w:w="311" w:type="pct"/>
            <w:tcBorders>
              <w:top w:val="nil"/>
              <w:left w:val="nil"/>
              <w:bottom w:val="single" w:sz="4" w:space="0" w:color="auto"/>
              <w:right w:val="single" w:sz="4" w:space="0" w:color="auto"/>
            </w:tcBorders>
            <w:shd w:val="clear" w:color="000000" w:fill="F2F2F2"/>
            <w:noWrap/>
          </w:tcPr>
          <w:p w14:paraId="438C3566" w14:textId="70785A24"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74E965D7" w14:textId="5426FDA7"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38F4D680" w14:textId="76DDE321"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23D5CDD5" w14:textId="5E3CFB8D" w:rsidR="00D8078A" w:rsidRPr="00F66160" w:rsidRDefault="00D8078A" w:rsidP="00D8078A">
            <w:pPr>
              <w:rPr>
                <w:rFonts w:cs="Arial"/>
                <w:color w:val="0000FF"/>
                <w:sz w:val="14"/>
                <w:szCs w:val="14"/>
                <w:u w:val="single"/>
              </w:rPr>
            </w:pPr>
            <w:r>
              <w:rPr>
                <w:rFonts w:cs="Arial"/>
                <w:color w:val="0000FF"/>
                <w:sz w:val="14"/>
                <w:szCs w:val="14"/>
                <w:u w:val="single"/>
              </w:rPr>
              <w:t> </w:t>
            </w:r>
          </w:p>
        </w:tc>
      </w:tr>
      <w:tr w:rsidR="00D8078A" w:rsidRPr="00F66160" w14:paraId="431CB4B3"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0D85DF41" w14:textId="395F65AB" w:rsidR="00D8078A" w:rsidRPr="0043447C" w:rsidRDefault="00D8078A" w:rsidP="00D8078A">
            <w:pPr>
              <w:jc w:val="left"/>
              <w:rPr>
                <w:rFonts w:cs="Arial"/>
                <w:sz w:val="14"/>
                <w:szCs w:val="14"/>
              </w:rPr>
            </w:pPr>
            <w:r>
              <w:rPr>
                <w:rFonts w:cs="Arial"/>
                <w:sz w:val="14"/>
                <w:szCs w:val="14"/>
              </w:rPr>
              <w:t>NUM_LINHAS_INADIMPLENTE</w:t>
            </w:r>
          </w:p>
        </w:tc>
        <w:tc>
          <w:tcPr>
            <w:tcW w:w="354" w:type="pct"/>
            <w:tcBorders>
              <w:top w:val="nil"/>
              <w:left w:val="nil"/>
              <w:bottom w:val="single" w:sz="4" w:space="0" w:color="auto"/>
              <w:right w:val="single" w:sz="4" w:space="0" w:color="auto"/>
            </w:tcBorders>
            <w:shd w:val="clear" w:color="000000" w:fill="F2F2F2"/>
            <w:noWrap/>
          </w:tcPr>
          <w:p w14:paraId="63D26793" w14:textId="1BCC348E" w:rsidR="00D8078A" w:rsidRPr="0043447C" w:rsidRDefault="00D8078A" w:rsidP="00D8078A">
            <w:pPr>
              <w:jc w:val="center"/>
              <w:rPr>
                <w:rFonts w:cs="Arial"/>
                <w:sz w:val="14"/>
                <w:szCs w:val="14"/>
              </w:rPr>
            </w:pPr>
            <w:r>
              <w:rPr>
                <w:rFonts w:cs="Arial"/>
                <w:sz w:val="14"/>
                <w:szCs w:val="14"/>
              </w:rPr>
              <w:t>number</w:t>
            </w:r>
          </w:p>
        </w:tc>
        <w:tc>
          <w:tcPr>
            <w:tcW w:w="410" w:type="pct"/>
            <w:tcBorders>
              <w:top w:val="nil"/>
              <w:left w:val="nil"/>
              <w:bottom w:val="single" w:sz="4" w:space="0" w:color="auto"/>
              <w:right w:val="single" w:sz="4" w:space="0" w:color="auto"/>
            </w:tcBorders>
            <w:shd w:val="clear" w:color="000000" w:fill="F2F2F2"/>
            <w:noWrap/>
          </w:tcPr>
          <w:p w14:paraId="19DC5DA1" w14:textId="0408E07D" w:rsidR="00D8078A" w:rsidRPr="0043447C" w:rsidRDefault="00D8078A" w:rsidP="00D8078A">
            <w:pPr>
              <w:jc w:val="center"/>
              <w:rPr>
                <w:rFonts w:cs="Arial"/>
                <w:sz w:val="14"/>
                <w:szCs w:val="14"/>
              </w:rPr>
            </w:pPr>
            <w:r>
              <w:rPr>
                <w:rFonts w:cs="Arial"/>
                <w:sz w:val="14"/>
                <w:szCs w:val="14"/>
              </w:rPr>
              <w:t> </w:t>
            </w:r>
          </w:p>
        </w:tc>
        <w:tc>
          <w:tcPr>
            <w:tcW w:w="311" w:type="pct"/>
            <w:tcBorders>
              <w:top w:val="nil"/>
              <w:left w:val="nil"/>
              <w:bottom w:val="single" w:sz="4" w:space="0" w:color="auto"/>
              <w:right w:val="single" w:sz="4" w:space="0" w:color="auto"/>
            </w:tcBorders>
            <w:shd w:val="clear" w:color="000000" w:fill="F2F2F2"/>
            <w:noWrap/>
          </w:tcPr>
          <w:p w14:paraId="36009A31" w14:textId="6398D806"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50282630" w14:textId="79A45C5B"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2F4DD7DB" w14:textId="31780AC4"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585EACEC" w14:textId="0316B921" w:rsidR="00D8078A" w:rsidRPr="00B366D9" w:rsidRDefault="00D8078A" w:rsidP="00D8078A">
            <w:pPr>
              <w:rPr>
                <w:rFonts w:cs="Arial"/>
                <w:sz w:val="14"/>
                <w:szCs w:val="14"/>
              </w:rPr>
            </w:pPr>
            <w:r>
              <w:rPr>
                <w:rFonts w:cs="Arial"/>
                <w:color w:val="0000FF"/>
                <w:sz w:val="14"/>
                <w:szCs w:val="14"/>
                <w:u w:val="single"/>
              </w:rPr>
              <w:t> </w:t>
            </w:r>
          </w:p>
        </w:tc>
      </w:tr>
      <w:tr w:rsidR="00D8078A" w:rsidRPr="00F66160" w14:paraId="032832D8"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3F4CFE22" w14:textId="6541D6D8" w:rsidR="00D8078A" w:rsidRPr="0043447C" w:rsidRDefault="00D8078A" w:rsidP="00D8078A">
            <w:pPr>
              <w:jc w:val="left"/>
              <w:rPr>
                <w:rFonts w:cs="Arial"/>
                <w:sz w:val="14"/>
                <w:szCs w:val="14"/>
              </w:rPr>
            </w:pPr>
            <w:r>
              <w:rPr>
                <w:rFonts w:cs="Arial"/>
                <w:sz w:val="14"/>
                <w:szCs w:val="14"/>
              </w:rPr>
              <w:t>TOTAL_VALORES_INADIMPLENTE</w:t>
            </w:r>
          </w:p>
        </w:tc>
        <w:tc>
          <w:tcPr>
            <w:tcW w:w="354" w:type="pct"/>
            <w:tcBorders>
              <w:top w:val="nil"/>
              <w:left w:val="nil"/>
              <w:bottom w:val="single" w:sz="4" w:space="0" w:color="auto"/>
              <w:right w:val="single" w:sz="4" w:space="0" w:color="auto"/>
            </w:tcBorders>
            <w:shd w:val="clear" w:color="000000" w:fill="F2F2F2"/>
            <w:noWrap/>
          </w:tcPr>
          <w:p w14:paraId="07BE46A8" w14:textId="29DC0DE9" w:rsidR="00D8078A" w:rsidRPr="0043447C" w:rsidRDefault="00D8078A" w:rsidP="00D8078A">
            <w:pPr>
              <w:jc w:val="center"/>
              <w:rPr>
                <w:rFonts w:cs="Arial"/>
                <w:sz w:val="14"/>
                <w:szCs w:val="14"/>
              </w:rPr>
            </w:pPr>
            <w:r>
              <w:rPr>
                <w:rFonts w:cs="Arial"/>
                <w:sz w:val="14"/>
                <w:szCs w:val="14"/>
              </w:rPr>
              <w:t>number</w:t>
            </w:r>
          </w:p>
        </w:tc>
        <w:tc>
          <w:tcPr>
            <w:tcW w:w="410" w:type="pct"/>
            <w:tcBorders>
              <w:top w:val="nil"/>
              <w:left w:val="nil"/>
              <w:bottom w:val="single" w:sz="4" w:space="0" w:color="auto"/>
              <w:right w:val="single" w:sz="4" w:space="0" w:color="auto"/>
            </w:tcBorders>
            <w:shd w:val="clear" w:color="000000" w:fill="F2F2F2"/>
            <w:noWrap/>
          </w:tcPr>
          <w:p w14:paraId="29A94884" w14:textId="7A0E7DA1" w:rsidR="00D8078A" w:rsidRPr="0043447C" w:rsidRDefault="00D8078A" w:rsidP="00D8078A">
            <w:pPr>
              <w:jc w:val="center"/>
              <w:rPr>
                <w:rFonts w:cs="Arial"/>
                <w:sz w:val="14"/>
                <w:szCs w:val="14"/>
              </w:rPr>
            </w:pPr>
            <w:r>
              <w:rPr>
                <w:rFonts w:cs="Arial"/>
                <w:sz w:val="14"/>
                <w:szCs w:val="14"/>
              </w:rPr>
              <w:t> </w:t>
            </w:r>
          </w:p>
        </w:tc>
        <w:tc>
          <w:tcPr>
            <w:tcW w:w="311" w:type="pct"/>
            <w:tcBorders>
              <w:top w:val="nil"/>
              <w:left w:val="nil"/>
              <w:bottom w:val="single" w:sz="4" w:space="0" w:color="auto"/>
              <w:right w:val="single" w:sz="4" w:space="0" w:color="auto"/>
            </w:tcBorders>
            <w:shd w:val="clear" w:color="000000" w:fill="F2F2F2"/>
            <w:noWrap/>
          </w:tcPr>
          <w:p w14:paraId="5E4FAD3E" w14:textId="18F68F76"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31B613B1" w14:textId="45EA7304"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311E43EB" w14:textId="4E4B2F6D"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tcPr>
          <w:p w14:paraId="7120674F" w14:textId="5DCA6E4E" w:rsidR="00D8078A" w:rsidRPr="00F66160" w:rsidRDefault="00D8078A" w:rsidP="00D8078A">
            <w:pPr>
              <w:rPr>
                <w:rFonts w:cs="Arial"/>
                <w:color w:val="000000"/>
                <w:sz w:val="14"/>
                <w:szCs w:val="14"/>
              </w:rPr>
            </w:pPr>
            <w:r>
              <w:rPr>
                <w:rFonts w:cs="Arial"/>
                <w:sz w:val="14"/>
                <w:szCs w:val="14"/>
              </w:rPr>
              <w:t> </w:t>
            </w:r>
          </w:p>
        </w:tc>
      </w:tr>
      <w:tr w:rsidR="00D8078A" w:rsidRPr="00F66160" w14:paraId="0C174777"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383346BC" w14:textId="356753AC" w:rsidR="00D8078A" w:rsidRPr="0043447C" w:rsidRDefault="00D8078A" w:rsidP="00D8078A">
            <w:pPr>
              <w:jc w:val="left"/>
              <w:rPr>
                <w:rFonts w:cs="Arial"/>
                <w:sz w:val="14"/>
                <w:szCs w:val="14"/>
              </w:rPr>
            </w:pPr>
            <w:r>
              <w:rPr>
                <w:rFonts w:cs="Arial"/>
                <w:sz w:val="14"/>
                <w:szCs w:val="14"/>
              </w:rPr>
              <w:t>TOTAL_DIAS_INADIMPLENTE</w:t>
            </w:r>
          </w:p>
        </w:tc>
        <w:tc>
          <w:tcPr>
            <w:tcW w:w="354" w:type="pct"/>
            <w:tcBorders>
              <w:top w:val="nil"/>
              <w:left w:val="nil"/>
              <w:bottom w:val="single" w:sz="4" w:space="0" w:color="auto"/>
              <w:right w:val="single" w:sz="4" w:space="0" w:color="auto"/>
            </w:tcBorders>
            <w:shd w:val="clear" w:color="000000" w:fill="F2F2F2"/>
            <w:noWrap/>
          </w:tcPr>
          <w:p w14:paraId="222D71F8" w14:textId="5801B69D" w:rsidR="00D8078A" w:rsidRPr="0043447C" w:rsidRDefault="00D8078A" w:rsidP="00D8078A">
            <w:pPr>
              <w:jc w:val="center"/>
              <w:rPr>
                <w:rFonts w:cs="Arial"/>
                <w:sz w:val="14"/>
                <w:szCs w:val="14"/>
              </w:rPr>
            </w:pPr>
            <w:r>
              <w:rPr>
                <w:rFonts w:cs="Arial"/>
                <w:sz w:val="14"/>
                <w:szCs w:val="14"/>
              </w:rPr>
              <w:t>number</w:t>
            </w:r>
          </w:p>
        </w:tc>
        <w:tc>
          <w:tcPr>
            <w:tcW w:w="410" w:type="pct"/>
            <w:tcBorders>
              <w:top w:val="nil"/>
              <w:left w:val="nil"/>
              <w:bottom w:val="single" w:sz="4" w:space="0" w:color="auto"/>
              <w:right w:val="single" w:sz="4" w:space="0" w:color="auto"/>
            </w:tcBorders>
            <w:shd w:val="clear" w:color="000000" w:fill="F2F2F2"/>
            <w:noWrap/>
          </w:tcPr>
          <w:p w14:paraId="4479EF24" w14:textId="54C789AA" w:rsidR="00D8078A" w:rsidRPr="0043447C" w:rsidRDefault="00D8078A" w:rsidP="00D8078A">
            <w:pPr>
              <w:jc w:val="center"/>
              <w:rPr>
                <w:rFonts w:cs="Arial"/>
                <w:sz w:val="14"/>
                <w:szCs w:val="14"/>
              </w:rPr>
            </w:pPr>
            <w:r>
              <w:rPr>
                <w:rFonts w:cs="Arial"/>
                <w:sz w:val="14"/>
                <w:szCs w:val="14"/>
              </w:rPr>
              <w:t> </w:t>
            </w:r>
          </w:p>
        </w:tc>
        <w:tc>
          <w:tcPr>
            <w:tcW w:w="311" w:type="pct"/>
            <w:tcBorders>
              <w:top w:val="nil"/>
              <w:left w:val="nil"/>
              <w:bottom w:val="single" w:sz="4" w:space="0" w:color="auto"/>
              <w:right w:val="single" w:sz="4" w:space="0" w:color="auto"/>
            </w:tcBorders>
            <w:shd w:val="clear" w:color="000000" w:fill="F2F2F2"/>
            <w:noWrap/>
          </w:tcPr>
          <w:p w14:paraId="14D80CD3" w14:textId="05F9166E"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3F70BED6" w14:textId="3FDE1B01"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6355FCD2" w14:textId="46BED32C"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74D0DF66" w14:textId="5D1EE7BD" w:rsidR="00D8078A" w:rsidRPr="00F66160" w:rsidRDefault="00D8078A" w:rsidP="00D8078A">
            <w:pPr>
              <w:rPr>
                <w:rFonts w:cs="Arial"/>
                <w:color w:val="000000"/>
                <w:sz w:val="14"/>
                <w:szCs w:val="14"/>
              </w:rPr>
            </w:pPr>
            <w:r>
              <w:rPr>
                <w:rFonts w:cs="Arial"/>
                <w:color w:val="000000"/>
                <w:sz w:val="14"/>
                <w:szCs w:val="14"/>
              </w:rPr>
              <w:t> </w:t>
            </w:r>
          </w:p>
        </w:tc>
      </w:tr>
      <w:tr w:rsidR="00D8078A" w:rsidRPr="00F66160" w14:paraId="769E299B"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741D59FF" w14:textId="21B828B6" w:rsidR="00D8078A" w:rsidRPr="0043447C" w:rsidRDefault="00D8078A" w:rsidP="00D8078A">
            <w:pPr>
              <w:jc w:val="left"/>
              <w:rPr>
                <w:rFonts w:cs="Arial"/>
                <w:sz w:val="14"/>
                <w:szCs w:val="14"/>
              </w:rPr>
            </w:pPr>
            <w:r>
              <w:rPr>
                <w:rFonts w:cs="Arial"/>
                <w:sz w:val="14"/>
                <w:szCs w:val="14"/>
              </w:rPr>
              <w:t>DIAS_ATRASO_FIXA_R1</w:t>
            </w:r>
          </w:p>
        </w:tc>
        <w:tc>
          <w:tcPr>
            <w:tcW w:w="354" w:type="pct"/>
            <w:tcBorders>
              <w:top w:val="nil"/>
              <w:left w:val="nil"/>
              <w:bottom w:val="single" w:sz="4" w:space="0" w:color="auto"/>
              <w:right w:val="single" w:sz="4" w:space="0" w:color="auto"/>
            </w:tcBorders>
            <w:shd w:val="clear" w:color="000000" w:fill="F2F2F2"/>
            <w:noWrap/>
          </w:tcPr>
          <w:p w14:paraId="25128D90" w14:textId="30FE8CE9" w:rsidR="00D8078A" w:rsidRPr="0043447C" w:rsidRDefault="00D8078A" w:rsidP="00D8078A">
            <w:pPr>
              <w:jc w:val="center"/>
              <w:rPr>
                <w:rFonts w:cs="Arial"/>
                <w:sz w:val="14"/>
                <w:szCs w:val="14"/>
              </w:rPr>
            </w:pPr>
            <w:r>
              <w:rPr>
                <w:rFonts w:cs="Arial"/>
                <w:sz w:val="14"/>
                <w:szCs w:val="14"/>
              </w:rPr>
              <w:t>number</w:t>
            </w:r>
          </w:p>
        </w:tc>
        <w:tc>
          <w:tcPr>
            <w:tcW w:w="410" w:type="pct"/>
            <w:tcBorders>
              <w:top w:val="nil"/>
              <w:left w:val="nil"/>
              <w:bottom w:val="single" w:sz="4" w:space="0" w:color="auto"/>
              <w:right w:val="single" w:sz="4" w:space="0" w:color="auto"/>
            </w:tcBorders>
            <w:shd w:val="clear" w:color="000000" w:fill="F2F2F2"/>
            <w:noWrap/>
          </w:tcPr>
          <w:p w14:paraId="53CDA5F4" w14:textId="3070825D" w:rsidR="00D8078A" w:rsidRPr="0043447C" w:rsidRDefault="00D8078A" w:rsidP="00D8078A">
            <w:pPr>
              <w:jc w:val="center"/>
              <w:rPr>
                <w:rFonts w:cs="Arial"/>
                <w:sz w:val="14"/>
                <w:szCs w:val="14"/>
              </w:rPr>
            </w:pPr>
            <w:r>
              <w:rPr>
                <w:rFonts w:cs="Arial"/>
                <w:sz w:val="14"/>
                <w:szCs w:val="14"/>
              </w:rPr>
              <w:t> </w:t>
            </w:r>
          </w:p>
        </w:tc>
        <w:tc>
          <w:tcPr>
            <w:tcW w:w="311" w:type="pct"/>
            <w:tcBorders>
              <w:top w:val="nil"/>
              <w:left w:val="nil"/>
              <w:bottom w:val="single" w:sz="4" w:space="0" w:color="auto"/>
              <w:right w:val="single" w:sz="4" w:space="0" w:color="auto"/>
            </w:tcBorders>
            <w:shd w:val="clear" w:color="000000" w:fill="F2F2F2"/>
            <w:noWrap/>
          </w:tcPr>
          <w:p w14:paraId="136456E9" w14:textId="6745FAB5"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0B66F73F" w14:textId="02AFD231"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0827F41F" w14:textId="2E1F4C83"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7FCD00A1" w14:textId="352F22BB" w:rsidR="00D8078A" w:rsidRPr="00F66160" w:rsidRDefault="00D8078A" w:rsidP="00D8078A">
            <w:pPr>
              <w:rPr>
                <w:rFonts w:cs="Arial"/>
                <w:color w:val="000000"/>
                <w:sz w:val="14"/>
                <w:szCs w:val="14"/>
              </w:rPr>
            </w:pPr>
            <w:r>
              <w:rPr>
                <w:rFonts w:cs="Arial"/>
                <w:color w:val="000000"/>
                <w:sz w:val="14"/>
                <w:szCs w:val="14"/>
              </w:rPr>
              <w:t> </w:t>
            </w:r>
          </w:p>
        </w:tc>
      </w:tr>
      <w:tr w:rsidR="00D8078A" w:rsidRPr="00F66160" w14:paraId="23FE97AF"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2CAF08BC" w14:textId="01C7059A" w:rsidR="00D8078A" w:rsidRPr="0043447C" w:rsidRDefault="00D8078A" w:rsidP="00D8078A">
            <w:pPr>
              <w:jc w:val="left"/>
              <w:rPr>
                <w:rFonts w:cs="Arial"/>
                <w:sz w:val="14"/>
                <w:szCs w:val="14"/>
              </w:rPr>
            </w:pPr>
            <w:r>
              <w:rPr>
                <w:rFonts w:cs="Arial"/>
                <w:sz w:val="14"/>
                <w:szCs w:val="14"/>
              </w:rPr>
              <w:t>VALOR_ATRASADO_FIXA_R1</w:t>
            </w:r>
          </w:p>
        </w:tc>
        <w:tc>
          <w:tcPr>
            <w:tcW w:w="354" w:type="pct"/>
            <w:tcBorders>
              <w:top w:val="nil"/>
              <w:left w:val="nil"/>
              <w:bottom w:val="single" w:sz="4" w:space="0" w:color="auto"/>
              <w:right w:val="single" w:sz="4" w:space="0" w:color="auto"/>
            </w:tcBorders>
            <w:shd w:val="clear" w:color="000000" w:fill="F2F2F2"/>
            <w:noWrap/>
          </w:tcPr>
          <w:p w14:paraId="51EEDDA7" w14:textId="4B2E9E6A" w:rsidR="00D8078A" w:rsidRPr="0043447C" w:rsidRDefault="00D8078A" w:rsidP="00D8078A">
            <w:pPr>
              <w:jc w:val="center"/>
              <w:rPr>
                <w:rFonts w:cs="Arial"/>
                <w:sz w:val="14"/>
                <w:szCs w:val="14"/>
              </w:rPr>
            </w:pPr>
            <w:r>
              <w:rPr>
                <w:rFonts w:cs="Arial"/>
                <w:sz w:val="14"/>
                <w:szCs w:val="14"/>
              </w:rPr>
              <w:t>number</w:t>
            </w:r>
          </w:p>
        </w:tc>
        <w:tc>
          <w:tcPr>
            <w:tcW w:w="410" w:type="pct"/>
            <w:tcBorders>
              <w:top w:val="nil"/>
              <w:left w:val="nil"/>
              <w:bottom w:val="single" w:sz="4" w:space="0" w:color="auto"/>
              <w:right w:val="single" w:sz="4" w:space="0" w:color="auto"/>
            </w:tcBorders>
            <w:shd w:val="clear" w:color="000000" w:fill="F2F2F2"/>
            <w:noWrap/>
          </w:tcPr>
          <w:p w14:paraId="53BA22D6" w14:textId="56802E90" w:rsidR="00D8078A" w:rsidRPr="0043447C" w:rsidRDefault="00D8078A" w:rsidP="00D8078A">
            <w:pPr>
              <w:jc w:val="center"/>
              <w:rPr>
                <w:rFonts w:cs="Arial"/>
                <w:sz w:val="14"/>
                <w:szCs w:val="14"/>
              </w:rPr>
            </w:pPr>
            <w:r>
              <w:rPr>
                <w:rFonts w:cs="Arial"/>
                <w:sz w:val="14"/>
                <w:szCs w:val="14"/>
              </w:rPr>
              <w:t> </w:t>
            </w:r>
          </w:p>
        </w:tc>
        <w:tc>
          <w:tcPr>
            <w:tcW w:w="311" w:type="pct"/>
            <w:tcBorders>
              <w:top w:val="nil"/>
              <w:left w:val="nil"/>
              <w:bottom w:val="single" w:sz="4" w:space="0" w:color="auto"/>
              <w:right w:val="single" w:sz="4" w:space="0" w:color="auto"/>
            </w:tcBorders>
            <w:shd w:val="clear" w:color="000000" w:fill="F2F2F2"/>
            <w:noWrap/>
          </w:tcPr>
          <w:p w14:paraId="26D75D69" w14:textId="0E8723EE"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2F274DAD" w14:textId="717A1E3A"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11DBB919" w14:textId="74E67CD2"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35589FFE" w14:textId="6B089277" w:rsidR="00D8078A" w:rsidRPr="00F66160" w:rsidRDefault="00D8078A" w:rsidP="00D8078A">
            <w:pPr>
              <w:rPr>
                <w:rFonts w:cs="Arial"/>
                <w:color w:val="000000"/>
                <w:sz w:val="14"/>
                <w:szCs w:val="14"/>
              </w:rPr>
            </w:pPr>
            <w:r>
              <w:rPr>
                <w:rFonts w:cs="Arial"/>
                <w:color w:val="000000"/>
                <w:sz w:val="14"/>
                <w:szCs w:val="14"/>
              </w:rPr>
              <w:t> </w:t>
            </w:r>
          </w:p>
        </w:tc>
      </w:tr>
      <w:tr w:rsidR="00D8078A" w:rsidRPr="00F66160" w14:paraId="243F0E48"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790DE831" w14:textId="494F77E7" w:rsidR="00D8078A" w:rsidRPr="0043447C" w:rsidRDefault="00D8078A" w:rsidP="00D8078A">
            <w:pPr>
              <w:jc w:val="left"/>
              <w:rPr>
                <w:rFonts w:cs="Arial"/>
                <w:sz w:val="14"/>
                <w:szCs w:val="14"/>
              </w:rPr>
            </w:pPr>
            <w:r>
              <w:rPr>
                <w:rFonts w:cs="Arial"/>
                <w:sz w:val="14"/>
                <w:szCs w:val="14"/>
              </w:rPr>
              <w:t>NUM_CONTRATO_ATRASADO_FIXA_R1</w:t>
            </w:r>
          </w:p>
        </w:tc>
        <w:tc>
          <w:tcPr>
            <w:tcW w:w="354" w:type="pct"/>
            <w:tcBorders>
              <w:top w:val="nil"/>
              <w:left w:val="nil"/>
              <w:bottom w:val="single" w:sz="4" w:space="0" w:color="auto"/>
              <w:right w:val="single" w:sz="4" w:space="0" w:color="auto"/>
            </w:tcBorders>
            <w:shd w:val="clear" w:color="000000" w:fill="F2F2F2"/>
            <w:noWrap/>
          </w:tcPr>
          <w:p w14:paraId="259194EA" w14:textId="08B7BD40"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5D0AAB40" w14:textId="0BE3FC0C" w:rsidR="00D8078A" w:rsidRPr="0043447C" w:rsidRDefault="00D8078A" w:rsidP="00D8078A">
            <w:pPr>
              <w:jc w:val="center"/>
              <w:rPr>
                <w:rFonts w:cs="Arial"/>
                <w:sz w:val="14"/>
                <w:szCs w:val="14"/>
              </w:rPr>
            </w:pPr>
            <w:r>
              <w:rPr>
                <w:rFonts w:cs="Arial"/>
                <w:sz w:val="14"/>
                <w:szCs w:val="14"/>
              </w:rPr>
              <w:t>50</w:t>
            </w:r>
          </w:p>
        </w:tc>
        <w:tc>
          <w:tcPr>
            <w:tcW w:w="311" w:type="pct"/>
            <w:tcBorders>
              <w:top w:val="nil"/>
              <w:left w:val="nil"/>
              <w:bottom w:val="single" w:sz="4" w:space="0" w:color="auto"/>
              <w:right w:val="single" w:sz="4" w:space="0" w:color="auto"/>
            </w:tcBorders>
            <w:shd w:val="clear" w:color="000000" w:fill="F2F2F2"/>
            <w:noWrap/>
          </w:tcPr>
          <w:p w14:paraId="7D5892B5" w14:textId="444909E3"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4A012F80" w14:textId="410D25C7"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2A88242F" w14:textId="306F14BE"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43E0DB04" w14:textId="7630C384" w:rsidR="00D8078A" w:rsidRPr="00F66160" w:rsidRDefault="00D8078A" w:rsidP="00D8078A">
            <w:pPr>
              <w:rPr>
                <w:rFonts w:cs="Arial"/>
                <w:color w:val="000000"/>
                <w:sz w:val="14"/>
                <w:szCs w:val="14"/>
              </w:rPr>
            </w:pPr>
            <w:r>
              <w:rPr>
                <w:rFonts w:cs="Arial"/>
                <w:color w:val="000000"/>
                <w:sz w:val="14"/>
                <w:szCs w:val="14"/>
              </w:rPr>
              <w:t> </w:t>
            </w:r>
          </w:p>
        </w:tc>
      </w:tr>
      <w:tr w:rsidR="00D8078A" w:rsidRPr="00F66160" w14:paraId="7EBD1D3E"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2213B43A" w14:textId="307B8182" w:rsidR="00D8078A" w:rsidRPr="0043447C" w:rsidRDefault="00D8078A" w:rsidP="00D8078A">
            <w:pPr>
              <w:jc w:val="left"/>
              <w:rPr>
                <w:rFonts w:cs="Arial"/>
                <w:sz w:val="14"/>
                <w:szCs w:val="14"/>
              </w:rPr>
            </w:pPr>
            <w:r>
              <w:rPr>
                <w:rFonts w:cs="Arial"/>
                <w:sz w:val="14"/>
                <w:szCs w:val="14"/>
              </w:rPr>
              <w:t>DIAS_ATRASO_FIXA_R2</w:t>
            </w:r>
          </w:p>
        </w:tc>
        <w:tc>
          <w:tcPr>
            <w:tcW w:w="354" w:type="pct"/>
            <w:tcBorders>
              <w:top w:val="nil"/>
              <w:left w:val="nil"/>
              <w:bottom w:val="single" w:sz="4" w:space="0" w:color="auto"/>
              <w:right w:val="single" w:sz="4" w:space="0" w:color="auto"/>
            </w:tcBorders>
            <w:shd w:val="clear" w:color="000000" w:fill="F2F2F2"/>
            <w:noWrap/>
          </w:tcPr>
          <w:p w14:paraId="68F5E744" w14:textId="0D2432D1" w:rsidR="00D8078A" w:rsidRPr="0043447C" w:rsidRDefault="00D8078A" w:rsidP="00D8078A">
            <w:pPr>
              <w:jc w:val="center"/>
              <w:rPr>
                <w:rFonts w:cs="Arial"/>
                <w:sz w:val="14"/>
                <w:szCs w:val="14"/>
              </w:rPr>
            </w:pPr>
            <w:r>
              <w:rPr>
                <w:rFonts w:cs="Arial"/>
                <w:sz w:val="14"/>
                <w:szCs w:val="14"/>
              </w:rPr>
              <w:t>number</w:t>
            </w:r>
          </w:p>
        </w:tc>
        <w:tc>
          <w:tcPr>
            <w:tcW w:w="410" w:type="pct"/>
            <w:tcBorders>
              <w:top w:val="nil"/>
              <w:left w:val="nil"/>
              <w:bottom w:val="single" w:sz="4" w:space="0" w:color="auto"/>
              <w:right w:val="single" w:sz="4" w:space="0" w:color="auto"/>
            </w:tcBorders>
            <w:shd w:val="clear" w:color="000000" w:fill="F2F2F2"/>
            <w:noWrap/>
          </w:tcPr>
          <w:p w14:paraId="3CB5FF82" w14:textId="40BE468E" w:rsidR="00D8078A" w:rsidRPr="0043447C" w:rsidRDefault="00D8078A" w:rsidP="00D8078A">
            <w:pPr>
              <w:jc w:val="center"/>
              <w:rPr>
                <w:rFonts w:cs="Arial"/>
                <w:sz w:val="14"/>
                <w:szCs w:val="14"/>
              </w:rPr>
            </w:pPr>
            <w:r>
              <w:rPr>
                <w:rFonts w:cs="Arial"/>
                <w:sz w:val="14"/>
                <w:szCs w:val="14"/>
              </w:rPr>
              <w:t> </w:t>
            </w:r>
          </w:p>
        </w:tc>
        <w:tc>
          <w:tcPr>
            <w:tcW w:w="311" w:type="pct"/>
            <w:tcBorders>
              <w:top w:val="nil"/>
              <w:left w:val="nil"/>
              <w:bottom w:val="single" w:sz="4" w:space="0" w:color="auto"/>
              <w:right w:val="single" w:sz="4" w:space="0" w:color="auto"/>
            </w:tcBorders>
            <w:shd w:val="clear" w:color="000000" w:fill="F2F2F2"/>
            <w:noWrap/>
          </w:tcPr>
          <w:p w14:paraId="2D17F5F8" w14:textId="5EA58C20"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0B43F979" w14:textId="0FFD9FF7"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49C64A48" w14:textId="0FEE6F45"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571C9641" w14:textId="7EEE44C1" w:rsidR="00D8078A" w:rsidRPr="00F66160" w:rsidRDefault="00D8078A" w:rsidP="00D8078A">
            <w:pPr>
              <w:rPr>
                <w:rFonts w:cs="Arial"/>
                <w:color w:val="000000"/>
                <w:sz w:val="14"/>
                <w:szCs w:val="14"/>
              </w:rPr>
            </w:pPr>
            <w:r>
              <w:rPr>
                <w:rFonts w:cs="Arial"/>
                <w:color w:val="000000"/>
                <w:sz w:val="14"/>
                <w:szCs w:val="14"/>
              </w:rPr>
              <w:t> </w:t>
            </w:r>
          </w:p>
        </w:tc>
      </w:tr>
      <w:tr w:rsidR="00D8078A" w:rsidRPr="00F66160" w14:paraId="02404833"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3817C75D" w14:textId="492F67CF" w:rsidR="00D8078A" w:rsidRPr="0043447C" w:rsidRDefault="00D8078A" w:rsidP="00D8078A">
            <w:pPr>
              <w:jc w:val="left"/>
              <w:rPr>
                <w:rFonts w:cs="Arial"/>
                <w:sz w:val="14"/>
                <w:szCs w:val="14"/>
              </w:rPr>
            </w:pPr>
            <w:r>
              <w:rPr>
                <w:rFonts w:cs="Arial"/>
                <w:sz w:val="14"/>
                <w:szCs w:val="14"/>
              </w:rPr>
              <w:t>VALOR_ATRASADO_FIXA_R2</w:t>
            </w:r>
          </w:p>
        </w:tc>
        <w:tc>
          <w:tcPr>
            <w:tcW w:w="354" w:type="pct"/>
            <w:tcBorders>
              <w:top w:val="nil"/>
              <w:left w:val="nil"/>
              <w:bottom w:val="single" w:sz="4" w:space="0" w:color="auto"/>
              <w:right w:val="single" w:sz="4" w:space="0" w:color="auto"/>
            </w:tcBorders>
            <w:shd w:val="clear" w:color="000000" w:fill="F2F2F2"/>
            <w:noWrap/>
          </w:tcPr>
          <w:p w14:paraId="03480DBC" w14:textId="3AAE3D73" w:rsidR="00D8078A" w:rsidRPr="0043447C" w:rsidRDefault="00D8078A" w:rsidP="00D8078A">
            <w:pPr>
              <w:jc w:val="center"/>
              <w:rPr>
                <w:rFonts w:cs="Arial"/>
                <w:sz w:val="14"/>
                <w:szCs w:val="14"/>
              </w:rPr>
            </w:pPr>
            <w:r>
              <w:rPr>
                <w:rFonts w:cs="Arial"/>
                <w:sz w:val="14"/>
                <w:szCs w:val="14"/>
              </w:rPr>
              <w:t>number</w:t>
            </w:r>
          </w:p>
        </w:tc>
        <w:tc>
          <w:tcPr>
            <w:tcW w:w="410" w:type="pct"/>
            <w:tcBorders>
              <w:top w:val="nil"/>
              <w:left w:val="nil"/>
              <w:bottom w:val="single" w:sz="4" w:space="0" w:color="auto"/>
              <w:right w:val="single" w:sz="4" w:space="0" w:color="auto"/>
            </w:tcBorders>
            <w:shd w:val="clear" w:color="000000" w:fill="F2F2F2"/>
            <w:noWrap/>
          </w:tcPr>
          <w:p w14:paraId="7E439BB1" w14:textId="49784908" w:rsidR="00D8078A" w:rsidRPr="0043447C" w:rsidRDefault="00D8078A" w:rsidP="00D8078A">
            <w:pPr>
              <w:jc w:val="center"/>
              <w:rPr>
                <w:rFonts w:cs="Arial"/>
                <w:sz w:val="14"/>
                <w:szCs w:val="14"/>
              </w:rPr>
            </w:pPr>
            <w:r>
              <w:rPr>
                <w:rFonts w:cs="Arial"/>
                <w:sz w:val="14"/>
                <w:szCs w:val="14"/>
              </w:rPr>
              <w:t> </w:t>
            </w:r>
          </w:p>
        </w:tc>
        <w:tc>
          <w:tcPr>
            <w:tcW w:w="311" w:type="pct"/>
            <w:tcBorders>
              <w:top w:val="nil"/>
              <w:left w:val="nil"/>
              <w:bottom w:val="single" w:sz="4" w:space="0" w:color="auto"/>
              <w:right w:val="single" w:sz="4" w:space="0" w:color="auto"/>
            </w:tcBorders>
            <w:shd w:val="clear" w:color="000000" w:fill="F2F2F2"/>
            <w:noWrap/>
          </w:tcPr>
          <w:p w14:paraId="02B8D090" w14:textId="26969319"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0725E714" w14:textId="7995DBBA"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541E97AC" w14:textId="051B70E0"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34AD952A" w14:textId="15B37924" w:rsidR="00D8078A" w:rsidRPr="00F66160" w:rsidRDefault="00D8078A" w:rsidP="00D8078A">
            <w:pPr>
              <w:rPr>
                <w:rFonts w:cs="Arial"/>
                <w:color w:val="000000"/>
                <w:sz w:val="14"/>
                <w:szCs w:val="14"/>
              </w:rPr>
            </w:pPr>
            <w:r>
              <w:rPr>
                <w:rFonts w:cs="Arial"/>
                <w:color w:val="000000"/>
                <w:sz w:val="14"/>
                <w:szCs w:val="14"/>
              </w:rPr>
              <w:t> </w:t>
            </w:r>
          </w:p>
        </w:tc>
      </w:tr>
      <w:tr w:rsidR="00D8078A" w:rsidRPr="00F66160" w14:paraId="761850C3"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771E7B21" w14:textId="08C5F00F" w:rsidR="00D8078A" w:rsidRPr="0043447C" w:rsidRDefault="00D8078A" w:rsidP="00D8078A">
            <w:pPr>
              <w:jc w:val="left"/>
              <w:rPr>
                <w:rFonts w:cs="Arial"/>
                <w:sz w:val="14"/>
                <w:szCs w:val="14"/>
              </w:rPr>
            </w:pPr>
            <w:r>
              <w:rPr>
                <w:rFonts w:cs="Arial"/>
                <w:sz w:val="14"/>
                <w:szCs w:val="14"/>
              </w:rPr>
              <w:t>FLAG_INADIMPLENTE_TV</w:t>
            </w:r>
          </w:p>
        </w:tc>
        <w:tc>
          <w:tcPr>
            <w:tcW w:w="354" w:type="pct"/>
            <w:tcBorders>
              <w:top w:val="nil"/>
              <w:left w:val="nil"/>
              <w:bottom w:val="single" w:sz="4" w:space="0" w:color="auto"/>
              <w:right w:val="single" w:sz="4" w:space="0" w:color="auto"/>
            </w:tcBorders>
            <w:shd w:val="clear" w:color="000000" w:fill="F2F2F2"/>
            <w:noWrap/>
          </w:tcPr>
          <w:p w14:paraId="6766A071" w14:textId="2C972925"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6725FEC4" w14:textId="3E124509" w:rsidR="00D8078A" w:rsidRPr="0043447C" w:rsidRDefault="00D8078A" w:rsidP="00D8078A">
            <w:pPr>
              <w:jc w:val="center"/>
              <w:rPr>
                <w:rFonts w:cs="Arial"/>
                <w:sz w:val="14"/>
                <w:szCs w:val="14"/>
              </w:rPr>
            </w:pPr>
            <w:r>
              <w:rPr>
                <w:rFonts w:cs="Arial"/>
                <w:sz w:val="14"/>
                <w:szCs w:val="14"/>
              </w:rPr>
              <w:t>50</w:t>
            </w:r>
          </w:p>
        </w:tc>
        <w:tc>
          <w:tcPr>
            <w:tcW w:w="311" w:type="pct"/>
            <w:tcBorders>
              <w:top w:val="nil"/>
              <w:left w:val="nil"/>
              <w:bottom w:val="single" w:sz="4" w:space="0" w:color="auto"/>
              <w:right w:val="single" w:sz="4" w:space="0" w:color="auto"/>
            </w:tcBorders>
            <w:shd w:val="clear" w:color="000000" w:fill="F2F2F2"/>
            <w:noWrap/>
          </w:tcPr>
          <w:p w14:paraId="37AB9EBD" w14:textId="5DEF46E1"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4DF583F6" w14:textId="3F7F130F"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5ED46342" w14:textId="090B00D1"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14F0D497" w14:textId="5A7D6A68" w:rsidR="00D8078A" w:rsidRPr="00F66160" w:rsidRDefault="00D8078A" w:rsidP="00D8078A">
            <w:pPr>
              <w:rPr>
                <w:rFonts w:cs="Arial"/>
                <w:color w:val="0000FF"/>
                <w:sz w:val="14"/>
                <w:szCs w:val="14"/>
                <w:u w:val="single"/>
              </w:rPr>
            </w:pPr>
            <w:r>
              <w:rPr>
                <w:rFonts w:cs="Arial"/>
                <w:color w:val="000000"/>
                <w:sz w:val="14"/>
                <w:szCs w:val="14"/>
              </w:rPr>
              <w:t> </w:t>
            </w:r>
          </w:p>
        </w:tc>
      </w:tr>
      <w:tr w:rsidR="00D8078A" w:rsidRPr="00F66160" w14:paraId="1CDD2075"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1DDF339D" w14:textId="062B07A7" w:rsidR="00D8078A" w:rsidRPr="0043447C" w:rsidRDefault="00D8078A" w:rsidP="00D8078A">
            <w:pPr>
              <w:jc w:val="left"/>
              <w:rPr>
                <w:rFonts w:cs="Arial"/>
                <w:sz w:val="14"/>
                <w:szCs w:val="14"/>
              </w:rPr>
            </w:pPr>
            <w:r>
              <w:rPr>
                <w:rFonts w:cs="Arial"/>
                <w:sz w:val="14"/>
                <w:szCs w:val="14"/>
              </w:rPr>
              <w:lastRenderedPageBreak/>
              <w:t>FLAG_PORTABILIDADE</w:t>
            </w:r>
          </w:p>
        </w:tc>
        <w:tc>
          <w:tcPr>
            <w:tcW w:w="354" w:type="pct"/>
            <w:tcBorders>
              <w:top w:val="nil"/>
              <w:left w:val="nil"/>
              <w:bottom w:val="single" w:sz="4" w:space="0" w:color="auto"/>
              <w:right w:val="single" w:sz="4" w:space="0" w:color="auto"/>
            </w:tcBorders>
            <w:shd w:val="clear" w:color="000000" w:fill="F2F2F2"/>
            <w:noWrap/>
          </w:tcPr>
          <w:p w14:paraId="16CBE1BC" w14:textId="3BD14E36"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269F98A7" w14:textId="67B23E76" w:rsidR="00D8078A" w:rsidRPr="0043447C" w:rsidRDefault="00D8078A" w:rsidP="00D8078A">
            <w:pPr>
              <w:jc w:val="center"/>
              <w:rPr>
                <w:rFonts w:cs="Arial"/>
                <w:sz w:val="14"/>
                <w:szCs w:val="14"/>
              </w:rPr>
            </w:pPr>
            <w:r>
              <w:rPr>
                <w:rFonts w:cs="Arial"/>
                <w:sz w:val="14"/>
                <w:szCs w:val="14"/>
              </w:rPr>
              <w:t>50</w:t>
            </w:r>
          </w:p>
        </w:tc>
        <w:tc>
          <w:tcPr>
            <w:tcW w:w="311" w:type="pct"/>
            <w:tcBorders>
              <w:top w:val="nil"/>
              <w:left w:val="nil"/>
              <w:bottom w:val="single" w:sz="4" w:space="0" w:color="auto"/>
              <w:right w:val="single" w:sz="4" w:space="0" w:color="auto"/>
            </w:tcBorders>
            <w:shd w:val="clear" w:color="000000" w:fill="F2F2F2"/>
            <w:noWrap/>
          </w:tcPr>
          <w:p w14:paraId="53B010B7" w14:textId="3C1334B2"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247E125A" w14:textId="47D965DB"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1392C051" w14:textId="7A25708D"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7FE8B10C" w14:textId="54FE30C9" w:rsidR="00D8078A" w:rsidRPr="00B366D9" w:rsidRDefault="00D8078A" w:rsidP="00D8078A">
            <w:pPr>
              <w:rPr>
                <w:rFonts w:cs="Arial"/>
                <w:sz w:val="14"/>
                <w:szCs w:val="14"/>
              </w:rPr>
            </w:pPr>
            <w:r>
              <w:rPr>
                <w:rFonts w:cs="Arial"/>
                <w:color w:val="0000FF"/>
                <w:sz w:val="14"/>
                <w:szCs w:val="14"/>
                <w:u w:val="single"/>
              </w:rPr>
              <w:t> </w:t>
            </w:r>
          </w:p>
        </w:tc>
      </w:tr>
      <w:tr w:rsidR="00D8078A" w:rsidRPr="00F66160" w14:paraId="02315A0E"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6A32EF29" w14:textId="095BC3F1" w:rsidR="00D8078A" w:rsidRPr="0043447C" w:rsidRDefault="00D8078A" w:rsidP="00D8078A">
            <w:pPr>
              <w:jc w:val="left"/>
              <w:rPr>
                <w:rFonts w:cs="Arial"/>
                <w:sz w:val="14"/>
                <w:szCs w:val="14"/>
              </w:rPr>
            </w:pPr>
            <w:r>
              <w:rPr>
                <w:rFonts w:cs="Arial"/>
                <w:sz w:val="14"/>
                <w:szCs w:val="14"/>
              </w:rPr>
              <w:t>SCORE_OI_SERASA</w:t>
            </w:r>
          </w:p>
        </w:tc>
        <w:tc>
          <w:tcPr>
            <w:tcW w:w="354" w:type="pct"/>
            <w:tcBorders>
              <w:top w:val="nil"/>
              <w:left w:val="nil"/>
              <w:bottom w:val="single" w:sz="4" w:space="0" w:color="auto"/>
              <w:right w:val="single" w:sz="4" w:space="0" w:color="auto"/>
            </w:tcBorders>
            <w:shd w:val="clear" w:color="000000" w:fill="F2F2F2"/>
            <w:noWrap/>
          </w:tcPr>
          <w:p w14:paraId="3F0DDCC0" w14:textId="2078ABA0"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11DA77F6" w14:textId="505CE002" w:rsidR="00D8078A" w:rsidRPr="0043447C" w:rsidRDefault="00D8078A" w:rsidP="00D8078A">
            <w:pPr>
              <w:jc w:val="center"/>
              <w:rPr>
                <w:rFonts w:cs="Arial"/>
                <w:sz w:val="14"/>
                <w:szCs w:val="14"/>
              </w:rPr>
            </w:pPr>
            <w:r>
              <w:rPr>
                <w:rFonts w:cs="Arial"/>
                <w:sz w:val="14"/>
                <w:szCs w:val="14"/>
              </w:rPr>
              <w:t>50</w:t>
            </w:r>
          </w:p>
        </w:tc>
        <w:tc>
          <w:tcPr>
            <w:tcW w:w="311" w:type="pct"/>
            <w:tcBorders>
              <w:top w:val="nil"/>
              <w:left w:val="nil"/>
              <w:bottom w:val="single" w:sz="4" w:space="0" w:color="auto"/>
              <w:right w:val="single" w:sz="4" w:space="0" w:color="auto"/>
            </w:tcBorders>
            <w:shd w:val="clear" w:color="000000" w:fill="F2F2F2"/>
            <w:noWrap/>
          </w:tcPr>
          <w:p w14:paraId="0538D36A" w14:textId="160A8020"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70134213" w14:textId="2BE20579"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2DDAD86D" w14:textId="18F8AF21"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3FAD9B73" w14:textId="6DAA4C5E" w:rsidR="00D8078A" w:rsidRPr="00B366D9" w:rsidRDefault="00D8078A" w:rsidP="00D8078A">
            <w:pPr>
              <w:rPr>
                <w:rFonts w:cs="Arial"/>
                <w:sz w:val="14"/>
                <w:szCs w:val="14"/>
              </w:rPr>
            </w:pPr>
            <w:r>
              <w:rPr>
                <w:rFonts w:cs="Arial"/>
                <w:color w:val="0000FF"/>
                <w:sz w:val="14"/>
                <w:szCs w:val="14"/>
                <w:u w:val="single"/>
              </w:rPr>
              <w:t> </w:t>
            </w:r>
          </w:p>
        </w:tc>
      </w:tr>
      <w:tr w:rsidR="00D8078A" w:rsidRPr="00F66160" w14:paraId="10F40585"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3A58854E" w14:textId="176332FF" w:rsidR="00D8078A" w:rsidRPr="0043447C" w:rsidRDefault="00D8078A" w:rsidP="00D8078A">
            <w:pPr>
              <w:jc w:val="left"/>
              <w:rPr>
                <w:rFonts w:cs="Arial"/>
                <w:sz w:val="14"/>
                <w:szCs w:val="14"/>
              </w:rPr>
            </w:pPr>
            <w:r>
              <w:rPr>
                <w:rFonts w:cs="Arial"/>
                <w:sz w:val="14"/>
                <w:szCs w:val="14"/>
              </w:rPr>
              <w:t>ID_STATUS_CPF_SERASA</w:t>
            </w:r>
          </w:p>
        </w:tc>
        <w:tc>
          <w:tcPr>
            <w:tcW w:w="354" w:type="pct"/>
            <w:tcBorders>
              <w:top w:val="nil"/>
              <w:left w:val="nil"/>
              <w:bottom w:val="single" w:sz="4" w:space="0" w:color="auto"/>
              <w:right w:val="single" w:sz="4" w:space="0" w:color="auto"/>
            </w:tcBorders>
            <w:shd w:val="clear" w:color="000000" w:fill="F2F2F2"/>
            <w:noWrap/>
          </w:tcPr>
          <w:p w14:paraId="70FEE058" w14:textId="53A82858"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7CF18D18" w14:textId="75208B49" w:rsidR="00D8078A" w:rsidRPr="0043447C" w:rsidRDefault="00D8078A" w:rsidP="00D8078A">
            <w:pPr>
              <w:jc w:val="center"/>
              <w:rPr>
                <w:rFonts w:cs="Arial"/>
                <w:sz w:val="14"/>
                <w:szCs w:val="14"/>
              </w:rPr>
            </w:pPr>
            <w:r>
              <w:rPr>
                <w:rFonts w:cs="Arial"/>
                <w:sz w:val="14"/>
                <w:szCs w:val="14"/>
              </w:rPr>
              <w:t>50</w:t>
            </w:r>
          </w:p>
        </w:tc>
        <w:tc>
          <w:tcPr>
            <w:tcW w:w="311" w:type="pct"/>
            <w:tcBorders>
              <w:top w:val="nil"/>
              <w:left w:val="nil"/>
              <w:bottom w:val="single" w:sz="4" w:space="0" w:color="auto"/>
              <w:right w:val="single" w:sz="4" w:space="0" w:color="auto"/>
            </w:tcBorders>
            <w:shd w:val="clear" w:color="000000" w:fill="F2F2F2"/>
            <w:noWrap/>
          </w:tcPr>
          <w:p w14:paraId="59BEDF1B" w14:textId="7C8C6F1E"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0A8205B9" w14:textId="328FDEFD"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392247CD" w14:textId="546A6AF2"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732942C9" w14:textId="0E5B1BDB" w:rsidR="00D8078A" w:rsidRPr="00F66160" w:rsidRDefault="00D8078A" w:rsidP="00D8078A">
            <w:pPr>
              <w:rPr>
                <w:rFonts w:cs="Arial"/>
                <w:color w:val="000000"/>
                <w:sz w:val="14"/>
                <w:szCs w:val="14"/>
              </w:rPr>
            </w:pPr>
            <w:r>
              <w:rPr>
                <w:rFonts w:cs="Arial"/>
                <w:color w:val="0000FF"/>
                <w:sz w:val="14"/>
                <w:szCs w:val="14"/>
                <w:u w:val="single"/>
              </w:rPr>
              <w:t> </w:t>
            </w:r>
          </w:p>
        </w:tc>
      </w:tr>
      <w:tr w:rsidR="00D8078A" w:rsidRPr="00F66160" w14:paraId="29899AF3"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7C847363" w14:textId="1195BA5B" w:rsidR="00D8078A" w:rsidRPr="0043447C" w:rsidRDefault="00D8078A" w:rsidP="00D8078A">
            <w:pPr>
              <w:jc w:val="left"/>
              <w:rPr>
                <w:rFonts w:cs="Arial"/>
                <w:sz w:val="14"/>
                <w:szCs w:val="14"/>
              </w:rPr>
            </w:pPr>
            <w:r>
              <w:rPr>
                <w:rFonts w:cs="Arial"/>
                <w:sz w:val="14"/>
                <w:szCs w:val="14"/>
              </w:rPr>
              <w:t>DESC_STATUS_CPF_SERASA</w:t>
            </w:r>
          </w:p>
        </w:tc>
        <w:tc>
          <w:tcPr>
            <w:tcW w:w="354" w:type="pct"/>
            <w:tcBorders>
              <w:top w:val="nil"/>
              <w:left w:val="nil"/>
              <w:bottom w:val="single" w:sz="4" w:space="0" w:color="auto"/>
              <w:right w:val="single" w:sz="4" w:space="0" w:color="auto"/>
            </w:tcBorders>
            <w:shd w:val="clear" w:color="000000" w:fill="F2F2F2"/>
            <w:noWrap/>
          </w:tcPr>
          <w:p w14:paraId="004BA663" w14:textId="381AF2E0"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713ADC88" w14:textId="7CE44F97" w:rsidR="00D8078A" w:rsidRPr="0043447C" w:rsidRDefault="00D8078A" w:rsidP="00D8078A">
            <w:pPr>
              <w:jc w:val="center"/>
              <w:rPr>
                <w:rFonts w:cs="Arial"/>
                <w:sz w:val="14"/>
                <w:szCs w:val="14"/>
              </w:rPr>
            </w:pPr>
            <w:r>
              <w:rPr>
                <w:rFonts w:cs="Arial"/>
                <w:sz w:val="14"/>
                <w:szCs w:val="14"/>
              </w:rPr>
              <w:t>50</w:t>
            </w:r>
          </w:p>
        </w:tc>
        <w:tc>
          <w:tcPr>
            <w:tcW w:w="311" w:type="pct"/>
            <w:tcBorders>
              <w:top w:val="nil"/>
              <w:left w:val="nil"/>
              <w:bottom w:val="single" w:sz="4" w:space="0" w:color="auto"/>
              <w:right w:val="single" w:sz="4" w:space="0" w:color="auto"/>
            </w:tcBorders>
            <w:shd w:val="clear" w:color="000000" w:fill="F2F2F2"/>
            <w:noWrap/>
          </w:tcPr>
          <w:p w14:paraId="7A2B52ED" w14:textId="5DCE5A5A"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6B19508C" w14:textId="506D0A55"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4533EDD7" w14:textId="02323E57"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743828FE" w14:textId="5F07D14B" w:rsidR="00D8078A" w:rsidRPr="00F66160" w:rsidRDefault="00D8078A" w:rsidP="00D8078A">
            <w:pPr>
              <w:rPr>
                <w:rFonts w:cs="Arial"/>
                <w:color w:val="000000"/>
                <w:sz w:val="14"/>
                <w:szCs w:val="14"/>
              </w:rPr>
            </w:pPr>
            <w:r>
              <w:rPr>
                <w:rFonts w:cs="Arial"/>
                <w:color w:val="000000"/>
                <w:sz w:val="14"/>
                <w:szCs w:val="14"/>
              </w:rPr>
              <w:t> </w:t>
            </w:r>
          </w:p>
        </w:tc>
      </w:tr>
      <w:tr w:rsidR="00D8078A" w:rsidRPr="00F66160" w14:paraId="00E4A260"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1F0A2DBA" w14:textId="5C8E52D1" w:rsidR="00D8078A" w:rsidRPr="0043447C" w:rsidRDefault="00D8078A" w:rsidP="00D8078A">
            <w:pPr>
              <w:jc w:val="left"/>
              <w:rPr>
                <w:rFonts w:cs="Arial"/>
                <w:sz w:val="14"/>
                <w:szCs w:val="14"/>
              </w:rPr>
            </w:pPr>
            <w:r>
              <w:rPr>
                <w:rFonts w:cs="Arial"/>
                <w:sz w:val="14"/>
                <w:szCs w:val="14"/>
              </w:rPr>
              <w:t>FX_RENDA_ESTIMADA</w:t>
            </w:r>
          </w:p>
        </w:tc>
        <w:tc>
          <w:tcPr>
            <w:tcW w:w="354" w:type="pct"/>
            <w:tcBorders>
              <w:top w:val="nil"/>
              <w:left w:val="nil"/>
              <w:bottom w:val="single" w:sz="4" w:space="0" w:color="auto"/>
              <w:right w:val="single" w:sz="4" w:space="0" w:color="auto"/>
            </w:tcBorders>
            <w:shd w:val="clear" w:color="000000" w:fill="F2F2F2"/>
            <w:noWrap/>
          </w:tcPr>
          <w:p w14:paraId="6488FD0E" w14:textId="5B0BF325"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7660DCAC" w14:textId="747BAD67" w:rsidR="00D8078A" w:rsidRPr="0043447C" w:rsidRDefault="00D8078A" w:rsidP="00D8078A">
            <w:pPr>
              <w:jc w:val="center"/>
              <w:rPr>
                <w:rFonts w:cs="Arial"/>
                <w:sz w:val="14"/>
                <w:szCs w:val="14"/>
              </w:rPr>
            </w:pPr>
            <w:r>
              <w:rPr>
                <w:rFonts w:cs="Arial"/>
                <w:sz w:val="14"/>
                <w:szCs w:val="14"/>
              </w:rPr>
              <w:t>50</w:t>
            </w:r>
          </w:p>
        </w:tc>
        <w:tc>
          <w:tcPr>
            <w:tcW w:w="311" w:type="pct"/>
            <w:tcBorders>
              <w:top w:val="nil"/>
              <w:left w:val="nil"/>
              <w:bottom w:val="single" w:sz="4" w:space="0" w:color="auto"/>
              <w:right w:val="single" w:sz="4" w:space="0" w:color="auto"/>
            </w:tcBorders>
            <w:shd w:val="clear" w:color="000000" w:fill="F2F2F2"/>
            <w:noWrap/>
          </w:tcPr>
          <w:p w14:paraId="7CFEA379" w14:textId="47B835E3"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4FD255DD" w14:textId="00F82DD8"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5334D155" w14:textId="4C036BEB"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2C4F7FC0" w14:textId="02F47378" w:rsidR="00D8078A" w:rsidRPr="00F66160" w:rsidRDefault="00D8078A" w:rsidP="00D8078A">
            <w:pPr>
              <w:rPr>
                <w:rFonts w:cs="Arial"/>
                <w:color w:val="000000"/>
                <w:sz w:val="14"/>
                <w:szCs w:val="14"/>
              </w:rPr>
            </w:pPr>
            <w:r>
              <w:rPr>
                <w:rFonts w:cs="Arial"/>
                <w:color w:val="000000"/>
                <w:sz w:val="14"/>
                <w:szCs w:val="14"/>
              </w:rPr>
              <w:t> </w:t>
            </w:r>
          </w:p>
        </w:tc>
      </w:tr>
      <w:tr w:rsidR="00D8078A" w:rsidRPr="00F66160" w14:paraId="51442D6A"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5E35E423" w14:textId="3A4FF5E8" w:rsidR="00D8078A" w:rsidRPr="0043447C" w:rsidRDefault="00D8078A" w:rsidP="00D8078A">
            <w:pPr>
              <w:jc w:val="left"/>
              <w:rPr>
                <w:rFonts w:cs="Arial"/>
                <w:sz w:val="14"/>
                <w:szCs w:val="14"/>
              </w:rPr>
            </w:pPr>
            <w:r>
              <w:rPr>
                <w:rFonts w:cs="Arial"/>
                <w:sz w:val="14"/>
                <w:szCs w:val="14"/>
              </w:rPr>
              <w:t>TIPO_NEGOCIO</w:t>
            </w:r>
          </w:p>
        </w:tc>
        <w:tc>
          <w:tcPr>
            <w:tcW w:w="354" w:type="pct"/>
            <w:tcBorders>
              <w:top w:val="nil"/>
              <w:left w:val="nil"/>
              <w:bottom w:val="single" w:sz="4" w:space="0" w:color="auto"/>
              <w:right w:val="single" w:sz="4" w:space="0" w:color="auto"/>
            </w:tcBorders>
            <w:shd w:val="clear" w:color="000000" w:fill="F2F2F2"/>
            <w:noWrap/>
          </w:tcPr>
          <w:p w14:paraId="547DF373" w14:textId="28999AED"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7EF154D2" w14:textId="27D9412D" w:rsidR="00D8078A" w:rsidRPr="0043447C" w:rsidRDefault="00D8078A" w:rsidP="00D8078A">
            <w:pPr>
              <w:jc w:val="center"/>
              <w:rPr>
                <w:rFonts w:cs="Arial"/>
                <w:sz w:val="14"/>
                <w:szCs w:val="14"/>
              </w:rPr>
            </w:pPr>
            <w:r>
              <w:rPr>
                <w:rFonts w:cs="Arial"/>
                <w:sz w:val="14"/>
                <w:szCs w:val="14"/>
              </w:rPr>
              <w:t>50</w:t>
            </w:r>
          </w:p>
        </w:tc>
        <w:tc>
          <w:tcPr>
            <w:tcW w:w="311" w:type="pct"/>
            <w:tcBorders>
              <w:top w:val="nil"/>
              <w:left w:val="nil"/>
              <w:bottom w:val="single" w:sz="4" w:space="0" w:color="auto"/>
              <w:right w:val="single" w:sz="4" w:space="0" w:color="auto"/>
            </w:tcBorders>
            <w:shd w:val="clear" w:color="000000" w:fill="F2F2F2"/>
            <w:noWrap/>
          </w:tcPr>
          <w:p w14:paraId="0B4FF886" w14:textId="54A63556"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15FDE674" w14:textId="075903DB"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487EA557" w14:textId="7CF59357"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3D99D319" w14:textId="1A771C39" w:rsidR="00D8078A" w:rsidRPr="00F66160" w:rsidRDefault="00D8078A" w:rsidP="00D8078A">
            <w:pPr>
              <w:rPr>
                <w:rFonts w:cs="Arial"/>
                <w:color w:val="000000"/>
                <w:sz w:val="14"/>
                <w:szCs w:val="14"/>
              </w:rPr>
            </w:pPr>
            <w:r>
              <w:rPr>
                <w:rFonts w:cs="Arial"/>
                <w:color w:val="000000"/>
                <w:sz w:val="14"/>
                <w:szCs w:val="14"/>
              </w:rPr>
              <w:t> </w:t>
            </w:r>
          </w:p>
        </w:tc>
      </w:tr>
      <w:tr w:rsidR="00D8078A" w:rsidRPr="00F66160" w14:paraId="71F13727"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3F8F125A" w14:textId="742265F1" w:rsidR="00D8078A" w:rsidRPr="0043447C" w:rsidRDefault="00D8078A" w:rsidP="00D8078A">
            <w:pPr>
              <w:jc w:val="left"/>
              <w:rPr>
                <w:rFonts w:cs="Arial"/>
                <w:sz w:val="14"/>
                <w:szCs w:val="14"/>
              </w:rPr>
            </w:pPr>
            <w:r>
              <w:rPr>
                <w:rFonts w:cs="Arial"/>
                <w:sz w:val="14"/>
                <w:szCs w:val="14"/>
              </w:rPr>
              <w:t>QTD_LINHAS_SOLICITADAS</w:t>
            </w:r>
          </w:p>
        </w:tc>
        <w:tc>
          <w:tcPr>
            <w:tcW w:w="354" w:type="pct"/>
            <w:tcBorders>
              <w:top w:val="nil"/>
              <w:left w:val="nil"/>
              <w:bottom w:val="single" w:sz="4" w:space="0" w:color="auto"/>
              <w:right w:val="single" w:sz="4" w:space="0" w:color="auto"/>
            </w:tcBorders>
            <w:shd w:val="clear" w:color="000000" w:fill="F2F2F2"/>
            <w:noWrap/>
          </w:tcPr>
          <w:p w14:paraId="6EBFCE2D" w14:textId="66ADB9C5" w:rsidR="00D8078A" w:rsidRPr="0043447C" w:rsidRDefault="00D8078A" w:rsidP="00D8078A">
            <w:pPr>
              <w:jc w:val="center"/>
              <w:rPr>
                <w:rFonts w:cs="Arial"/>
                <w:sz w:val="14"/>
                <w:szCs w:val="14"/>
              </w:rPr>
            </w:pPr>
            <w:r>
              <w:rPr>
                <w:rFonts w:cs="Arial"/>
                <w:sz w:val="14"/>
                <w:szCs w:val="14"/>
              </w:rPr>
              <w:t>number</w:t>
            </w:r>
          </w:p>
        </w:tc>
        <w:tc>
          <w:tcPr>
            <w:tcW w:w="410" w:type="pct"/>
            <w:tcBorders>
              <w:top w:val="nil"/>
              <w:left w:val="nil"/>
              <w:bottom w:val="single" w:sz="4" w:space="0" w:color="auto"/>
              <w:right w:val="single" w:sz="4" w:space="0" w:color="auto"/>
            </w:tcBorders>
            <w:shd w:val="clear" w:color="000000" w:fill="F2F2F2"/>
            <w:noWrap/>
          </w:tcPr>
          <w:p w14:paraId="4F557920" w14:textId="31BCB813" w:rsidR="00D8078A" w:rsidRPr="0043447C" w:rsidRDefault="00D8078A" w:rsidP="00D8078A">
            <w:pPr>
              <w:jc w:val="center"/>
              <w:rPr>
                <w:rFonts w:cs="Arial"/>
                <w:sz w:val="14"/>
                <w:szCs w:val="14"/>
              </w:rPr>
            </w:pPr>
            <w:r>
              <w:rPr>
                <w:rFonts w:cs="Arial"/>
                <w:sz w:val="14"/>
                <w:szCs w:val="14"/>
              </w:rPr>
              <w:t> </w:t>
            </w:r>
          </w:p>
        </w:tc>
        <w:tc>
          <w:tcPr>
            <w:tcW w:w="311" w:type="pct"/>
            <w:tcBorders>
              <w:top w:val="nil"/>
              <w:left w:val="nil"/>
              <w:bottom w:val="single" w:sz="4" w:space="0" w:color="auto"/>
              <w:right w:val="single" w:sz="4" w:space="0" w:color="auto"/>
            </w:tcBorders>
            <w:shd w:val="clear" w:color="000000" w:fill="F2F2F2"/>
            <w:noWrap/>
          </w:tcPr>
          <w:p w14:paraId="1D14A64E" w14:textId="2FEE6DE5"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3C3CC478" w14:textId="68FABE7C"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024A0A09" w14:textId="766A8225"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6D6FB7F6" w14:textId="04EB1529" w:rsidR="00D8078A" w:rsidRPr="00F66160" w:rsidRDefault="00D8078A" w:rsidP="00D8078A">
            <w:pPr>
              <w:rPr>
                <w:rFonts w:cs="Arial"/>
                <w:color w:val="000000"/>
                <w:sz w:val="14"/>
                <w:szCs w:val="14"/>
              </w:rPr>
            </w:pPr>
            <w:r>
              <w:rPr>
                <w:rFonts w:cs="Arial"/>
                <w:color w:val="000000"/>
                <w:sz w:val="14"/>
                <w:szCs w:val="14"/>
              </w:rPr>
              <w:t> </w:t>
            </w:r>
          </w:p>
        </w:tc>
      </w:tr>
      <w:tr w:rsidR="00D8078A" w:rsidRPr="00D8078A" w14:paraId="42A5BE2A"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4DDDBB65" w14:textId="6F0FC33E" w:rsidR="00D8078A" w:rsidRPr="0043447C" w:rsidRDefault="00D8078A" w:rsidP="00D8078A">
            <w:pPr>
              <w:jc w:val="left"/>
              <w:rPr>
                <w:rFonts w:cs="Arial"/>
                <w:sz w:val="14"/>
                <w:szCs w:val="14"/>
              </w:rPr>
            </w:pPr>
            <w:r>
              <w:rPr>
                <w:rFonts w:cs="Arial"/>
                <w:sz w:val="14"/>
                <w:szCs w:val="14"/>
              </w:rPr>
              <w:t>FLAG_TV</w:t>
            </w:r>
          </w:p>
        </w:tc>
        <w:tc>
          <w:tcPr>
            <w:tcW w:w="354" w:type="pct"/>
            <w:tcBorders>
              <w:top w:val="nil"/>
              <w:left w:val="nil"/>
              <w:bottom w:val="single" w:sz="4" w:space="0" w:color="auto"/>
              <w:right w:val="single" w:sz="4" w:space="0" w:color="auto"/>
            </w:tcBorders>
            <w:shd w:val="clear" w:color="000000" w:fill="F2F2F2"/>
            <w:noWrap/>
          </w:tcPr>
          <w:p w14:paraId="4E6ADEA4" w14:textId="4AC220D4"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74EC2852" w14:textId="14722FDF" w:rsidR="00D8078A" w:rsidRPr="0043447C" w:rsidRDefault="00D8078A" w:rsidP="00D8078A">
            <w:pPr>
              <w:jc w:val="center"/>
              <w:rPr>
                <w:rFonts w:cs="Arial"/>
                <w:sz w:val="14"/>
                <w:szCs w:val="14"/>
              </w:rPr>
            </w:pPr>
            <w:r>
              <w:rPr>
                <w:rFonts w:cs="Arial"/>
                <w:sz w:val="14"/>
                <w:szCs w:val="14"/>
              </w:rPr>
              <w:t>50</w:t>
            </w:r>
          </w:p>
        </w:tc>
        <w:tc>
          <w:tcPr>
            <w:tcW w:w="311" w:type="pct"/>
            <w:tcBorders>
              <w:top w:val="nil"/>
              <w:left w:val="nil"/>
              <w:bottom w:val="single" w:sz="4" w:space="0" w:color="auto"/>
              <w:right w:val="single" w:sz="4" w:space="0" w:color="auto"/>
            </w:tcBorders>
            <w:shd w:val="clear" w:color="000000" w:fill="F2F2F2"/>
            <w:noWrap/>
          </w:tcPr>
          <w:p w14:paraId="22D3BD77" w14:textId="7BA34318"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30183275" w14:textId="4151DBB1"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2B547D22" w14:textId="7C65E565" w:rsidR="00D8078A" w:rsidRPr="00D8078A"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635157E4" w14:textId="7A95D83C" w:rsidR="00D8078A" w:rsidRPr="00D8078A" w:rsidRDefault="00D8078A" w:rsidP="00D8078A">
            <w:pPr>
              <w:rPr>
                <w:rFonts w:cs="Arial"/>
                <w:color w:val="000000"/>
                <w:sz w:val="14"/>
                <w:szCs w:val="14"/>
              </w:rPr>
            </w:pPr>
            <w:r>
              <w:rPr>
                <w:rFonts w:cs="Arial"/>
                <w:color w:val="000000"/>
                <w:sz w:val="14"/>
                <w:szCs w:val="14"/>
              </w:rPr>
              <w:t> </w:t>
            </w:r>
          </w:p>
        </w:tc>
      </w:tr>
      <w:tr w:rsidR="00D8078A" w:rsidRPr="00D8078A" w14:paraId="0A10CEB0"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6B7D2028" w14:textId="6C1E5A8F" w:rsidR="00D8078A" w:rsidRPr="0043447C" w:rsidRDefault="00D8078A" w:rsidP="00D8078A">
            <w:pPr>
              <w:jc w:val="left"/>
              <w:rPr>
                <w:rFonts w:cs="Arial"/>
                <w:sz w:val="14"/>
                <w:szCs w:val="14"/>
              </w:rPr>
            </w:pPr>
            <w:r>
              <w:rPr>
                <w:rFonts w:cs="Arial"/>
                <w:sz w:val="14"/>
                <w:szCs w:val="14"/>
              </w:rPr>
              <w:t>MATRICULA_VENDEDOR</w:t>
            </w:r>
          </w:p>
        </w:tc>
        <w:tc>
          <w:tcPr>
            <w:tcW w:w="354" w:type="pct"/>
            <w:tcBorders>
              <w:top w:val="nil"/>
              <w:left w:val="nil"/>
              <w:bottom w:val="single" w:sz="4" w:space="0" w:color="auto"/>
              <w:right w:val="single" w:sz="4" w:space="0" w:color="auto"/>
            </w:tcBorders>
            <w:shd w:val="clear" w:color="000000" w:fill="F2F2F2"/>
            <w:noWrap/>
          </w:tcPr>
          <w:p w14:paraId="3A4782A3" w14:textId="63851E5A"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646B7477" w14:textId="04EA4D06" w:rsidR="00D8078A" w:rsidRPr="0043447C" w:rsidRDefault="00D8078A" w:rsidP="00D8078A">
            <w:pPr>
              <w:jc w:val="center"/>
              <w:rPr>
                <w:rFonts w:cs="Arial"/>
                <w:sz w:val="14"/>
                <w:szCs w:val="14"/>
              </w:rPr>
            </w:pPr>
            <w:r>
              <w:rPr>
                <w:rFonts w:cs="Arial"/>
                <w:sz w:val="14"/>
                <w:szCs w:val="14"/>
              </w:rPr>
              <w:t>50</w:t>
            </w:r>
          </w:p>
        </w:tc>
        <w:tc>
          <w:tcPr>
            <w:tcW w:w="311" w:type="pct"/>
            <w:tcBorders>
              <w:top w:val="nil"/>
              <w:left w:val="nil"/>
              <w:bottom w:val="single" w:sz="4" w:space="0" w:color="auto"/>
              <w:right w:val="single" w:sz="4" w:space="0" w:color="auto"/>
            </w:tcBorders>
            <w:shd w:val="clear" w:color="000000" w:fill="F2F2F2"/>
            <w:noWrap/>
          </w:tcPr>
          <w:p w14:paraId="095FDD7D" w14:textId="2B9988FE"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3DC0B93C" w14:textId="3C293963"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258F0ED0" w14:textId="148B5EE3" w:rsidR="00D8078A" w:rsidRPr="00D8078A"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7C37F722" w14:textId="6AAB4793" w:rsidR="00D8078A" w:rsidRPr="00D8078A" w:rsidRDefault="00D8078A" w:rsidP="00D8078A">
            <w:pPr>
              <w:rPr>
                <w:rFonts w:cs="Arial"/>
                <w:color w:val="000000"/>
                <w:sz w:val="14"/>
                <w:szCs w:val="14"/>
              </w:rPr>
            </w:pPr>
            <w:r>
              <w:rPr>
                <w:rFonts w:cs="Arial"/>
                <w:color w:val="000000"/>
                <w:sz w:val="14"/>
                <w:szCs w:val="14"/>
              </w:rPr>
              <w:t> </w:t>
            </w:r>
          </w:p>
        </w:tc>
      </w:tr>
      <w:tr w:rsidR="00D8078A" w:rsidRPr="00D8078A" w14:paraId="084D0B9C"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41D5E8D0" w14:textId="41C3EEBA" w:rsidR="00D8078A" w:rsidRPr="0043447C" w:rsidRDefault="00D8078A" w:rsidP="00D8078A">
            <w:pPr>
              <w:jc w:val="left"/>
              <w:rPr>
                <w:rFonts w:cs="Arial"/>
                <w:sz w:val="14"/>
                <w:szCs w:val="14"/>
              </w:rPr>
            </w:pPr>
            <w:r>
              <w:rPr>
                <w:rFonts w:cs="Arial"/>
                <w:sz w:val="14"/>
                <w:szCs w:val="14"/>
              </w:rPr>
              <w:t>DATA_HORA_INCLUSAO_PROPOSTA</w:t>
            </w:r>
          </w:p>
        </w:tc>
        <w:tc>
          <w:tcPr>
            <w:tcW w:w="354" w:type="pct"/>
            <w:tcBorders>
              <w:top w:val="nil"/>
              <w:left w:val="nil"/>
              <w:bottom w:val="single" w:sz="4" w:space="0" w:color="auto"/>
              <w:right w:val="single" w:sz="4" w:space="0" w:color="auto"/>
            </w:tcBorders>
            <w:shd w:val="clear" w:color="000000" w:fill="F2F2F2"/>
            <w:noWrap/>
          </w:tcPr>
          <w:p w14:paraId="46515A37" w14:textId="14AA1B42" w:rsidR="00D8078A" w:rsidRPr="0043447C" w:rsidRDefault="00D8078A" w:rsidP="00D8078A">
            <w:pPr>
              <w:jc w:val="center"/>
              <w:rPr>
                <w:rFonts w:cs="Arial"/>
                <w:sz w:val="14"/>
                <w:szCs w:val="14"/>
              </w:rPr>
            </w:pPr>
            <w:r>
              <w:rPr>
                <w:rFonts w:cs="Arial"/>
                <w:sz w:val="14"/>
                <w:szCs w:val="14"/>
              </w:rPr>
              <w:t>Date</w:t>
            </w:r>
          </w:p>
        </w:tc>
        <w:tc>
          <w:tcPr>
            <w:tcW w:w="410" w:type="pct"/>
            <w:tcBorders>
              <w:top w:val="nil"/>
              <w:left w:val="nil"/>
              <w:bottom w:val="single" w:sz="4" w:space="0" w:color="auto"/>
              <w:right w:val="single" w:sz="4" w:space="0" w:color="auto"/>
            </w:tcBorders>
            <w:shd w:val="clear" w:color="000000" w:fill="F2F2F2"/>
            <w:noWrap/>
          </w:tcPr>
          <w:p w14:paraId="39FEC3FA" w14:textId="5CE4639B" w:rsidR="00D8078A" w:rsidRPr="0043447C" w:rsidRDefault="00D8078A" w:rsidP="00D8078A">
            <w:pPr>
              <w:jc w:val="center"/>
              <w:rPr>
                <w:rFonts w:cs="Arial"/>
                <w:sz w:val="14"/>
                <w:szCs w:val="14"/>
              </w:rPr>
            </w:pPr>
            <w:r>
              <w:rPr>
                <w:rFonts w:cs="Arial"/>
                <w:sz w:val="14"/>
                <w:szCs w:val="14"/>
              </w:rPr>
              <w:t> </w:t>
            </w:r>
          </w:p>
        </w:tc>
        <w:tc>
          <w:tcPr>
            <w:tcW w:w="311" w:type="pct"/>
            <w:tcBorders>
              <w:top w:val="nil"/>
              <w:left w:val="nil"/>
              <w:bottom w:val="single" w:sz="4" w:space="0" w:color="auto"/>
              <w:right w:val="single" w:sz="4" w:space="0" w:color="auto"/>
            </w:tcBorders>
            <w:shd w:val="clear" w:color="000000" w:fill="F2F2F2"/>
            <w:noWrap/>
          </w:tcPr>
          <w:p w14:paraId="7DB1190B" w14:textId="40CE06BA"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0E1AC94A" w14:textId="3AE4EA1B"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34A8CCF6" w14:textId="7AF5F428" w:rsidR="00D8078A" w:rsidRPr="00D8078A"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4ACBD23B" w14:textId="14A93736" w:rsidR="00D8078A" w:rsidRPr="00D8078A" w:rsidRDefault="00D8078A" w:rsidP="00D8078A">
            <w:pPr>
              <w:rPr>
                <w:rFonts w:cs="Arial"/>
                <w:color w:val="000000"/>
                <w:sz w:val="14"/>
                <w:szCs w:val="14"/>
              </w:rPr>
            </w:pPr>
            <w:r>
              <w:rPr>
                <w:rFonts w:cs="Arial"/>
                <w:color w:val="000000"/>
                <w:sz w:val="14"/>
                <w:szCs w:val="14"/>
              </w:rPr>
              <w:t> </w:t>
            </w:r>
          </w:p>
        </w:tc>
      </w:tr>
      <w:tr w:rsidR="00D8078A" w:rsidRPr="00D8078A" w14:paraId="3C2B3A1D"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0EC321E9" w14:textId="48A4A761" w:rsidR="00D8078A" w:rsidRPr="0043447C" w:rsidRDefault="00D8078A" w:rsidP="00D8078A">
            <w:pPr>
              <w:jc w:val="left"/>
              <w:rPr>
                <w:rFonts w:cs="Arial"/>
                <w:sz w:val="14"/>
                <w:szCs w:val="14"/>
              </w:rPr>
            </w:pPr>
            <w:r>
              <w:rPr>
                <w:rFonts w:cs="Arial"/>
                <w:sz w:val="14"/>
                <w:szCs w:val="14"/>
              </w:rPr>
              <w:t>NOME_MAE</w:t>
            </w:r>
          </w:p>
        </w:tc>
        <w:tc>
          <w:tcPr>
            <w:tcW w:w="354" w:type="pct"/>
            <w:tcBorders>
              <w:top w:val="nil"/>
              <w:left w:val="nil"/>
              <w:bottom w:val="single" w:sz="4" w:space="0" w:color="auto"/>
              <w:right w:val="single" w:sz="4" w:space="0" w:color="auto"/>
            </w:tcBorders>
            <w:shd w:val="clear" w:color="000000" w:fill="F2F2F2"/>
            <w:noWrap/>
          </w:tcPr>
          <w:p w14:paraId="6EF8B0FF" w14:textId="6FB61006"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55AB202B" w14:textId="3691A393" w:rsidR="00D8078A" w:rsidRPr="0043447C" w:rsidRDefault="00D8078A" w:rsidP="00D8078A">
            <w:pPr>
              <w:jc w:val="center"/>
              <w:rPr>
                <w:rFonts w:cs="Arial"/>
                <w:sz w:val="14"/>
                <w:szCs w:val="14"/>
              </w:rPr>
            </w:pPr>
            <w:r>
              <w:rPr>
                <w:rFonts w:cs="Arial"/>
                <w:sz w:val="14"/>
                <w:szCs w:val="14"/>
              </w:rPr>
              <w:t>200</w:t>
            </w:r>
          </w:p>
        </w:tc>
        <w:tc>
          <w:tcPr>
            <w:tcW w:w="311" w:type="pct"/>
            <w:tcBorders>
              <w:top w:val="nil"/>
              <w:left w:val="nil"/>
              <w:bottom w:val="single" w:sz="4" w:space="0" w:color="auto"/>
              <w:right w:val="single" w:sz="4" w:space="0" w:color="auto"/>
            </w:tcBorders>
            <w:shd w:val="clear" w:color="000000" w:fill="F2F2F2"/>
            <w:noWrap/>
          </w:tcPr>
          <w:p w14:paraId="20FE0370" w14:textId="0C3D1FBD"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4BD6B628" w14:textId="1FF74744"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0716E78A" w14:textId="6C75B89E" w:rsidR="00D8078A" w:rsidRPr="00D8078A"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14BD45CB" w14:textId="307B855A" w:rsidR="00D8078A" w:rsidRPr="00D8078A" w:rsidRDefault="00D8078A" w:rsidP="00D8078A">
            <w:pPr>
              <w:rPr>
                <w:rFonts w:cs="Arial"/>
                <w:color w:val="000000"/>
                <w:sz w:val="14"/>
                <w:szCs w:val="14"/>
              </w:rPr>
            </w:pPr>
            <w:r>
              <w:rPr>
                <w:rFonts w:cs="Arial"/>
                <w:color w:val="000000"/>
                <w:sz w:val="14"/>
                <w:szCs w:val="14"/>
              </w:rPr>
              <w:t> </w:t>
            </w:r>
          </w:p>
        </w:tc>
      </w:tr>
      <w:tr w:rsidR="00D8078A" w:rsidRPr="00F66160" w14:paraId="709BAD95"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61613B4E" w14:textId="7B387916" w:rsidR="00D8078A" w:rsidRPr="0043447C" w:rsidRDefault="00D8078A" w:rsidP="00D8078A">
            <w:pPr>
              <w:jc w:val="left"/>
              <w:rPr>
                <w:rFonts w:cs="Arial"/>
                <w:sz w:val="14"/>
                <w:szCs w:val="14"/>
              </w:rPr>
            </w:pPr>
            <w:r>
              <w:rPr>
                <w:rFonts w:cs="Arial"/>
                <w:sz w:val="14"/>
                <w:szCs w:val="14"/>
              </w:rPr>
              <w:t>FLAG_SOLICITA_MOVEL</w:t>
            </w:r>
          </w:p>
        </w:tc>
        <w:tc>
          <w:tcPr>
            <w:tcW w:w="354" w:type="pct"/>
            <w:tcBorders>
              <w:top w:val="nil"/>
              <w:left w:val="nil"/>
              <w:bottom w:val="single" w:sz="4" w:space="0" w:color="auto"/>
              <w:right w:val="single" w:sz="4" w:space="0" w:color="auto"/>
            </w:tcBorders>
            <w:shd w:val="clear" w:color="000000" w:fill="F2F2F2"/>
            <w:noWrap/>
          </w:tcPr>
          <w:p w14:paraId="6A2D1831" w14:textId="408A2C37"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5F060F7A" w14:textId="0FCF1120" w:rsidR="00D8078A" w:rsidRPr="0043447C" w:rsidRDefault="00D8078A" w:rsidP="00D8078A">
            <w:pPr>
              <w:jc w:val="center"/>
              <w:rPr>
                <w:rFonts w:cs="Arial"/>
                <w:sz w:val="14"/>
                <w:szCs w:val="14"/>
              </w:rPr>
            </w:pPr>
            <w:r>
              <w:rPr>
                <w:rFonts w:cs="Arial"/>
                <w:sz w:val="14"/>
                <w:szCs w:val="14"/>
              </w:rPr>
              <w:t>50</w:t>
            </w:r>
          </w:p>
        </w:tc>
        <w:tc>
          <w:tcPr>
            <w:tcW w:w="311" w:type="pct"/>
            <w:tcBorders>
              <w:top w:val="nil"/>
              <w:left w:val="nil"/>
              <w:bottom w:val="single" w:sz="4" w:space="0" w:color="auto"/>
              <w:right w:val="single" w:sz="4" w:space="0" w:color="auto"/>
            </w:tcBorders>
            <w:shd w:val="clear" w:color="000000" w:fill="F2F2F2"/>
            <w:noWrap/>
          </w:tcPr>
          <w:p w14:paraId="068CA8F2" w14:textId="15D0B59F"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5D39F56C" w14:textId="02D442B2"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13892234" w14:textId="240F6767"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0EF1E2EF" w14:textId="2669D6D1" w:rsidR="00D8078A" w:rsidRPr="00F66160" w:rsidRDefault="00D8078A" w:rsidP="00D8078A">
            <w:pPr>
              <w:rPr>
                <w:rFonts w:cs="Arial"/>
                <w:color w:val="000000"/>
                <w:sz w:val="14"/>
                <w:szCs w:val="14"/>
              </w:rPr>
            </w:pPr>
            <w:r>
              <w:rPr>
                <w:rFonts w:cs="Arial"/>
                <w:color w:val="000000"/>
                <w:sz w:val="14"/>
                <w:szCs w:val="14"/>
              </w:rPr>
              <w:t> </w:t>
            </w:r>
          </w:p>
        </w:tc>
      </w:tr>
      <w:tr w:rsidR="00D8078A" w:rsidRPr="00D8078A" w14:paraId="496FE9EA"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1F5F2744" w14:textId="7DFEB1DC" w:rsidR="00D8078A" w:rsidRPr="0043447C" w:rsidRDefault="00D8078A" w:rsidP="00D8078A">
            <w:pPr>
              <w:jc w:val="left"/>
              <w:rPr>
                <w:rFonts w:cs="Arial"/>
                <w:sz w:val="14"/>
                <w:szCs w:val="14"/>
              </w:rPr>
            </w:pPr>
            <w:r>
              <w:rPr>
                <w:rFonts w:cs="Arial"/>
                <w:sz w:val="14"/>
                <w:szCs w:val="14"/>
              </w:rPr>
              <w:t>FLAG_SOLICITA_FIXA</w:t>
            </w:r>
          </w:p>
        </w:tc>
        <w:tc>
          <w:tcPr>
            <w:tcW w:w="354" w:type="pct"/>
            <w:tcBorders>
              <w:top w:val="nil"/>
              <w:left w:val="nil"/>
              <w:bottom w:val="single" w:sz="4" w:space="0" w:color="auto"/>
              <w:right w:val="single" w:sz="4" w:space="0" w:color="auto"/>
            </w:tcBorders>
            <w:shd w:val="clear" w:color="000000" w:fill="F2F2F2"/>
            <w:noWrap/>
          </w:tcPr>
          <w:p w14:paraId="2072122E" w14:textId="2EFA34CB"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53302435" w14:textId="4FC80A90" w:rsidR="00D8078A" w:rsidRPr="0043447C" w:rsidRDefault="00D8078A" w:rsidP="00D8078A">
            <w:pPr>
              <w:jc w:val="center"/>
              <w:rPr>
                <w:rFonts w:cs="Arial"/>
                <w:sz w:val="14"/>
                <w:szCs w:val="14"/>
              </w:rPr>
            </w:pPr>
            <w:r>
              <w:rPr>
                <w:rFonts w:cs="Arial"/>
                <w:sz w:val="14"/>
                <w:szCs w:val="14"/>
              </w:rPr>
              <w:t>50</w:t>
            </w:r>
          </w:p>
        </w:tc>
        <w:tc>
          <w:tcPr>
            <w:tcW w:w="311" w:type="pct"/>
            <w:tcBorders>
              <w:top w:val="nil"/>
              <w:left w:val="nil"/>
              <w:bottom w:val="single" w:sz="4" w:space="0" w:color="auto"/>
              <w:right w:val="single" w:sz="4" w:space="0" w:color="auto"/>
            </w:tcBorders>
            <w:shd w:val="clear" w:color="000000" w:fill="F2F2F2"/>
            <w:noWrap/>
          </w:tcPr>
          <w:p w14:paraId="78E9F99D" w14:textId="484A26B4"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4319FF9C" w14:textId="5FBBB2E9"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576FDC03" w14:textId="3ECB8796" w:rsidR="00D8078A" w:rsidRPr="00D8078A"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79583ED8" w14:textId="3ADC2CCC" w:rsidR="00D8078A" w:rsidRPr="00D8078A" w:rsidRDefault="00D8078A" w:rsidP="00D8078A">
            <w:pPr>
              <w:rPr>
                <w:rFonts w:cs="Arial"/>
                <w:color w:val="000000"/>
                <w:sz w:val="14"/>
                <w:szCs w:val="14"/>
              </w:rPr>
            </w:pPr>
            <w:r>
              <w:rPr>
                <w:rFonts w:cs="Arial"/>
                <w:color w:val="000000"/>
                <w:sz w:val="14"/>
                <w:szCs w:val="14"/>
              </w:rPr>
              <w:t> </w:t>
            </w:r>
          </w:p>
        </w:tc>
      </w:tr>
      <w:tr w:rsidR="00D8078A" w:rsidRPr="00F66160" w14:paraId="3CE68121"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656DA32D" w14:textId="211D5166" w:rsidR="00D8078A" w:rsidRPr="0043447C" w:rsidRDefault="00D8078A" w:rsidP="00D8078A">
            <w:pPr>
              <w:jc w:val="left"/>
              <w:rPr>
                <w:rFonts w:cs="Arial"/>
                <w:sz w:val="14"/>
                <w:szCs w:val="14"/>
              </w:rPr>
            </w:pPr>
            <w:r>
              <w:rPr>
                <w:rFonts w:cs="Arial"/>
                <w:sz w:val="14"/>
                <w:szCs w:val="14"/>
              </w:rPr>
              <w:t>FLAG_MULTIPRODUTOS</w:t>
            </w:r>
          </w:p>
        </w:tc>
        <w:tc>
          <w:tcPr>
            <w:tcW w:w="354" w:type="pct"/>
            <w:tcBorders>
              <w:top w:val="nil"/>
              <w:left w:val="nil"/>
              <w:bottom w:val="single" w:sz="4" w:space="0" w:color="auto"/>
              <w:right w:val="single" w:sz="4" w:space="0" w:color="auto"/>
            </w:tcBorders>
            <w:shd w:val="clear" w:color="000000" w:fill="F2F2F2"/>
            <w:noWrap/>
          </w:tcPr>
          <w:p w14:paraId="3A19E823" w14:textId="7CC8699A"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0EEB6B0C" w14:textId="2F8837F3" w:rsidR="00D8078A" w:rsidRPr="0043447C" w:rsidRDefault="00D8078A" w:rsidP="00D8078A">
            <w:pPr>
              <w:jc w:val="center"/>
              <w:rPr>
                <w:rFonts w:cs="Arial"/>
                <w:sz w:val="14"/>
                <w:szCs w:val="14"/>
              </w:rPr>
            </w:pPr>
            <w:r>
              <w:rPr>
                <w:rFonts w:cs="Arial"/>
                <w:sz w:val="14"/>
                <w:szCs w:val="14"/>
              </w:rPr>
              <w:t>50</w:t>
            </w:r>
          </w:p>
        </w:tc>
        <w:tc>
          <w:tcPr>
            <w:tcW w:w="311" w:type="pct"/>
            <w:tcBorders>
              <w:top w:val="nil"/>
              <w:left w:val="nil"/>
              <w:bottom w:val="single" w:sz="4" w:space="0" w:color="auto"/>
              <w:right w:val="single" w:sz="4" w:space="0" w:color="auto"/>
            </w:tcBorders>
            <w:shd w:val="clear" w:color="000000" w:fill="F2F2F2"/>
            <w:noWrap/>
          </w:tcPr>
          <w:p w14:paraId="78766726" w14:textId="17D73AA0"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71601B0E" w14:textId="36F0BB55"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0EFAEAD7" w14:textId="4C4F6FFD"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4B0FEC3B" w14:textId="1A16AF0B" w:rsidR="00D8078A" w:rsidRPr="00F66160" w:rsidRDefault="00D8078A" w:rsidP="00D8078A">
            <w:pPr>
              <w:rPr>
                <w:rFonts w:cs="Arial"/>
                <w:color w:val="000000"/>
                <w:sz w:val="14"/>
                <w:szCs w:val="14"/>
              </w:rPr>
            </w:pPr>
            <w:r>
              <w:rPr>
                <w:rFonts w:cs="Arial"/>
                <w:color w:val="000000"/>
                <w:sz w:val="14"/>
                <w:szCs w:val="14"/>
              </w:rPr>
              <w:t> </w:t>
            </w:r>
          </w:p>
        </w:tc>
      </w:tr>
      <w:tr w:rsidR="00D8078A" w:rsidRPr="00F66160" w14:paraId="6774F3AF"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71F4A5D4" w14:textId="1E881B06" w:rsidR="00D8078A" w:rsidRPr="0043447C" w:rsidRDefault="00D8078A" w:rsidP="00D8078A">
            <w:pPr>
              <w:jc w:val="left"/>
              <w:rPr>
                <w:rFonts w:cs="Arial"/>
                <w:sz w:val="14"/>
                <w:szCs w:val="14"/>
              </w:rPr>
            </w:pPr>
            <w:r>
              <w:rPr>
                <w:rFonts w:cs="Arial"/>
                <w:sz w:val="14"/>
                <w:szCs w:val="14"/>
              </w:rPr>
              <w:t>FLAG_SOLICITA_BL_FIXA</w:t>
            </w:r>
          </w:p>
        </w:tc>
        <w:tc>
          <w:tcPr>
            <w:tcW w:w="354" w:type="pct"/>
            <w:tcBorders>
              <w:top w:val="nil"/>
              <w:left w:val="nil"/>
              <w:bottom w:val="single" w:sz="4" w:space="0" w:color="auto"/>
              <w:right w:val="single" w:sz="4" w:space="0" w:color="auto"/>
            </w:tcBorders>
            <w:shd w:val="clear" w:color="000000" w:fill="F2F2F2"/>
            <w:noWrap/>
          </w:tcPr>
          <w:p w14:paraId="518AA3DC" w14:textId="66816E0C"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4EBD13DA" w14:textId="0E67BD65" w:rsidR="00D8078A" w:rsidRPr="0043447C" w:rsidRDefault="00D8078A" w:rsidP="00D8078A">
            <w:pPr>
              <w:jc w:val="center"/>
              <w:rPr>
                <w:rFonts w:cs="Arial"/>
                <w:sz w:val="14"/>
                <w:szCs w:val="14"/>
              </w:rPr>
            </w:pPr>
            <w:r>
              <w:rPr>
                <w:rFonts w:cs="Arial"/>
                <w:sz w:val="14"/>
                <w:szCs w:val="14"/>
              </w:rPr>
              <w:t>50</w:t>
            </w:r>
          </w:p>
        </w:tc>
        <w:tc>
          <w:tcPr>
            <w:tcW w:w="311" w:type="pct"/>
            <w:tcBorders>
              <w:top w:val="nil"/>
              <w:left w:val="nil"/>
              <w:bottom w:val="single" w:sz="4" w:space="0" w:color="auto"/>
              <w:right w:val="single" w:sz="4" w:space="0" w:color="auto"/>
            </w:tcBorders>
            <w:shd w:val="clear" w:color="000000" w:fill="F2F2F2"/>
            <w:noWrap/>
          </w:tcPr>
          <w:p w14:paraId="46AF5F5F" w14:textId="3CD988E9"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50EA9CCC" w14:textId="0066157C"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538E1D6B" w14:textId="6752EA6B"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0E0B6D83" w14:textId="4B8C1178" w:rsidR="00D8078A" w:rsidRPr="00F66160" w:rsidRDefault="00D8078A" w:rsidP="00D8078A">
            <w:pPr>
              <w:rPr>
                <w:rFonts w:cs="Arial"/>
                <w:color w:val="000000"/>
                <w:sz w:val="14"/>
                <w:szCs w:val="14"/>
              </w:rPr>
            </w:pPr>
            <w:r>
              <w:rPr>
                <w:rFonts w:cs="Arial"/>
                <w:color w:val="000000"/>
                <w:sz w:val="14"/>
                <w:szCs w:val="14"/>
              </w:rPr>
              <w:t> </w:t>
            </w:r>
          </w:p>
        </w:tc>
      </w:tr>
      <w:tr w:rsidR="00D8078A" w:rsidRPr="00F66160" w14:paraId="0BD991D9"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0CB56A27" w14:textId="72F809CC" w:rsidR="00D8078A" w:rsidRPr="0043447C" w:rsidRDefault="00D8078A" w:rsidP="00D8078A">
            <w:pPr>
              <w:jc w:val="left"/>
              <w:rPr>
                <w:rFonts w:cs="Arial"/>
                <w:sz w:val="14"/>
                <w:szCs w:val="14"/>
              </w:rPr>
            </w:pPr>
            <w:r>
              <w:rPr>
                <w:rFonts w:cs="Arial"/>
                <w:sz w:val="14"/>
                <w:szCs w:val="14"/>
              </w:rPr>
              <w:t>FLAG_SOLICITA_BL_MOVEL</w:t>
            </w:r>
          </w:p>
        </w:tc>
        <w:tc>
          <w:tcPr>
            <w:tcW w:w="354" w:type="pct"/>
            <w:tcBorders>
              <w:top w:val="nil"/>
              <w:left w:val="nil"/>
              <w:bottom w:val="single" w:sz="4" w:space="0" w:color="auto"/>
              <w:right w:val="single" w:sz="4" w:space="0" w:color="auto"/>
            </w:tcBorders>
            <w:shd w:val="clear" w:color="000000" w:fill="F2F2F2"/>
            <w:noWrap/>
          </w:tcPr>
          <w:p w14:paraId="26B60B06" w14:textId="309CDA29"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30D1A924" w14:textId="0C6A24E6" w:rsidR="00D8078A" w:rsidRPr="0043447C" w:rsidRDefault="00D8078A" w:rsidP="00D8078A">
            <w:pPr>
              <w:jc w:val="center"/>
              <w:rPr>
                <w:rFonts w:cs="Arial"/>
                <w:sz w:val="14"/>
                <w:szCs w:val="14"/>
              </w:rPr>
            </w:pPr>
            <w:r>
              <w:rPr>
                <w:rFonts w:cs="Arial"/>
                <w:sz w:val="14"/>
                <w:szCs w:val="14"/>
              </w:rPr>
              <w:t>50</w:t>
            </w:r>
          </w:p>
        </w:tc>
        <w:tc>
          <w:tcPr>
            <w:tcW w:w="311" w:type="pct"/>
            <w:tcBorders>
              <w:top w:val="nil"/>
              <w:left w:val="nil"/>
              <w:bottom w:val="single" w:sz="4" w:space="0" w:color="auto"/>
              <w:right w:val="single" w:sz="4" w:space="0" w:color="auto"/>
            </w:tcBorders>
            <w:shd w:val="clear" w:color="000000" w:fill="F2F2F2"/>
            <w:noWrap/>
          </w:tcPr>
          <w:p w14:paraId="76529A40" w14:textId="5F164267"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59F470BA" w14:textId="73FE41C1"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11956391" w14:textId="7C2D8F3B"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2B197CE8" w14:textId="4F059B98" w:rsidR="00D8078A" w:rsidRPr="00F66160" w:rsidRDefault="00D8078A" w:rsidP="00D8078A">
            <w:pPr>
              <w:rPr>
                <w:rFonts w:cs="Arial"/>
                <w:color w:val="000000"/>
                <w:sz w:val="14"/>
                <w:szCs w:val="14"/>
              </w:rPr>
            </w:pPr>
            <w:r>
              <w:rPr>
                <w:rFonts w:cs="Arial"/>
                <w:color w:val="000000"/>
                <w:sz w:val="14"/>
                <w:szCs w:val="14"/>
              </w:rPr>
              <w:t> </w:t>
            </w:r>
          </w:p>
        </w:tc>
      </w:tr>
      <w:tr w:rsidR="00D8078A" w:rsidRPr="00F66160" w14:paraId="19AD136D"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34BCE2D6" w14:textId="7ADCD007" w:rsidR="00D8078A" w:rsidRPr="0043447C" w:rsidRDefault="00D8078A" w:rsidP="00D8078A">
            <w:pPr>
              <w:jc w:val="left"/>
              <w:rPr>
                <w:rFonts w:cs="Arial"/>
                <w:sz w:val="14"/>
                <w:szCs w:val="14"/>
              </w:rPr>
            </w:pPr>
            <w:r>
              <w:rPr>
                <w:rFonts w:cs="Arial"/>
                <w:sz w:val="14"/>
                <w:szCs w:val="14"/>
              </w:rPr>
              <w:t>DIAS_ATRASO_MOVEL</w:t>
            </w:r>
          </w:p>
        </w:tc>
        <w:tc>
          <w:tcPr>
            <w:tcW w:w="354" w:type="pct"/>
            <w:tcBorders>
              <w:top w:val="nil"/>
              <w:left w:val="nil"/>
              <w:bottom w:val="single" w:sz="4" w:space="0" w:color="auto"/>
              <w:right w:val="single" w:sz="4" w:space="0" w:color="auto"/>
            </w:tcBorders>
            <w:shd w:val="clear" w:color="000000" w:fill="F2F2F2"/>
            <w:noWrap/>
          </w:tcPr>
          <w:p w14:paraId="4D56FDA3" w14:textId="042597A7" w:rsidR="00D8078A" w:rsidRPr="0043447C" w:rsidRDefault="00D8078A" w:rsidP="00D8078A">
            <w:pPr>
              <w:jc w:val="center"/>
              <w:rPr>
                <w:rFonts w:cs="Arial"/>
                <w:sz w:val="14"/>
                <w:szCs w:val="14"/>
              </w:rPr>
            </w:pPr>
            <w:r>
              <w:rPr>
                <w:rFonts w:cs="Arial"/>
                <w:sz w:val="14"/>
                <w:szCs w:val="14"/>
              </w:rPr>
              <w:t>number</w:t>
            </w:r>
          </w:p>
        </w:tc>
        <w:tc>
          <w:tcPr>
            <w:tcW w:w="410" w:type="pct"/>
            <w:tcBorders>
              <w:top w:val="nil"/>
              <w:left w:val="nil"/>
              <w:bottom w:val="single" w:sz="4" w:space="0" w:color="auto"/>
              <w:right w:val="single" w:sz="4" w:space="0" w:color="auto"/>
            </w:tcBorders>
            <w:shd w:val="clear" w:color="000000" w:fill="F2F2F2"/>
            <w:noWrap/>
          </w:tcPr>
          <w:p w14:paraId="1D4D4483" w14:textId="3137A5EE" w:rsidR="00D8078A" w:rsidRPr="0043447C" w:rsidRDefault="00D8078A" w:rsidP="00D8078A">
            <w:pPr>
              <w:jc w:val="center"/>
              <w:rPr>
                <w:rFonts w:cs="Arial"/>
                <w:sz w:val="14"/>
                <w:szCs w:val="14"/>
              </w:rPr>
            </w:pPr>
            <w:r>
              <w:rPr>
                <w:rFonts w:cs="Arial"/>
                <w:sz w:val="14"/>
                <w:szCs w:val="14"/>
              </w:rPr>
              <w:t> </w:t>
            </w:r>
          </w:p>
        </w:tc>
        <w:tc>
          <w:tcPr>
            <w:tcW w:w="311" w:type="pct"/>
            <w:tcBorders>
              <w:top w:val="nil"/>
              <w:left w:val="nil"/>
              <w:bottom w:val="single" w:sz="4" w:space="0" w:color="auto"/>
              <w:right w:val="single" w:sz="4" w:space="0" w:color="auto"/>
            </w:tcBorders>
            <w:shd w:val="clear" w:color="000000" w:fill="F2F2F2"/>
            <w:noWrap/>
          </w:tcPr>
          <w:p w14:paraId="384A1774" w14:textId="3EE56125"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0D728A05" w14:textId="00CC9F70"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7E25A33A" w14:textId="450D3ABE"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04F3D7DE" w14:textId="211E2067" w:rsidR="00D8078A" w:rsidRPr="00F66160" w:rsidRDefault="00D8078A" w:rsidP="00D8078A">
            <w:pPr>
              <w:rPr>
                <w:rFonts w:cs="Arial"/>
                <w:color w:val="000000"/>
                <w:sz w:val="14"/>
                <w:szCs w:val="14"/>
              </w:rPr>
            </w:pPr>
            <w:r>
              <w:rPr>
                <w:rFonts w:cs="Arial"/>
                <w:color w:val="000000"/>
                <w:sz w:val="14"/>
                <w:szCs w:val="14"/>
              </w:rPr>
              <w:t> </w:t>
            </w:r>
          </w:p>
        </w:tc>
      </w:tr>
      <w:tr w:rsidR="00D8078A" w:rsidRPr="00F66160" w14:paraId="039D429E"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1FCF03C8" w14:textId="27936790" w:rsidR="00D8078A" w:rsidRPr="0043447C" w:rsidRDefault="00D8078A" w:rsidP="00D8078A">
            <w:pPr>
              <w:jc w:val="left"/>
              <w:rPr>
                <w:rFonts w:cs="Arial"/>
                <w:sz w:val="14"/>
                <w:szCs w:val="14"/>
              </w:rPr>
            </w:pPr>
            <w:r>
              <w:rPr>
                <w:rFonts w:cs="Arial"/>
                <w:sz w:val="14"/>
                <w:szCs w:val="14"/>
              </w:rPr>
              <w:t>SOMA_VALOR_ATRASO_MOVEL</w:t>
            </w:r>
          </w:p>
        </w:tc>
        <w:tc>
          <w:tcPr>
            <w:tcW w:w="354" w:type="pct"/>
            <w:tcBorders>
              <w:top w:val="nil"/>
              <w:left w:val="nil"/>
              <w:bottom w:val="single" w:sz="4" w:space="0" w:color="auto"/>
              <w:right w:val="single" w:sz="4" w:space="0" w:color="auto"/>
            </w:tcBorders>
            <w:shd w:val="clear" w:color="000000" w:fill="F2F2F2"/>
            <w:noWrap/>
          </w:tcPr>
          <w:p w14:paraId="63D0D88F" w14:textId="5CF8CAC4" w:rsidR="00D8078A" w:rsidRPr="0043447C" w:rsidRDefault="00D8078A" w:rsidP="00D8078A">
            <w:pPr>
              <w:jc w:val="center"/>
              <w:rPr>
                <w:rFonts w:cs="Arial"/>
                <w:sz w:val="14"/>
                <w:szCs w:val="14"/>
              </w:rPr>
            </w:pPr>
            <w:r>
              <w:rPr>
                <w:rFonts w:cs="Arial"/>
                <w:sz w:val="14"/>
                <w:szCs w:val="14"/>
              </w:rPr>
              <w:t>number</w:t>
            </w:r>
          </w:p>
        </w:tc>
        <w:tc>
          <w:tcPr>
            <w:tcW w:w="410" w:type="pct"/>
            <w:tcBorders>
              <w:top w:val="nil"/>
              <w:left w:val="nil"/>
              <w:bottom w:val="single" w:sz="4" w:space="0" w:color="auto"/>
              <w:right w:val="single" w:sz="4" w:space="0" w:color="auto"/>
            </w:tcBorders>
            <w:shd w:val="clear" w:color="000000" w:fill="F2F2F2"/>
            <w:noWrap/>
          </w:tcPr>
          <w:p w14:paraId="5E10DC09" w14:textId="4F8797AB" w:rsidR="00D8078A" w:rsidRPr="0043447C" w:rsidRDefault="00D8078A" w:rsidP="00D8078A">
            <w:pPr>
              <w:jc w:val="center"/>
              <w:rPr>
                <w:rFonts w:cs="Arial"/>
                <w:sz w:val="14"/>
                <w:szCs w:val="14"/>
              </w:rPr>
            </w:pPr>
            <w:r>
              <w:rPr>
                <w:rFonts w:cs="Arial"/>
                <w:sz w:val="14"/>
                <w:szCs w:val="14"/>
              </w:rPr>
              <w:t> </w:t>
            </w:r>
          </w:p>
        </w:tc>
        <w:tc>
          <w:tcPr>
            <w:tcW w:w="311" w:type="pct"/>
            <w:tcBorders>
              <w:top w:val="nil"/>
              <w:left w:val="nil"/>
              <w:bottom w:val="single" w:sz="4" w:space="0" w:color="auto"/>
              <w:right w:val="single" w:sz="4" w:space="0" w:color="auto"/>
            </w:tcBorders>
            <w:shd w:val="clear" w:color="000000" w:fill="F2F2F2"/>
            <w:noWrap/>
          </w:tcPr>
          <w:p w14:paraId="47D6294C" w14:textId="1FD26C7D"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7DFB3540" w14:textId="6698CA6E"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2936E6FD" w14:textId="0E9AC1B2"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3A4852CD" w14:textId="537BEC80" w:rsidR="00D8078A" w:rsidRPr="00F66160" w:rsidRDefault="00D8078A" w:rsidP="00D8078A">
            <w:pPr>
              <w:rPr>
                <w:rFonts w:cs="Arial"/>
                <w:color w:val="000000"/>
                <w:sz w:val="14"/>
                <w:szCs w:val="14"/>
              </w:rPr>
            </w:pPr>
            <w:r>
              <w:rPr>
                <w:rFonts w:cs="Arial"/>
                <w:color w:val="000000"/>
                <w:sz w:val="14"/>
                <w:szCs w:val="14"/>
              </w:rPr>
              <w:t> </w:t>
            </w:r>
          </w:p>
        </w:tc>
      </w:tr>
      <w:tr w:rsidR="00D8078A" w:rsidRPr="00F66160" w14:paraId="1D3D6E16"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43114718" w14:textId="62057412" w:rsidR="00D8078A" w:rsidRPr="0043447C" w:rsidRDefault="00D8078A" w:rsidP="00D8078A">
            <w:pPr>
              <w:jc w:val="left"/>
              <w:rPr>
                <w:rFonts w:cs="Arial"/>
                <w:sz w:val="14"/>
                <w:szCs w:val="14"/>
              </w:rPr>
            </w:pPr>
            <w:r>
              <w:rPr>
                <w:rFonts w:cs="Arial"/>
                <w:sz w:val="14"/>
                <w:szCs w:val="14"/>
              </w:rPr>
              <w:t>DIAS_ATRASO_OI_FIBRA</w:t>
            </w:r>
          </w:p>
        </w:tc>
        <w:tc>
          <w:tcPr>
            <w:tcW w:w="354" w:type="pct"/>
            <w:tcBorders>
              <w:top w:val="nil"/>
              <w:left w:val="nil"/>
              <w:bottom w:val="single" w:sz="4" w:space="0" w:color="auto"/>
              <w:right w:val="single" w:sz="4" w:space="0" w:color="auto"/>
            </w:tcBorders>
            <w:shd w:val="clear" w:color="000000" w:fill="F2F2F2"/>
            <w:noWrap/>
          </w:tcPr>
          <w:p w14:paraId="08E13731" w14:textId="0642CF67" w:rsidR="00D8078A" w:rsidRPr="0043447C" w:rsidRDefault="00D8078A" w:rsidP="00D8078A">
            <w:pPr>
              <w:jc w:val="center"/>
              <w:rPr>
                <w:rFonts w:cs="Arial"/>
                <w:sz w:val="14"/>
                <w:szCs w:val="14"/>
              </w:rPr>
            </w:pPr>
            <w:r>
              <w:rPr>
                <w:rFonts w:cs="Arial"/>
                <w:sz w:val="14"/>
                <w:szCs w:val="14"/>
              </w:rPr>
              <w:t>number</w:t>
            </w:r>
          </w:p>
        </w:tc>
        <w:tc>
          <w:tcPr>
            <w:tcW w:w="410" w:type="pct"/>
            <w:tcBorders>
              <w:top w:val="nil"/>
              <w:left w:val="nil"/>
              <w:bottom w:val="single" w:sz="4" w:space="0" w:color="auto"/>
              <w:right w:val="single" w:sz="4" w:space="0" w:color="auto"/>
            </w:tcBorders>
            <w:shd w:val="clear" w:color="000000" w:fill="F2F2F2"/>
            <w:noWrap/>
          </w:tcPr>
          <w:p w14:paraId="430F139D" w14:textId="4C1B555E" w:rsidR="00D8078A" w:rsidRPr="0043447C" w:rsidRDefault="00D8078A" w:rsidP="00D8078A">
            <w:pPr>
              <w:jc w:val="center"/>
              <w:rPr>
                <w:rFonts w:cs="Arial"/>
                <w:sz w:val="14"/>
                <w:szCs w:val="14"/>
              </w:rPr>
            </w:pPr>
            <w:r>
              <w:rPr>
                <w:rFonts w:cs="Arial"/>
                <w:sz w:val="14"/>
                <w:szCs w:val="14"/>
              </w:rPr>
              <w:t> </w:t>
            </w:r>
          </w:p>
        </w:tc>
        <w:tc>
          <w:tcPr>
            <w:tcW w:w="311" w:type="pct"/>
            <w:tcBorders>
              <w:top w:val="nil"/>
              <w:left w:val="nil"/>
              <w:bottom w:val="single" w:sz="4" w:space="0" w:color="auto"/>
              <w:right w:val="single" w:sz="4" w:space="0" w:color="auto"/>
            </w:tcBorders>
            <w:shd w:val="clear" w:color="000000" w:fill="F2F2F2"/>
            <w:noWrap/>
          </w:tcPr>
          <w:p w14:paraId="34704C72" w14:textId="4FA6E4C5"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53318628" w14:textId="50A32970"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2DF49715" w14:textId="1E799FA8" w:rsidR="00D8078A" w:rsidRPr="0043447C"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1B54BF59" w14:textId="7C7B8DD3" w:rsidR="00D8078A" w:rsidRPr="00F66160" w:rsidRDefault="00D8078A" w:rsidP="00D8078A">
            <w:pPr>
              <w:rPr>
                <w:rFonts w:cs="Arial"/>
                <w:color w:val="000000"/>
                <w:sz w:val="14"/>
                <w:szCs w:val="14"/>
              </w:rPr>
            </w:pPr>
            <w:r>
              <w:rPr>
                <w:rFonts w:cs="Arial"/>
                <w:color w:val="000000"/>
                <w:sz w:val="14"/>
                <w:szCs w:val="14"/>
              </w:rPr>
              <w:t> </w:t>
            </w:r>
          </w:p>
        </w:tc>
      </w:tr>
      <w:tr w:rsidR="00D8078A" w:rsidRPr="00D8078A" w14:paraId="2A3D47C7"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58B4F0AC" w14:textId="3AEEAE13" w:rsidR="00D8078A" w:rsidRPr="0043447C" w:rsidRDefault="00D8078A" w:rsidP="00D8078A">
            <w:pPr>
              <w:jc w:val="left"/>
              <w:rPr>
                <w:rFonts w:cs="Arial"/>
                <w:sz w:val="14"/>
                <w:szCs w:val="14"/>
              </w:rPr>
            </w:pPr>
            <w:r>
              <w:rPr>
                <w:rFonts w:cs="Arial"/>
                <w:sz w:val="14"/>
                <w:szCs w:val="14"/>
              </w:rPr>
              <w:t>VALOR_ATRASADO_OI_FIBRA</w:t>
            </w:r>
          </w:p>
        </w:tc>
        <w:tc>
          <w:tcPr>
            <w:tcW w:w="354" w:type="pct"/>
            <w:tcBorders>
              <w:top w:val="nil"/>
              <w:left w:val="nil"/>
              <w:bottom w:val="single" w:sz="4" w:space="0" w:color="auto"/>
              <w:right w:val="single" w:sz="4" w:space="0" w:color="auto"/>
            </w:tcBorders>
            <w:shd w:val="clear" w:color="000000" w:fill="F2F2F2"/>
            <w:noWrap/>
          </w:tcPr>
          <w:p w14:paraId="3081D68B" w14:textId="7198D1A9" w:rsidR="00D8078A" w:rsidRPr="0043447C" w:rsidRDefault="00D8078A" w:rsidP="00D8078A">
            <w:pPr>
              <w:jc w:val="center"/>
              <w:rPr>
                <w:rFonts w:cs="Arial"/>
                <w:sz w:val="14"/>
                <w:szCs w:val="14"/>
              </w:rPr>
            </w:pPr>
            <w:r>
              <w:rPr>
                <w:rFonts w:cs="Arial"/>
                <w:sz w:val="14"/>
                <w:szCs w:val="14"/>
              </w:rPr>
              <w:t>number</w:t>
            </w:r>
          </w:p>
        </w:tc>
        <w:tc>
          <w:tcPr>
            <w:tcW w:w="410" w:type="pct"/>
            <w:tcBorders>
              <w:top w:val="nil"/>
              <w:left w:val="nil"/>
              <w:bottom w:val="single" w:sz="4" w:space="0" w:color="auto"/>
              <w:right w:val="single" w:sz="4" w:space="0" w:color="auto"/>
            </w:tcBorders>
            <w:shd w:val="clear" w:color="000000" w:fill="F2F2F2"/>
            <w:noWrap/>
          </w:tcPr>
          <w:p w14:paraId="00106718" w14:textId="0EB03A88" w:rsidR="00D8078A" w:rsidRPr="0043447C" w:rsidRDefault="00D8078A" w:rsidP="00D8078A">
            <w:pPr>
              <w:jc w:val="center"/>
              <w:rPr>
                <w:rFonts w:cs="Arial"/>
                <w:sz w:val="14"/>
                <w:szCs w:val="14"/>
              </w:rPr>
            </w:pPr>
            <w:r>
              <w:rPr>
                <w:rFonts w:cs="Arial"/>
                <w:sz w:val="14"/>
                <w:szCs w:val="14"/>
              </w:rPr>
              <w:t> </w:t>
            </w:r>
          </w:p>
        </w:tc>
        <w:tc>
          <w:tcPr>
            <w:tcW w:w="311" w:type="pct"/>
            <w:tcBorders>
              <w:top w:val="nil"/>
              <w:left w:val="nil"/>
              <w:bottom w:val="single" w:sz="4" w:space="0" w:color="auto"/>
              <w:right w:val="single" w:sz="4" w:space="0" w:color="auto"/>
            </w:tcBorders>
            <w:shd w:val="clear" w:color="000000" w:fill="F2F2F2"/>
            <w:noWrap/>
          </w:tcPr>
          <w:p w14:paraId="104FB9F8" w14:textId="19C229E2"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5D9E260D" w14:textId="48CD789A"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1726A8BF" w14:textId="0D9879F3" w:rsidR="00D8078A" w:rsidRPr="00D8078A"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4124577E" w14:textId="79AC3D9E" w:rsidR="00D8078A" w:rsidRPr="00D8078A" w:rsidRDefault="00D8078A" w:rsidP="00D8078A">
            <w:pPr>
              <w:rPr>
                <w:rFonts w:cs="Arial"/>
                <w:color w:val="000000"/>
                <w:sz w:val="14"/>
                <w:szCs w:val="14"/>
              </w:rPr>
            </w:pPr>
            <w:r>
              <w:rPr>
                <w:rFonts w:cs="Arial"/>
                <w:color w:val="000000"/>
                <w:sz w:val="14"/>
                <w:szCs w:val="14"/>
              </w:rPr>
              <w:t> </w:t>
            </w:r>
          </w:p>
        </w:tc>
      </w:tr>
      <w:tr w:rsidR="00D8078A" w:rsidRPr="00D8078A" w14:paraId="076DF932"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0BF77051" w14:textId="2D8B1620" w:rsidR="00D8078A" w:rsidRPr="0043447C" w:rsidRDefault="00D8078A" w:rsidP="00D8078A">
            <w:pPr>
              <w:jc w:val="left"/>
              <w:rPr>
                <w:rFonts w:cs="Arial"/>
                <w:sz w:val="14"/>
                <w:szCs w:val="14"/>
              </w:rPr>
            </w:pPr>
            <w:r>
              <w:rPr>
                <w:rFonts w:cs="Arial"/>
                <w:sz w:val="14"/>
                <w:szCs w:val="14"/>
              </w:rPr>
              <w:t>MEIO_PAGAMENTO_TV</w:t>
            </w:r>
          </w:p>
        </w:tc>
        <w:tc>
          <w:tcPr>
            <w:tcW w:w="354" w:type="pct"/>
            <w:tcBorders>
              <w:top w:val="nil"/>
              <w:left w:val="nil"/>
              <w:bottom w:val="single" w:sz="4" w:space="0" w:color="auto"/>
              <w:right w:val="single" w:sz="4" w:space="0" w:color="auto"/>
            </w:tcBorders>
            <w:shd w:val="clear" w:color="000000" w:fill="F2F2F2"/>
            <w:noWrap/>
          </w:tcPr>
          <w:p w14:paraId="2E9C90CB" w14:textId="4BDCA1F7"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476B8C85" w14:textId="6A3E607D" w:rsidR="00D8078A" w:rsidRPr="0043447C" w:rsidRDefault="00D8078A" w:rsidP="00D8078A">
            <w:pPr>
              <w:jc w:val="center"/>
              <w:rPr>
                <w:rFonts w:cs="Arial"/>
                <w:sz w:val="14"/>
                <w:szCs w:val="14"/>
              </w:rPr>
            </w:pPr>
            <w:r>
              <w:rPr>
                <w:rFonts w:cs="Arial"/>
                <w:sz w:val="14"/>
                <w:szCs w:val="14"/>
              </w:rPr>
              <w:t>50</w:t>
            </w:r>
          </w:p>
        </w:tc>
        <w:tc>
          <w:tcPr>
            <w:tcW w:w="311" w:type="pct"/>
            <w:tcBorders>
              <w:top w:val="nil"/>
              <w:left w:val="nil"/>
              <w:bottom w:val="single" w:sz="4" w:space="0" w:color="auto"/>
              <w:right w:val="single" w:sz="4" w:space="0" w:color="auto"/>
            </w:tcBorders>
            <w:shd w:val="clear" w:color="000000" w:fill="F2F2F2"/>
            <w:noWrap/>
          </w:tcPr>
          <w:p w14:paraId="03FA9CD1" w14:textId="76087A7E"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405EB0E1" w14:textId="3E5020DF"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0BB46F00" w14:textId="2309D079" w:rsidR="00D8078A" w:rsidRPr="00D8078A"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2412FC83" w14:textId="7323EC3C" w:rsidR="00D8078A" w:rsidRPr="00D8078A" w:rsidRDefault="00D8078A" w:rsidP="00D8078A">
            <w:pPr>
              <w:rPr>
                <w:rFonts w:cs="Arial"/>
                <w:color w:val="000000"/>
                <w:sz w:val="14"/>
                <w:szCs w:val="14"/>
              </w:rPr>
            </w:pPr>
            <w:r>
              <w:rPr>
                <w:rFonts w:cs="Arial"/>
                <w:color w:val="000000"/>
                <w:sz w:val="14"/>
                <w:szCs w:val="14"/>
              </w:rPr>
              <w:t> </w:t>
            </w:r>
          </w:p>
        </w:tc>
      </w:tr>
      <w:tr w:rsidR="00D8078A" w:rsidRPr="00D8078A" w14:paraId="365365EF"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029EAACD" w14:textId="4A8F740B" w:rsidR="00D8078A" w:rsidRDefault="00D8078A" w:rsidP="00D8078A">
            <w:pPr>
              <w:jc w:val="left"/>
              <w:rPr>
                <w:rFonts w:cs="Arial"/>
                <w:sz w:val="14"/>
                <w:szCs w:val="14"/>
              </w:rPr>
            </w:pPr>
            <w:r>
              <w:rPr>
                <w:rFonts w:cs="Arial"/>
                <w:sz w:val="14"/>
                <w:szCs w:val="14"/>
              </w:rPr>
              <w:t>QTD_DIAS_ATIVO_MOVEL</w:t>
            </w:r>
          </w:p>
        </w:tc>
        <w:tc>
          <w:tcPr>
            <w:tcW w:w="354" w:type="pct"/>
            <w:tcBorders>
              <w:top w:val="nil"/>
              <w:left w:val="nil"/>
              <w:bottom w:val="single" w:sz="4" w:space="0" w:color="auto"/>
              <w:right w:val="single" w:sz="4" w:space="0" w:color="auto"/>
            </w:tcBorders>
            <w:shd w:val="clear" w:color="000000" w:fill="F2F2F2"/>
            <w:noWrap/>
          </w:tcPr>
          <w:p w14:paraId="1C0B32E5" w14:textId="7C63ABC6" w:rsidR="00D8078A" w:rsidRDefault="00D8078A" w:rsidP="00D8078A">
            <w:pPr>
              <w:jc w:val="center"/>
              <w:rPr>
                <w:rFonts w:cs="Arial"/>
                <w:sz w:val="14"/>
                <w:szCs w:val="14"/>
              </w:rPr>
            </w:pPr>
            <w:r>
              <w:rPr>
                <w:rFonts w:cs="Arial"/>
                <w:sz w:val="14"/>
                <w:szCs w:val="14"/>
              </w:rPr>
              <w:t>number</w:t>
            </w:r>
          </w:p>
        </w:tc>
        <w:tc>
          <w:tcPr>
            <w:tcW w:w="410" w:type="pct"/>
            <w:tcBorders>
              <w:top w:val="nil"/>
              <w:left w:val="nil"/>
              <w:bottom w:val="single" w:sz="4" w:space="0" w:color="auto"/>
              <w:right w:val="single" w:sz="4" w:space="0" w:color="auto"/>
            </w:tcBorders>
            <w:shd w:val="clear" w:color="000000" w:fill="F2F2F2"/>
            <w:noWrap/>
          </w:tcPr>
          <w:p w14:paraId="74AC4C6A" w14:textId="16C1CCB5" w:rsidR="00D8078A" w:rsidRDefault="00D8078A" w:rsidP="00D8078A">
            <w:pPr>
              <w:jc w:val="center"/>
              <w:rPr>
                <w:rFonts w:cs="Arial"/>
                <w:sz w:val="14"/>
                <w:szCs w:val="14"/>
              </w:rPr>
            </w:pPr>
            <w:r>
              <w:rPr>
                <w:rFonts w:cs="Arial"/>
                <w:sz w:val="14"/>
                <w:szCs w:val="14"/>
              </w:rPr>
              <w:t> </w:t>
            </w:r>
          </w:p>
        </w:tc>
        <w:tc>
          <w:tcPr>
            <w:tcW w:w="311" w:type="pct"/>
            <w:tcBorders>
              <w:top w:val="nil"/>
              <w:left w:val="nil"/>
              <w:bottom w:val="single" w:sz="4" w:space="0" w:color="auto"/>
              <w:right w:val="single" w:sz="4" w:space="0" w:color="auto"/>
            </w:tcBorders>
            <w:shd w:val="clear" w:color="000000" w:fill="F2F2F2"/>
            <w:noWrap/>
          </w:tcPr>
          <w:p w14:paraId="10FC6B75" w14:textId="23D7064F" w:rsidR="00D8078A"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3EB31F2D" w14:textId="0B19D447" w:rsidR="00D8078A"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78BFD99C" w14:textId="78F15785" w:rsidR="00D8078A"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730C34D3" w14:textId="77777777" w:rsidR="00D8078A" w:rsidRDefault="00D8078A" w:rsidP="00D8078A">
            <w:pPr>
              <w:rPr>
                <w:rFonts w:cs="Arial"/>
                <w:color w:val="000000"/>
                <w:sz w:val="14"/>
                <w:szCs w:val="14"/>
              </w:rPr>
            </w:pPr>
          </w:p>
        </w:tc>
      </w:tr>
      <w:tr w:rsidR="00D8078A" w:rsidRPr="00D8078A" w14:paraId="4D9789D7"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5CF5ADE6" w14:textId="5DB77E34" w:rsidR="00D8078A" w:rsidRDefault="00D8078A" w:rsidP="00D8078A">
            <w:pPr>
              <w:jc w:val="left"/>
              <w:rPr>
                <w:rFonts w:cs="Arial"/>
                <w:sz w:val="14"/>
                <w:szCs w:val="14"/>
              </w:rPr>
            </w:pPr>
            <w:r>
              <w:rPr>
                <w:rFonts w:cs="Arial"/>
                <w:sz w:val="14"/>
                <w:szCs w:val="14"/>
              </w:rPr>
              <w:t>QTD_DIAS_ATIVO_FIXA_R1</w:t>
            </w:r>
          </w:p>
        </w:tc>
        <w:tc>
          <w:tcPr>
            <w:tcW w:w="354" w:type="pct"/>
            <w:tcBorders>
              <w:top w:val="nil"/>
              <w:left w:val="nil"/>
              <w:bottom w:val="single" w:sz="4" w:space="0" w:color="auto"/>
              <w:right w:val="single" w:sz="4" w:space="0" w:color="auto"/>
            </w:tcBorders>
            <w:shd w:val="clear" w:color="000000" w:fill="F2F2F2"/>
            <w:noWrap/>
          </w:tcPr>
          <w:p w14:paraId="581D2932" w14:textId="63717884" w:rsidR="00D8078A" w:rsidRDefault="00D8078A" w:rsidP="00D8078A">
            <w:pPr>
              <w:jc w:val="center"/>
              <w:rPr>
                <w:rFonts w:cs="Arial"/>
                <w:sz w:val="14"/>
                <w:szCs w:val="14"/>
              </w:rPr>
            </w:pPr>
            <w:r>
              <w:rPr>
                <w:rFonts w:cs="Arial"/>
                <w:sz w:val="14"/>
                <w:szCs w:val="14"/>
              </w:rPr>
              <w:t>number</w:t>
            </w:r>
          </w:p>
        </w:tc>
        <w:tc>
          <w:tcPr>
            <w:tcW w:w="410" w:type="pct"/>
            <w:tcBorders>
              <w:top w:val="nil"/>
              <w:left w:val="nil"/>
              <w:bottom w:val="single" w:sz="4" w:space="0" w:color="auto"/>
              <w:right w:val="single" w:sz="4" w:space="0" w:color="auto"/>
            </w:tcBorders>
            <w:shd w:val="clear" w:color="000000" w:fill="F2F2F2"/>
            <w:noWrap/>
          </w:tcPr>
          <w:p w14:paraId="71C2386E" w14:textId="132941D0" w:rsidR="00D8078A" w:rsidRDefault="00D8078A" w:rsidP="00D8078A">
            <w:pPr>
              <w:jc w:val="center"/>
              <w:rPr>
                <w:rFonts w:cs="Arial"/>
                <w:sz w:val="14"/>
                <w:szCs w:val="14"/>
              </w:rPr>
            </w:pPr>
            <w:r>
              <w:rPr>
                <w:rFonts w:cs="Arial"/>
                <w:sz w:val="14"/>
                <w:szCs w:val="14"/>
              </w:rPr>
              <w:t> </w:t>
            </w:r>
          </w:p>
        </w:tc>
        <w:tc>
          <w:tcPr>
            <w:tcW w:w="311" w:type="pct"/>
            <w:tcBorders>
              <w:top w:val="nil"/>
              <w:left w:val="nil"/>
              <w:bottom w:val="single" w:sz="4" w:space="0" w:color="auto"/>
              <w:right w:val="single" w:sz="4" w:space="0" w:color="auto"/>
            </w:tcBorders>
            <w:shd w:val="clear" w:color="000000" w:fill="F2F2F2"/>
            <w:noWrap/>
          </w:tcPr>
          <w:p w14:paraId="42FBC8ED" w14:textId="30CE8495" w:rsidR="00D8078A"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5057F467" w14:textId="7DC10E8F" w:rsidR="00D8078A"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5947F81F" w14:textId="72587A42" w:rsidR="00D8078A"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39069BE6" w14:textId="77777777" w:rsidR="00D8078A" w:rsidRDefault="00D8078A" w:rsidP="00D8078A">
            <w:pPr>
              <w:rPr>
                <w:rFonts w:cs="Arial"/>
                <w:color w:val="000000"/>
                <w:sz w:val="14"/>
                <w:szCs w:val="14"/>
              </w:rPr>
            </w:pPr>
          </w:p>
        </w:tc>
      </w:tr>
      <w:tr w:rsidR="00D8078A" w:rsidRPr="00D8078A" w14:paraId="5C36FCDE"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64BFDCC7" w14:textId="47572EFC" w:rsidR="00D8078A" w:rsidRDefault="00D8078A" w:rsidP="00D8078A">
            <w:pPr>
              <w:jc w:val="left"/>
              <w:rPr>
                <w:rFonts w:cs="Arial"/>
                <w:sz w:val="14"/>
                <w:szCs w:val="14"/>
              </w:rPr>
            </w:pPr>
            <w:r>
              <w:rPr>
                <w:rFonts w:cs="Arial"/>
                <w:sz w:val="14"/>
                <w:szCs w:val="14"/>
              </w:rPr>
              <w:t>QTD_DIAS_ATIVO_FIXA_R2</w:t>
            </w:r>
          </w:p>
        </w:tc>
        <w:tc>
          <w:tcPr>
            <w:tcW w:w="354" w:type="pct"/>
            <w:tcBorders>
              <w:top w:val="nil"/>
              <w:left w:val="nil"/>
              <w:bottom w:val="single" w:sz="4" w:space="0" w:color="auto"/>
              <w:right w:val="single" w:sz="4" w:space="0" w:color="auto"/>
            </w:tcBorders>
            <w:shd w:val="clear" w:color="000000" w:fill="F2F2F2"/>
            <w:noWrap/>
          </w:tcPr>
          <w:p w14:paraId="2F85B3EF" w14:textId="76B260DF" w:rsidR="00D8078A" w:rsidRDefault="00D8078A" w:rsidP="00D8078A">
            <w:pPr>
              <w:jc w:val="center"/>
              <w:rPr>
                <w:rFonts w:cs="Arial"/>
                <w:sz w:val="14"/>
                <w:szCs w:val="14"/>
              </w:rPr>
            </w:pPr>
            <w:r>
              <w:rPr>
                <w:rFonts w:cs="Arial"/>
                <w:sz w:val="14"/>
                <w:szCs w:val="14"/>
              </w:rPr>
              <w:t>number</w:t>
            </w:r>
          </w:p>
        </w:tc>
        <w:tc>
          <w:tcPr>
            <w:tcW w:w="410" w:type="pct"/>
            <w:tcBorders>
              <w:top w:val="nil"/>
              <w:left w:val="nil"/>
              <w:bottom w:val="single" w:sz="4" w:space="0" w:color="auto"/>
              <w:right w:val="single" w:sz="4" w:space="0" w:color="auto"/>
            </w:tcBorders>
            <w:shd w:val="clear" w:color="000000" w:fill="F2F2F2"/>
            <w:noWrap/>
          </w:tcPr>
          <w:p w14:paraId="3754920B" w14:textId="343B375C" w:rsidR="00D8078A" w:rsidRDefault="00D8078A" w:rsidP="00D8078A">
            <w:pPr>
              <w:jc w:val="center"/>
              <w:rPr>
                <w:rFonts w:cs="Arial"/>
                <w:sz w:val="14"/>
                <w:szCs w:val="14"/>
              </w:rPr>
            </w:pPr>
            <w:r>
              <w:rPr>
                <w:rFonts w:cs="Arial"/>
                <w:sz w:val="14"/>
                <w:szCs w:val="14"/>
              </w:rPr>
              <w:t> </w:t>
            </w:r>
          </w:p>
        </w:tc>
        <w:tc>
          <w:tcPr>
            <w:tcW w:w="311" w:type="pct"/>
            <w:tcBorders>
              <w:top w:val="nil"/>
              <w:left w:val="nil"/>
              <w:bottom w:val="single" w:sz="4" w:space="0" w:color="auto"/>
              <w:right w:val="single" w:sz="4" w:space="0" w:color="auto"/>
            </w:tcBorders>
            <w:shd w:val="clear" w:color="000000" w:fill="F2F2F2"/>
            <w:noWrap/>
          </w:tcPr>
          <w:p w14:paraId="42738F01" w14:textId="5EC79112" w:rsidR="00D8078A"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6641FF7D" w14:textId="291558C6" w:rsidR="00D8078A"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0CF34E5B" w14:textId="32FB79B9" w:rsidR="00D8078A"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6D11BAC5" w14:textId="77777777" w:rsidR="00D8078A" w:rsidRDefault="00D8078A" w:rsidP="00D8078A">
            <w:pPr>
              <w:rPr>
                <w:rFonts w:cs="Arial"/>
                <w:color w:val="000000"/>
                <w:sz w:val="14"/>
                <w:szCs w:val="14"/>
              </w:rPr>
            </w:pPr>
          </w:p>
        </w:tc>
      </w:tr>
      <w:tr w:rsidR="00D8078A" w:rsidRPr="00D8078A" w14:paraId="6DD62853"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082ACB4F" w14:textId="74798738" w:rsidR="00D8078A" w:rsidRDefault="00D8078A" w:rsidP="00D8078A">
            <w:pPr>
              <w:jc w:val="left"/>
              <w:rPr>
                <w:rFonts w:cs="Arial"/>
                <w:sz w:val="14"/>
                <w:szCs w:val="14"/>
              </w:rPr>
            </w:pPr>
            <w:r>
              <w:rPr>
                <w:rFonts w:cs="Arial"/>
                <w:sz w:val="14"/>
                <w:szCs w:val="14"/>
              </w:rPr>
              <w:t>QTD_DIAS_ATIVO_FIXA_TV</w:t>
            </w:r>
          </w:p>
        </w:tc>
        <w:tc>
          <w:tcPr>
            <w:tcW w:w="354" w:type="pct"/>
            <w:tcBorders>
              <w:top w:val="nil"/>
              <w:left w:val="nil"/>
              <w:bottom w:val="single" w:sz="4" w:space="0" w:color="auto"/>
              <w:right w:val="single" w:sz="4" w:space="0" w:color="auto"/>
            </w:tcBorders>
            <w:shd w:val="clear" w:color="000000" w:fill="F2F2F2"/>
            <w:noWrap/>
          </w:tcPr>
          <w:p w14:paraId="6CC63ED5" w14:textId="75456773" w:rsidR="00D8078A" w:rsidRDefault="00D8078A" w:rsidP="00D8078A">
            <w:pPr>
              <w:jc w:val="center"/>
              <w:rPr>
                <w:rFonts w:cs="Arial"/>
                <w:sz w:val="14"/>
                <w:szCs w:val="14"/>
              </w:rPr>
            </w:pPr>
            <w:r>
              <w:rPr>
                <w:rFonts w:cs="Arial"/>
                <w:sz w:val="14"/>
                <w:szCs w:val="14"/>
              </w:rPr>
              <w:t>number</w:t>
            </w:r>
          </w:p>
        </w:tc>
        <w:tc>
          <w:tcPr>
            <w:tcW w:w="410" w:type="pct"/>
            <w:tcBorders>
              <w:top w:val="nil"/>
              <w:left w:val="nil"/>
              <w:bottom w:val="single" w:sz="4" w:space="0" w:color="auto"/>
              <w:right w:val="single" w:sz="4" w:space="0" w:color="auto"/>
            </w:tcBorders>
            <w:shd w:val="clear" w:color="000000" w:fill="F2F2F2"/>
            <w:noWrap/>
          </w:tcPr>
          <w:p w14:paraId="0C6566DF" w14:textId="029EAD94" w:rsidR="00D8078A" w:rsidRDefault="00D8078A" w:rsidP="00D8078A">
            <w:pPr>
              <w:jc w:val="center"/>
              <w:rPr>
                <w:rFonts w:cs="Arial"/>
                <w:sz w:val="14"/>
                <w:szCs w:val="14"/>
              </w:rPr>
            </w:pPr>
            <w:r>
              <w:rPr>
                <w:rFonts w:cs="Arial"/>
                <w:sz w:val="14"/>
                <w:szCs w:val="14"/>
              </w:rPr>
              <w:t> </w:t>
            </w:r>
          </w:p>
        </w:tc>
        <w:tc>
          <w:tcPr>
            <w:tcW w:w="311" w:type="pct"/>
            <w:tcBorders>
              <w:top w:val="nil"/>
              <w:left w:val="nil"/>
              <w:bottom w:val="single" w:sz="4" w:space="0" w:color="auto"/>
              <w:right w:val="single" w:sz="4" w:space="0" w:color="auto"/>
            </w:tcBorders>
            <w:shd w:val="clear" w:color="000000" w:fill="F2F2F2"/>
            <w:noWrap/>
          </w:tcPr>
          <w:p w14:paraId="2928254C" w14:textId="1C75B18D" w:rsidR="00D8078A"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042B9580" w14:textId="6A293D32" w:rsidR="00D8078A"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17130E84" w14:textId="4B1DA93D" w:rsidR="00D8078A"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5120AE93" w14:textId="77777777" w:rsidR="00D8078A" w:rsidRDefault="00D8078A" w:rsidP="00D8078A">
            <w:pPr>
              <w:rPr>
                <w:rFonts w:cs="Arial"/>
                <w:color w:val="000000"/>
                <w:sz w:val="14"/>
                <w:szCs w:val="14"/>
              </w:rPr>
            </w:pPr>
          </w:p>
        </w:tc>
      </w:tr>
      <w:tr w:rsidR="00D8078A" w:rsidRPr="00D8078A" w14:paraId="2479C891"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4EAF7ED5" w14:textId="4BF26F96" w:rsidR="00D8078A" w:rsidRDefault="00D8078A" w:rsidP="00D8078A">
            <w:pPr>
              <w:jc w:val="left"/>
              <w:rPr>
                <w:rFonts w:cs="Arial"/>
                <w:sz w:val="14"/>
                <w:szCs w:val="14"/>
              </w:rPr>
            </w:pPr>
            <w:r>
              <w:rPr>
                <w:rFonts w:cs="Arial"/>
                <w:sz w:val="14"/>
                <w:szCs w:val="14"/>
              </w:rPr>
              <w:t>QTD_DIAS_ATIVO_FIXA_FIBRA</w:t>
            </w:r>
          </w:p>
        </w:tc>
        <w:tc>
          <w:tcPr>
            <w:tcW w:w="354" w:type="pct"/>
            <w:tcBorders>
              <w:top w:val="nil"/>
              <w:left w:val="nil"/>
              <w:bottom w:val="single" w:sz="4" w:space="0" w:color="auto"/>
              <w:right w:val="single" w:sz="4" w:space="0" w:color="auto"/>
            </w:tcBorders>
            <w:shd w:val="clear" w:color="000000" w:fill="F2F2F2"/>
            <w:noWrap/>
          </w:tcPr>
          <w:p w14:paraId="3DA18A18" w14:textId="2EAFB2F2" w:rsidR="00D8078A" w:rsidRDefault="00D8078A" w:rsidP="00D8078A">
            <w:pPr>
              <w:jc w:val="center"/>
              <w:rPr>
                <w:rFonts w:cs="Arial"/>
                <w:sz w:val="14"/>
                <w:szCs w:val="14"/>
              </w:rPr>
            </w:pPr>
            <w:r>
              <w:rPr>
                <w:rFonts w:cs="Arial"/>
                <w:sz w:val="14"/>
                <w:szCs w:val="14"/>
              </w:rPr>
              <w:t>number</w:t>
            </w:r>
          </w:p>
        </w:tc>
        <w:tc>
          <w:tcPr>
            <w:tcW w:w="410" w:type="pct"/>
            <w:tcBorders>
              <w:top w:val="nil"/>
              <w:left w:val="nil"/>
              <w:bottom w:val="single" w:sz="4" w:space="0" w:color="auto"/>
              <w:right w:val="single" w:sz="4" w:space="0" w:color="auto"/>
            </w:tcBorders>
            <w:shd w:val="clear" w:color="000000" w:fill="F2F2F2"/>
            <w:noWrap/>
          </w:tcPr>
          <w:p w14:paraId="793B96F4" w14:textId="2570C582" w:rsidR="00D8078A" w:rsidRDefault="00D8078A" w:rsidP="00D8078A">
            <w:pPr>
              <w:jc w:val="center"/>
              <w:rPr>
                <w:rFonts w:cs="Arial"/>
                <w:sz w:val="14"/>
                <w:szCs w:val="14"/>
              </w:rPr>
            </w:pPr>
            <w:r>
              <w:rPr>
                <w:rFonts w:cs="Arial"/>
                <w:sz w:val="14"/>
                <w:szCs w:val="14"/>
              </w:rPr>
              <w:t> </w:t>
            </w:r>
          </w:p>
        </w:tc>
        <w:tc>
          <w:tcPr>
            <w:tcW w:w="311" w:type="pct"/>
            <w:tcBorders>
              <w:top w:val="nil"/>
              <w:left w:val="nil"/>
              <w:bottom w:val="single" w:sz="4" w:space="0" w:color="auto"/>
              <w:right w:val="single" w:sz="4" w:space="0" w:color="auto"/>
            </w:tcBorders>
            <w:shd w:val="clear" w:color="000000" w:fill="F2F2F2"/>
            <w:noWrap/>
          </w:tcPr>
          <w:p w14:paraId="7E1AFF7B" w14:textId="7255CCAA" w:rsidR="00D8078A"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6CC800CD" w14:textId="609977B0" w:rsidR="00D8078A"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4FD3A0B3" w14:textId="7A91845C" w:rsidR="00D8078A" w:rsidRDefault="00D8078A" w:rsidP="00D8078A">
            <w:pPr>
              <w:jc w:val="left"/>
              <w:rPr>
                <w:rFonts w:cs="Arial"/>
                <w:sz w:val="14"/>
                <w:szCs w:val="14"/>
              </w:rPr>
            </w:pPr>
            <w:r>
              <w:rPr>
                <w:rFonts w:cs="Arial"/>
                <w:sz w:val="14"/>
                <w:szCs w:val="14"/>
              </w:rPr>
              <w:t> </w:t>
            </w:r>
          </w:p>
        </w:tc>
        <w:tc>
          <w:tcPr>
            <w:tcW w:w="1437" w:type="pct"/>
            <w:tcBorders>
              <w:top w:val="nil"/>
              <w:left w:val="nil"/>
              <w:bottom w:val="single" w:sz="4" w:space="0" w:color="auto"/>
              <w:right w:val="single" w:sz="4" w:space="0" w:color="auto"/>
            </w:tcBorders>
            <w:shd w:val="clear" w:color="auto" w:fill="auto"/>
            <w:noWrap/>
            <w:vAlign w:val="center"/>
          </w:tcPr>
          <w:p w14:paraId="04C8BFFC" w14:textId="77777777" w:rsidR="00D8078A" w:rsidRDefault="00D8078A" w:rsidP="00D8078A">
            <w:pPr>
              <w:rPr>
                <w:rFonts w:cs="Arial"/>
                <w:color w:val="000000"/>
                <w:sz w:val="14"/>
                <w:szCs w:val="14"/>
              </w:rPr>
            </w:pPr>
          </w:p>
        </w:tc>
      </w:tr>
      <w:tr w:rsidR="00D8078A" w:rsidRPr="00F66160" w14:paraId="42CDB32B"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20FDB135" w14:textId="3B8FAD11" w:rsidR="00D8078A" w:rsidRPr="0043447C" w:rsidRDefault="00D8078A" w:rsidP="00D8078A">
            <w:pPr>
              <w:jc w:val="left"/>
              <w:rPr>
                <w:rFonts w:cs="Arial"/>
                <w:sz w:val="14"/>
                <w:szCs w:val="14"/>
              </w:rPr>
            </w:pPr>
            <w:r>
              <w:rPr>
                <w:rFonts w:cs="Arial"/>
                <w:sz w:val="14"/>
                <w:szCs w:val="14"/>
              </w:rPr>
              <w:t>ORIG_LOGRADOURO</w:t>
            </w:r>
          </w:p>
        </w:tc>
        <w:tc>
          <w:tcPr>
            <w:tcW w:w="354" w:type="pct"/>
            <w:tcBorders>
              <w:top w:val="nil"/>
              <w:left w:val="nil"/>
              <w:bottom w:val="single" w:sz="4" w:space="0" w:color="auto"/>
              <w:right w:val="single" w:sz="4" w:space="0" w:color="auto"/>
            </w:tcBorders>
            <w:shd w:val="clear" w:color="000000" w:fill="F2F2F2"/>
            <w:noWrap/>
          </w:tcPr>
          <w:p w14:paraId="3F840104" w14:textId="11EF3188"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4627CA39" w14:textId="204BE568" w:rsidR="00D8078A" w:rsidRPr="0043447C" w:rsidRDefault="00D8078A" w:rsidP="00D8078A">
            <w:pPr>
              <w:jc w:val="center"/>
              <w:rPr>
                <w:rFonts w:cs="Arial"/>
                <w:sz w:val="14"/>
                <w:szCs w:val="14"/>
              </w:rPr>
            </w:pPr>
            <w:r>
              <w:rPr>
                <w:rFonts w:cs="Arial"/>
                <w:sz w:val="14"/>
                <w:szCs w:val="14"/>
              </w:rPr>
              <w:t>500</w:t>
            </w:r>
          </w:p>
        </w:tc>
        <w:tc>
          <w:tcPr>
            <w:tcW w:w="311" w:type="pct"/>
            <w:tcBorders>
              <w:top w:val="nil"/>
              <w:left w:val="nil"/>
              <w:bottom w:val="single" w:sz="4" w:space="0" w:color="auto"/>
              <w:right w:val="single" w:sz="4" w:space="0" w:color="auto"/>
            </w:tcBorders>
            <w:shd w:val="clear" w:color="000000" w:fill="F2F2F2"/>
            <w:noWrap/>
          </w:tcPr>
          <w:p w14:paraId="7F85C964" w14:textId="1AAC86B3"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4A8BF59E" w14:textId="67B8322E"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765A84A3" w14:textId="2069EE8C" w:rsidR="00D8078A" w:rsidRPr="0043447C" w:rsidRDefault="00D8078A" w:rsidP="00D8078A">
            <w:pPr>
              <w:jc w:val="left"/>
              <w:rPr>
                <w:rFonts w:cs="Arial"/>
                <w:sz w:val="14"/>
                <w:szCs w:val="14"/>
              </w:rPr>
            </w:pPr>
            <w:r>
              <w:rPr>
                <w:rFonts w:cs="Arial"/>
                <w:sz w:val="14"/>
                <w:szCs w:val="14"/>
              </w:rPr>
              <w:t>LOGRADOURO</w:t>
            </w:r>
          </w:p>
        </w:tc>
        <w:tc>
          <w:tcPr>
            <w:tcW w:w="1437" w:type="pct"/>
            <w:tcBorders>
              <w:top w:val="nil"/>
              <w:left w:val="nil"/>
              <w:bottom w:val="single" w:sz="4" w:space="0" w:color="auto"/>
              <w:right w:val="single" w:sz="4" w:space="0" w:color="auto"/>
            </w:tcBorders>
            <w:shd w:val="clear" w:color="auto" w:fill="auto"/>
            <w:noWrap/>
            <w:vAlign w:val="center"/>
          </w:tcPr>
          <w:p w14:paraId="099F640B" w14:textId="620F894D" w:rsidR="00D8078A" w:rsidRPr="00F66160" w:rsidRDefault="00D8078A" w:rsidP="00D8078A">
            <w:pPr>
              <w:rPr>
                <w:rFonts w:cs="Arial"/>
                <w:color w:val="000000"/>
                <w:sz w:val="14"/>
                <w:szCs w:val="14"/>
              </w:rPr>
            </w:pPr>
            <w:r>
              <w:rPr>
                <w:rFonts w:cs="Arial"/>
                <w:sz w:val="14"/>
                <w:szCs w:val="14"/>
              </w:rPr>
              <w:t>Conteúdo original</w:t>
            </w:r>
          </w:p>
        </w:tc>
      </w:tr>
      <w:tr w:rsidR="00D8078A" w:rsidRPr="00F66160" w14:paraId="30B47E5C"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685F42CC" w14:textId="1AF1308D" w:rsidR="00D8078A" w:rsidRPr="0043447C" w:rsidRDefault="00D8078A" w:rsidP="00D8078A">
            <w:pPr>
              <w:jc w:val="left"/>
              <w:rPr>
                <w:rFonts w:cs="Arial"/>
                <w:sz w:val="14"/>
                <w:szCs w:val="14"/>
              </w:rPr>
            </w:pPr>
            <w:r>
              <w:rPr>
                <w:rFonts w:cs="Arial"/>
                <w:sz w:val="14"/>
                <w:szCs w:val="14"/>
              </w:rPr>
              <w:t>ORIG_COMPLEMENTO_ENDERECO</w:t>
            </w:r>
          </w:p>
        </w:tc>
        <w:tc>
          <w:tcPr>
            <w:tcW w:w="354" w:type="pct"/>
            <w:tcBorders>
              <w:top w:val="nil"/>
              <w:left w:val="nil"/>
              <w:bottom w:val="single" w:sz="4" w:space="0" w:color="auto"/>
              <w:right w:val="single" w:sz="4" w:space="0" w:color="auto"/>
            </w:tcBorders>
            <w:shd w:val="clear" w:color="000000" w:fill="F2F2F2"/>
            <w:noWrap/>
          </w:tcPr>
          <w:p w14:paraId="29928592" w14:textId="31E053D6"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751AF65F" w14:textId="05FCFE94" w:rsidR="00D8078A" w:rsidRPr="0043447C" w:rsidRDefault="00D8078A" w:rsidP="00D8078A">
            <w:pPr>
              <w:jc w:val="center"/>
              <w:rPr>
                <w:rFonts w:cs="Arial"/>
                <w:sz w:val="14"/>
                <w:szCs w:val="14"/>
              </w:rPr>
            </w:pPr>
            <w:r>
              <w:rPr>
                <w:rFonts w:cs="Arial"/>
                <w:sz w:val="14"/>
                <w:szCs w:val="14"/>
              </w:rPr>
              <w:t>500</w:t>
            </w:r>
          </w:p>
        </w:tc>
        <w:tc>
          <w:tcPr>
            <w:tcW w:w="311" w:type="pct"/>
            <w:tcBorders>
              <w:top w:val="nil"/>
              <w:left w:val="nil"/>
              <w:bottom w:val="single" w:sz="4" w:space="0" w:color="auto"/>
              <w:right w:val="single" w:sz="4" w:space="0" w:color="auto"/>
            </w:tcBorders>
            <w:shd w:val="clear" w:color="000000" w:fill="F2F2F2"/>
            <w:noWrap/>
          </w:tcPr>
          <w:p w14:paraId="266A8D87" w14:textId="55BF3254"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60C446FD" w14:textId="22FAB40F"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64E434AB" w14:textId="06DA5A60" w:rsidR="00D8078A" w:rsidRPr="0043447C" w:rsidRDefault="00D8078A" w:rsidP="00D8078A">
            <w:pPr>
              <w:jc w:val="left"/>
              <w:rPr>
                <w:rFonts w:cs="Arial"/>
                <w:sz w:val="14"/>
                <w:szCs w:val="14"/>
              </w:rPr>
            </w:pPr>
            <w:r>
              <w:rPr>
                <w:rFonts w:cs="Arial"/>
                <w:sz w:val="14"/>
                <w:szCs w:val="14"/>
              </w:rPr>
              <w:t>COMPLEMENTO_ENDERECO</w:t>
            </w:r>
          </w:p>
        </w:tc>
        <w:tc>
          <w:tcPr>
            <w:tcW w:w="1437" w:type="pct"/>
            <w:tcBorders>
              <w:top w:val="nil"/>
              <w:left w:val="nil"/>
              <w:bottom w:val="single" w:sz="4" w:space="0" w:color="auto"/>
              <w:right w:val="single" w:sz="4" w:space="0" w:color="auto"/>
            </w:tcBorders>
            <w:shd w:val="clear" w:color="auto" w:fill="auto"/>
            <w:noWrap/>
            <w:vAlign w:val="center"/>
          </w:tcPr>
          <w:p w14:paraId="21C57F61" w14:textId="2D0E7495" w:rsidR="00D8078A" w:rsidRPr="00F66160" w:rsidRDefault="00D8078A" w:rsidP="00D8078A">
            <w:pPr>
              <w:rPr>
                <w:rFonts w:cs="Arial"/>
                <w:color w:val="000000"/>
                <w:sz w:val="14"/>
                <w:szCs w:val="14"/>
              </w:rPr>
            </w:pPr>
            <w:r>
              <w:rPr>
                <w:rFonts w:cs="Arial"/>
                <w:sz w:val="14"/>
                <w:szCs w:val="14"/>
              </w:rPr>
              <w:t>Conteúdo original</w:t>
            </w:r>
          </w:p>
        </w:tc>
      </w:tr>
      <w:tr w:rsidR="00D8078A" w:rsidRPr="00F66160" w14:paraId="1C4781D4"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17606C43" w14:textId="01C9CDD3" w:rsidR="00D8078A" w:rsidRPr="0043447C" w:rsidRDefault="00D8078A" w:rsidP="00D8078A">
            <w:pPr>
              <w:jc w:val="left"/>
              <w:rPr>
                <w:rFonts w:cs="Arial"/>
                <w:sz w:val="14"/>
                <w:szCs w:val="14"/>
              </w:rPr>
            </w:pPr>
            <w:r>
              <w:rPr>
                <w:rFonts w:cs="Arial"/>
                <w:sz w:val="14"/>
                <w:szCs w:val="14"/>
              </w:rPr>
              <w:t>ORIG_CEP</w:t>
            </w:r>
          </w:p>
        </w:tc>
        <w:tc>
          <w:tcPr>
            <w:tcW w:w="354" w:type="pct"/>
            <w:tcBorders>
              <w:top w:val="nil"/>
              <w:left w:val="nil"/>
              <w:bottom w:val="single" w:sz="4" w:space="0" w:color="auto"/>
              <w:right w:val="single" w:sz="4" w:space="0" w:color="auto"/>
            </w:tcBorders>
            <w:shd w:val="clear" w:color="000000" w:fill="F2F2F2"/>
            <w:noWrap/>
          </w:tcPr>
          <w:p w14:paraId="6925FBD6" w14:textId="35E9CCED"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713B351A" w14:textId="65677F8F" w:rsidR="00D8078A" w:rsidRPr="0043447C" w:rsidRDefault="00D8078A" w:rsidP="00D8078A">
            <w:pPr>
              <w:jc w:val="center"/>
              <w:rPr>
                <w:rFonts w:cs="Arial"/>
                <w:sz w:val="14"/>
                <w:szCs w:val="14"/>
              </w:rPr>
            </w:pPr>
            <w:r>
              <w:rPr>
                <w:rFonts w:cs="Arial"/>
                <w:sz w:val="14"/>
                <w:szCs w:val="14"/>
              </w:rPr>
              <w:t>500</w:t>
            </w:r>
          </w:p>
        </w:tc>
        <w:tc>
          <w:tcPr>
            <w:tcW w:w="311" w:type="pct"/>
            <w:tcBorders>
              <w:top w:val="nil"/>
              <w:left w:val="nil"/>
              <w:bottom w:val="single" w:sz="4" w:space="0" w:color="auto"/>
              <w:right w:val="single" w:sz="4" w:space="0" w:color="auto"/>
            </w:tcBorders>
            <w:shd w:val="clear" w:color="000000" w:fill="F2F2F2"/>
            <w:noWrap/>
          </w:tcPr>
          <w:p w14:paraId="07712A06" w14:textId="4E956B2A"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1B65DA29" w14:textId="553CF868"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2D6F104B" w14:textId="1F1298EE" w:rsidR="00D8078A" w:rsidRPr="0043447C" w:rsidRDefault="00D8078A" w:rsidP="00D8078A">
            <w:pPr>
              <w:jc w:val="left"/>
              <w:rPr>
                <w:rFonts w:cs="Arial"/>
                <w:sz w:val="14"/>
                <w:szCs w:val="14"/>
              </w:rPr>
            </w:pPr>
            <w:r>
              <w:rPr>
                <w:rFonts w:cs="Arial"/>
                <w:sz w:val="14"/>
                <w:szCs w:val="14"/>
              </w:rPr>
              <w:t>CEP</w:t>
            </w:r>
          </w:p>
        </w:tc>
        <w:tc>
          <w:tcPr>
            <w:tcW w:w="1437" w:type="pct"/>
            <w:tcBorders>
              <w:top w:val="nil"/>
              <w:left w:val="nil"/>
              <w:bottom w:val="single" w:sz="4" w:space="0" w:color="auto"/>
              <w:right w:val="single" w:sz="4" w:space="0" w:color="auto"/>
            </w:tcBorders>
            <w:shd w:val="clear" w:color="auto" w:fill="auto"/>
            <w:noWrap/>
            <w:vAlign w:val="center"/>
          </w:tcPr>
          <w:p w14:paraId="18D0C5F8" w14:textId="77C42226" w:rsidR="00D8078A" w:rsidRPr="00F66160" w:rsidRDefault="00D8078A" w:rsidP="00D8078A">
            <w:pPr>
              <w:rPr>
                <w:rFonts w:cs="Arial"/>
                <w:color w:val="0000FF"/>
                <w:sz w:val="14"/>
                <w:szCs w:val="14"/>
                <w:u w:val="single"/>
              </w:rPr>
            </w:pPr>
            <w:r>
              <w:rPr>
                <w:rFonts w:cs="Arial"/>
                <w:sz w:val="14"/>
                <w:szCs w:val="14"/>
              </w:rPr>
              <w:t>Conteúdo original</w:t>
            </w:r>
          </w:p>
        </w:tc>
      </w:tr>
      <w:tr w:rsidR="00D8078A" w:rsidRPr="00F66160" w14:paraId="27AC5682"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7E4C6778" w14:textId="2781B290" w:rsidR="00D8078A" w:rsidRPr="0043447C" w:rsidRDefault="00D8078A" w:rsidP="00D8078A">
            <w:pPr>
              <w:jc w:val="left"/>
              <w:rPr>
                <w:rFonts w:cs="Arial"/>
                <w:sz w:val="14"/>
                <w:szCs w:val="14"/>
              </w:rPr>
            </w:pPr>
            <w:r>
              <w:rPr>
                <w:rFonts w:cs="Arial"/>
                <w:sz w:val="14"/>
                <w:szCs w:val="14"/>
              </w:rPr>
              <w:t>ORIG_BAIRRO</w:t>
            </w:r>
          </w:p>
        </w:tc>
        <w:tc>
          <w:tcPr>
            <w:tcW w:w="354" w:type="pct"/>
            <w:tcBorders>
              <w:top w:val="nil"/>
              <w:left w:val="nil"/>
              <w:bottom w:val="single" w:sz="4" w:space="0" w:color="auto"/>
              <w:right w:val="single" w:sz="4" w:space="0" w:color="auto"/>
            </w:tcBorders>
            <w:shd w:val="clear" w:color="000000" w:fill="F2F2F2"/>
            <w:noWrap/>
          </w:tcPr>
          <w:p w14:paraId="542A7568" w14:textId="35ABF875"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7BE6F8B6" w14:textId="2167788C" w:rsidR="00D8078A" w:rsidRPr="0043447C" w:rsidRDefault="00D8078A" w:rsidP="00D8078A">
            <w:pPr>
              <w:jc w:val="center"/>
              <w:rPr>
                <w:rFonts w:cs="Arial"/>
                <w:sz w:val="14"/>
                <w:szCs w:val="14"/>
              </w:rPr>
            </w:pPr>
            <w:r>
              <w:rPr>
                <w:rFonts w:cs="Arial"/>
                <w:sz w:val="14"/>
                <w:szCs w:val="14"/>
              </w:rPr>
              <w:t>500</w:t>
            </w:r>
          </w:p>
        </w:tc>
        <w:tc>
          <w:tcPr>
            <w:tcW w:w="311" w:type="pct"/>
            <w:tcBorders>
              <w:top w:val="nil"/>
              <w:left w:val="nil"/>
              <w:bottom w:val="single" w:sz="4" w:space="0" w:color="auto"/>
              <w:right w:val="single" w:sz="4" w:space="0" w:color="auto"/>
            </w:tcBorders>
            <w:shd w:val="clear" w:color="000000" w:fill="F2F2F2"/>
            <w:noWrap/>
          </w:tcPr>
          <w:p w14:paraId="66E04777" w14:textId="198856BF"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4522890E" w14:textId="1E74A698"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58F0BC58" w14:textId="7C27DA73" w:rsidR="00D8078A" w:rsidRPr="0043447C" w:rsidRDefault="00D8078A" w:rsidP="00D8078A">
            <w:pPr>
              <w:jc w:val="left"/>
              <w:rPr>
                <w:rFonts w:cs="Arial"/>
                <w:sz w:val="14"/>
                <w:szCs w:val="14"/>
              </w:rPr>
            </w:pPr>
            <w:r>
              <w:rPr>
                <w:rFonts w:cs="Arial"/>
                <w:sz w:val="14"/>
                <w:szCs w:val="14"/>
              </w:rPr>
              <w:t>BAIRRO</w:t>
            </w:r>
          </w:p>
        </w:tc>
        <w:tc>
          <w:tcPr>
            <w:tcW w:w="1437" w:type="pct"/>
            <w:tcBorders>
              <w:top w:val="nil"/>
              <w:left w:val="nil"/>
              <w:bottom w:val="single" w:sz="4" w:space="0" w:color="auto"/>
              <w:right w:val="single" w:sz="4" w:space="0" w:color="auto"/>
            </w:tcBorders>
            <w:shd w:val="clear" w:color="auto" w:fill="auto"/>
            <w:noWrap/>
            <w:vAlign w:val="center"/>
          </w:tcPr>
          <w:p w14:paraId="26766924" w14:textId="31C8414D" w:rsidR="00D8078A" w:rsidRPr="00F66160" w:rsidRDefault="00D8078A" w:rsidP="00D8078A">
            <w:pPr>
              <w:rPr>
                <w:rFonts w:cs="Arial"/>
                <w:color w:val="000000"/>
                <w:sz w:val="14"/>
                <w:szCs w:val="14"/>
              </w:rPr>
            </w:pPr>
            <w:r>
              <w:rPr>
                <w:rFonts w:cs="Arial"/>
                <w:sz w:val="14"/>
                <w:szCs w:val="14"/>
              </w:rPr>
              <w:t>Conteúdo original</w:t>
            </w:r>
          </w:p>
        </w:tc>
      </w:tr>
      <w:tr w:rsidR="00D8078A" w:rsidRPr="00F66160" w14:paraId="7E823567"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197F7732" w14:textId="1FF467B0" w:rsidR="00D8078A" w:rsidRPr="0043447C" w:rsidRDefault="00D8078A" w:rsidP="00D8078A">
            <w:pPr>
              <w:jc w:val="left"/>
              <w:rPr>
                <w:rFonts w:cs="Arial"/>
                <w:sz w:val="14"/>
                <w:szCs w:val="14"/>
              </w:rPr>
            </w:pPr>
            <w:r>
              <w:rPr>
                <w:rFonts w:cs="Arial"/>
                <w:sz w:val="14"/>
                <w:szCs w:val="14"/>
              </w:rPr>
              <w:t>ORIG_CIDADE</w:t>
            </w:r>
          </w:p>
        </w:tc>
        <w:tc>
          <w:tcPr>
            <w:tcW w:w="354" w:type="pct"/>
            <w:tcBorders>
              <w:top w:val="nil"/>
              <w:left w:val="nil"/>
              <w:bottom w:val="single" w:sz="4" w:space="0" w:color="auto"/>
              <w:right w:val="single" w:sz="4" w:space="0" w:color="auto"/>
            </w:tcBorders>
            <w:shd w:val="clear" w:color="000000" w:fill="F2F2F2"/>
            <w:noWrap/>
          </w:tcPr>
          <w:p w14:paraId="4A0C74F5" w14:textId="7E3A92CA"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5AEFB2E5" w14:textId="281E5701" w:rsidR="00D8078A" w:rsidRPr="0043447C" w:rsidRDefault="00D8078A" w:rsidP="00D8078A">
            <w:pPr>
              <w:jc w:val="center"/>
              <w:rPr>
                <w:rFonts w:cs="Arial"/>
                <w:sz w:val="14"/>
                <w:szCs w:val="14"/>
              </w:rPr>
            </w:pPr>
            <w:r>
              <w:rPr>
                <w:rFonts w:cs="Arial"/>
                <w:sz w:val="14"/>
                <w:szCs w:val="14"/>
              </w:rPr>
              <w:t>500</w:t>
            </w:r>
          </w:p>
        </w:tc>
        <w:tc>
          <w:tcPr>
            <w:tcW w:w="311" w:type="pct"/>
            <w:tcBorders>
              <w:top w:val="nil"/>
              <w:left w:val="nil"/>
              <w:bottom w:val="single" w:sz="4" w:space="0" w:color="auto"/>
              <w:right w:val="single" w:sz="4" w:space="0" w:color="auto"/>
            </w:tcBorders>
            <w:shd w:val="clear" w:color="000000" w:fill="F2F2F2"/>
            <w:noWrap/>
          </w:tcPr>
          <w:p w14:paraId="38AED781" w14:textId="2EFC9283"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268E4150" w14:textId="2A8D7A91"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3A6C5E8C" w14:textId="10A3D163" w:rsidR="00D8078A" w:rsidRPr="0043447C" w:rsidRDefault="00D8078A" w:rsidP="00D8078A">
            <w:pPr>
              <w:jc w:val="left"/>
              <w:rPr>
                <w:rFonts w:cs="Arial"/>
                <w:sz w:val="14"/>
                <w:szCs w:val="14"/>
              </w:rPr>
            </w:pPr>
            <w:r>
              <w:rPr>
                <w:rFonts w:cs="Arial"/>
                <w:sz w:val="14"/>
                <w:szCs w:val="14"/>
              </w:rPr>
              <w:t>CIDADE</w:t>
            </w:r>
          </w:p>
        </w:tc>
        <w:tc>
          <w:tcPr>
            <w:tcW w:w="1437" w:type="pct"/>
            <w:tcBorders>
              <w:top w:val="nil"/>
              <w:left w:val="nil"/>
              <w:bottom w:val="single" w:sz="4" w:space="0" w:color="auto"/>
              <w:right w:val="single" w:sz="4" w:space="0" w:color="auto"/>
            </w:tcBorders>
            <w:shd w:val="clear" w:color="auto" w:fill="auto"/>
            <w:noWrap/>
            <w:vAlign w:val="center"/>
          </w:tcPr>
          <w:p w14:paraId="6A73FB72" w14:textId="3FC56FDA" w:rsidR="00D8078A" w:rsidRPr="00F66160" w:rsidRDefault="00D8078A" w:rsidP="00D8078A">
            <w:pPr>
              <w:rPr>
                <w:rFonts w:cs="Arial"/>
                <w:color w:val="0000FF"/>
                <w:sz w:val="14"/>
                <w:szCs w:val="14"/>
                <w:u w:val="single"/>
              </w:rPr>
            </w:pPr>
            <w:r>
              <w:rPr>
                <w:rFonts w:cs="Arial"/>
                <w:sz w:val="14"/>
                <w:szCs w:val="14"/>
              </w:rPr>
              <w:t>Conteúdo original</w:t>
            </w:r>
          </w:p>
        </w:tc>
      </w:tr>
      <w:tr w:rsidR="00D8078A" w:rsidRPr="00F66160" w14:paraId="11822A32"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6447AD52" w14:textId="77A48C17" w:rsidR="00D8078A" w:rsidRPr="0043447C" w:rsidRDefault="00D8078A" w:rsidP="00D8078A">
            <w:pPr>
              <w:jc w:val="left"/>
              <w:rPr>
                <w:rFonts w:cs="Arial"/>
                <w:sz w:val="14"/>
                <w:szCs w:val="14"/>
              </w:rPr>
            </w:pPr>
            <w:r>
              <w:rPr>
                <w:rFonts w:cs="Arial"/>
                <w:sz w:val="14"/>
                <w:szCs w:val="14"/>
              </w:rPr>
              <w:t>ORIG_NOME</w:t>
            </w:r>
          </w:p>
        </w:tc>
        <w:tc>
          <w:tcPr>
            <w:tcW w:w="354" w:type="pct"/>
            <w:tcBorders>
              <w:top w:val="nil"/>
              <w:left w:val="nil"/>
              <w:bottom w:val="single" w:sz="4" w:space="0" w:color="auto"/>
              <w:right w:val="single" w:sz="4" w:space="0" w:color="auto"/>
            </w:tcBorders>
            <w:shd w:val="clear" w:color="000000" w:fill="F2F2F2"/>
            <w:noWrap/>
          </w:tcPr>
          <w:p w14:paraId="2CD11B33" w14:textId="7E9F5958"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6D0D4965" w14:textId="42338313" w:rsidR="00D8078A" w:rsidRPr="0043447C" w:rsidRDefault="00D8078A" w:rsidP="00D8078A">
            <w:pPr>
              <w:jc w:val="center"/>
              <w:rPr>
                <w:rFonts w:cs="Arial"/>
                <w:sz w:val="14"/>
                <w:szCs w:val="14"/>
              </w:rPr>
            </w:pPr>
            <w:r>
              <w:rPr>
                <w:rFonts w:cs="Arial"/>
                <w:sz w:val="14"/>
                <w:szCs w:val="14"/>
              </w:rPr>
              <w:t>500</w:t>
            </w:r>
          </w:p>
        </w:tc>
        <w:tc>
          <w:tcPr>
            <w:tcW w:w="311" w:type="pct"/>
            <w:tcBorders>
              <w:top w:val="nil"/>
              <w:left w:val="nil"/>
              <w:bottom w:val="single" w:sz="4" w:space="0" w:color="auto"/>
              <w:right w:val="single" w:sz="4" w:space="0" w:color="auto"/>
            </w:tcBorders>
            <w:shd w:val="clear" w:color="000000" w:fill="F2F2F2"/>
            <w:noWrap/>
          </w:tcPr>
          <w:p w14:paraId="31C587AD" w14:textId="4D383E5A"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01F2C58D" w14:textId="01BCE35B"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5991738F" w14:textId="466AD9AC" w:rsidR="00D8078A" w:rsidRPr="0043447C" w:rsidRDefault="00D8078A" w:rsidP="00D8078A">
            <w:pPr>
              <w:jc w:val="left"/>
              <w:rPr>
                <w:rFonts w:cs="Arial"/>
                <w:sz w:val="14"/>
                <w:szCs w:val="14"/>
              </w:rPr>
            </w:pPr>
            <w:r>
              <w:rPr>
                <w:rFonts w:cs="Arial"/>
                <w:sz w:val="14"/>
                <w:szCs w:val="14"/>
              </w:rPr>
              <w:t>NOME_CLIENTE</w:t>
            </w:r>
          </w:p>
        </w:tc>
        <w:tc>
          <w:tcPr>
            <w:tcW w:w="1437" w:type="pct"/>
            <w:tcBorders>
              <w:top w:val="nil"/>
              <w:left w:val="nil"/>
              <w:bottom w:val="single" w:sz="4" w:space="0" w:color="auto"/>
              <w:right w:val="single" w:sz="4" w:space="0" w:color="auto"/>
            </w:tcBorders>
            <w:shd w:val="clear" w:color="auto" w:fill="auto"/>
            <w:noWrap/>
            <w:vAlign w:val="center"/>
          </w:tcPr>
          <w:p w14:paraId="3C0B1DC7" w14:textId="40A050FF" w:rsidR="00D8078A" w:rsidRPr="00F66160" w:rsidRDefault="00D8078A" w:rsidP="00D8078A">
            <w:pPr>
              <w:rPr>
                <w:rFonts w:cs="Arial"/>
                <w:color w:val="0000FF"/>
                <w:sz w:val="14"/>
                <w:szCs w:val="14"/>
                <w:u w:val="single"/>
              </w:rPr>
            </w:pPr>
            <w:r>
              <w:rPr>
                <w:rFonts w:cs="Arial"/>
                <w:sz w:val="14"/>
                <w:szCs w:val="14"/>
              </w:rPr>
              <w:t>Conteúdo original</w:t>
            </w:r>
          </w:p>
        </w:tc>
      </w:tr>
      <w:tr w:rsidR="00D8078A" w:rsidRPr="00F66160" w14:paraId="7F99D052"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tcPr>
          <w:p w14:paraId="49997DE8" w14:textId="0C2D7D7F" w:rsidR="00D8078A" w:rsidRPr="0043447C" w:rsidRDefault="00D8078A" w:rsidP="00D8078A">
            <w:pPr>
              <w:jc w:val="left"/>
              <w:rPr>
                <w:rFonts w:cs="Arial"/>
                <w:sz w:val="14"/>
                <w:szCs w:val="14"/>
              </w:rPr>
            </w:pPr>
            <w:r>
              <w:rPr>
                <w:rFonts w:cs="Arial"/>
                <w:sz w:val="14"/>
                <w:szCs w:val="14"/>
              </w:rPr>
              <w:t>ORIG_NOME_MAE</w:t>
            </w:r>
          </w:p>
        </w:tc>
        <w:tc>
          <w:tcPr>
            <w:tcW w:w="354" w:type="pct"/>
            <w:tcBorders>
              <w:top w:val="nil"/>
              <w:left w:val="nil"/>
              <w:bottom w:val="single" w:sz="4" w:space="0" w:color="auto"/>
              <w:right w:val="single" w:sz="4" w:space="0" w:color="auto"/>
            </w:tcBorders>
            <w:shd w:val="clear" w:color="000000" w:fill="F2F2F2"/>
            <w:noWrap/>
          </w:tcPr>
          <w:p w14:paraId="207FFA89" w14:textId="48342BBB" w:rsidR="00D8078A" w:rsidRPr="0043447C" w:rsidRDefault="00D8078A" w:rsidP="00D8078A">
            <w:pPr>
              <w:jc w:val="center"/>
              <w:rPr>
                <w:rFonts w:cs="Arial"/>
                <w:sz w:val="14"/>
                <w:szCs w:val="14"/>
              </w:rPr>
            </w:pPr>
            <w:r>
              <w:rPr>
                <w:rFonts w:cs="Arial"/>
                <w:sz w:val="14"/>
                <w:szCs w:val="14"/>
              </w:rPr>
              <w:t>varchar</w:t>
            </w:r>
          </w:p>
        </w:tc>
        <w:tc>
          <w:tcPr>
            <w:tcW w:w="410" w:type="pct"/>
            <w:tcBorders>
              <w:top w:val="nil"/>
              <w:left w:val="nil"/>
              <w:bottom w:val="single" w:sz="4" w:space="0" w:color="auto"/>
              <w:right w:val="single" w:sz="4" w:space="0" w:color="auto"/>
            </w:tcBorders>
            <w:shd w:val="clear" w:color="000000" w:fill="F2F2F2"/>
            <w:noWrap/>
          </w:tcPr>
          <w:p w14:paraId="68BB17A8" w14:textId="147E806D" w:rsidR="00D8078A" w:rsidRPr="0043447C" w:rsidRDefault="00D8078A" w:rsidP="00D8078A">
            <w:pPr>
              <w:jc w:val="center"/>
              <w:rPr>
                <w:rFonts w:cs="Arial"/>
                <w:sz w:val="14"/>
                <w:szCs w:val="14"/>
              </w:rPr>
            </w:pPr>
            <w:r>
              <w:rPr>
                <w:rFonts w:cs="Arial"/>
                <w:sz w:val="14"/>
                <w:szCs w:val="14"/>
              </w:rPr>
              <w:t>500</w:t>
            </w:r>
          </w:p>
        </w:tc>
        <w:tc>
          <w:tcPr>
            <w:tcW w:w="311" w:type="pct"/>
            <w:tcBorders>
              <w:top w:val="nil"/>
              <w:left w:val="nil"/>
              <w:bottom w:val="single" w:sz="4" w:space="0" w:color="auto"/>
              <w:right w:val="single" w:sz="4" w:space="0" w:color="auto"/>
            </w:tcBorders>
            <w:shd w:val="clear" w:color="000000" w:fill="F2F2F2"/>
            <w:noWrap/>
          </w:tcPr>
          <w:p w14:paraId="6C878994" w14:textId="541180C1" w:rsidR="00D8078A" w:rsidRPr="0043447C" w:rsidRDefault="00D8078A" w:rsidP="00D8078A">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tcPr>
          <w:p w14:paraId="26B5F525" w14:textId="3E855DEE" w:rsidR="00D8078A" w:rsidRPr="0043447C" w:rsidRDefault="00D8078A" w:rsidP="00D8078A">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2D8A4204" w14:textId="1D7149EE" w:rsidR="00D8078A" w:rsidRPr="0043447C" w:rsidRDefault="00D8078A" w:rsidP="00D8078A">
            <w:pPr>
              <w:jc w:val="left"/>
              <w:rPr>
                <w:rFonts w:cs="Arial"/>
                <w:sz w:val="14"/>
                <w:szCs w:val="14"/>
              </w:rPr>
            </w:pPr>
            <w:r>
              <w:rPr>
                <w:rFonts w:cs="Arial"/>
                <w:sz w:val="14"/>
                <w:szCs w:val="14"/>
              </w:rPr>
              <w:t>NOME_MAE</w:t>
            </w:r>
          </w:p>
        </w:tc>
        <w:tc>
          <w:tcPr>
            <w:tcW w:w="1437" w:type="pct"/>
            <w:tcBorders>
              <w:top w:val="nil"/>
              <w:left w:val="nil"/>
              <w:bottom w:val="single" w:sz="4" w:space="0" w:color="auto"/>
              <w:right w:val="single" w:sz="4" w:space="0" w:color="auto"/>
            </w:tcBorders>
            <w:shd w:val="clear" w:color="auto" w:fill="auto"/>
            <w:noWrap/>
            <w:vAlign w:val="center"/>
          </w:tcPr>
          <w:p w14:paraId="2C13686C" w14:textId="1F1E3BFA" w:rsidR="00D8078A" w:rsidRPr="00F66160" w:rsidRDefault="00D8078A" w:rsidP="00D8078A">
            <w:pPr>
              <w:rPr>
                <w:rFonts w:cs="Arial"/>
                <w:color w:val="0000FF"/>
                <w:sz w:val="14"/>
                <w:szCs w:val="14"/>
                <w:u w:val="single"/>
              </w:rPr>
            </w:pPr>
            <w:r>
              <w:rPr>
                <w:rFonts w:cs="Arial"/>
                <w:sz w:val="14"/>
                <w:szCs w:val="14"/>
              </w:rPr>
              <w:t>Conteúdo original</w:t>
            </w:r>
          </w:p>
        </w:tc>
      </w:tr>
      <w:tr w:rsidR="003D51E8" w:rsidRPr="00F66160" w14:paraId="4F702502" w14:textId="77777777" w:rsidTr="00FF296A">
        <w:trPr>
          <w:trHeight w:val="255"/>
        </w:trPr>
        <w:tc>
          <w:tcPr>
            <w:tcW w:w="1117" w:type="pct"/>
            <w:tcBorders>
              <w:top w:val="nil"/>
              <w:left w:val="single" w:sz="4" w:space="0" w:color="auto"/>
              <w:bottom w:val="single" w:sz="4" w:space="0" w:color="auto"/>
              <w:right w:val="single" w:sz="4" w:space="0" w:color="auto"/>
            </w:tcBorders>
            <w:shd w:val="clear" w:color="000000" w:fill="F2F2F2"/>
            <w:noWrap/>
            <w:vAlign w:val="center"/>
          </w:tcPr>
          <w:p w14:paraId="6C4446DB" w14:textId="77777777" w:rsidR="003D51E8" w:rsidRPr="00F66160" w:rsidRDefault="003D51E8" w:rsidP="008134DB">
            <w:pPr>
              <w:jc w:val="left"/>
              <w:rPr>
                <w:rFonts w:cs="Arial"/>
                <w:sz w:val="14"/>
                <w:szCs w:val="14"/>
              </w:rPr>
            </w:pPr>
            <w:r>
              <w:rPr>
                <w:rFonts w:cs="Arial"/>
                <w:sz w:val="14"/>
                <w:szCs w:val="14"/>
              </w:rPr>
              <w:t>ID_FAILED_EVENTS</w:t>
            </w:r>
          </w:p>
        </w:tc>
        <w:tc>
          <w:tcPr>
            <w:tcW w:w="354" w:type="pct"/>
            <w:tcBorders>
              <w:top w:val="nil"/>
              <w:left w:val="nil"/>
              <w:bottom w:val="single" w:sz="4" w:space="0" w:color="auto"/>
              <w:right w:val="single" w:sz="4" w:space="0" w:color="auto"/>
            </w:tcBorders>
            <w:shd w:val="clear" w:color="000000" w:fill="F2F2F2"/>
            <w:noWrap/>
            <w:vAlign w:val="center"/>
          </w:tcPr>
          <w:p w14:paraId="125F2397" w14:textId="77777777" w:rsidR="003D51E8" w:rsidRPr="00F66160" w:rsidRDefault="003D51E8" w:rsidP="008134DB">
            <w:pPr>
              <w:jc w:val="center"/>
              <w:rPr>
                <w:rFonts w:cs="Arial"/>
                <w:sz w:val="14"/>
                <w:szCs w:val="14"/>
              </w:rPr>
            </w:pPr>
            <w:r>
              <w:rPr>
                <w:rFonts w:cs="Arial"/>
                <w:sz w:val="14"/>
                <w:szCs w:val="14"/>
              </w:rPr>
              <w:t>NUmber</w:t>
            </w:r>
          </w:p>
        </w:tc>
        <w:tc>
          <w:tcPr>
            <w:tcW w:w="410" w:type="pct"/>
            <w:tcBorders>
              <w:top w:val="nil"/>
              <w:left w:val="nil"/>
              <w:bottom w:val="single" w:sz="4" w:space="0" w:color="auto"/>
              <w:right w:val="single" w:sz="4" w:space="0" w:color="auto"/>
            </w:tcBorders>
            <w:shd w:val="clear" w:color="000000" w:fill="F2F2F2"/>
            <w:noWrap/>
            <w:vAlign w:val="center"/>
          </w:tcPr>
          <w:p w14:paraId="66E51E36" w14:textId="77777777" w:rsidR="003D51E8" w:rsidRPr="00F66160" w:rsidRDefault="003D51E8" w:rsidP="008134DB">
            <w:pPr>
              <w:jc w:val="center"/>
              <w:rPr>
                <w:rFonts w:cs="Arial"/>
                <w:sz w:val="14"/>
                <w:szCs w:val="14"/>
              </w:rPr>
            </w:pPr>
            <w:r>
              <w:rPr>
                <w:rFonts w:cs="Arial"/>
                <w:sz w:val="14"/>
                <w:szCs w:val="14"/>
              </w:rPr>
              <w:t>18</w:t>
            </w:r>
          </w:p>
        </w:tc>
        <w:tc>
          <w:tcPr>
            <w:tcW w:w="311" w:type="pct"/>
            <w:tcBorders>
              <w:top w:val="nil"/>
              <w:left w:val="nil"/>
              <w:bottom w:val="single" w:sz="4" w:space="0" w:color="auto"/>
              <w:right w:val="single" w:sz="4" w:space="0" w:color="auto"/>
            </w:tcBorders>
            <w:shd w:val="clear" w:color="000000" w:fill="F2F2F2"/>
            <w:noWrap/>
            <w:vAlign w:val="center"/>
          </w:tcPr>
          <w:p w14:paraId="7EC4ECF5" w14:textId="77777777" w:rsidR="003D51E8" w:rsidRPr="00F66160" w:rsidRDefault="003D51E8" w:rsidP="008134DB">
            <w:pPr>
              <w:jc w:val="center"/>
              <w:rPr>
                <w:rFonts w:cs="Arial"/>
                <w:sz w:val="14"/>
                <w:szCs w:val="14"/>
              </w:rPr>
            </w:pPr>
            <w:r>
              <w:rPr>
                <w:rFonts w:cs="Arial"/>
                <w:sz w:val="14"/>
                <w:szCs w:val="14"/>
              </w:rPr>
              <w:t>N</w:t>
            </w:r>
          </w:p>
        </w:tc>
        <w:tc>
          <w:tcPr>
            <w:tcW w:w="258" w:type="pct"/>
            <w:tcBorders>
              <w:top w:val="nil"/>
              <w:left w:val="nil"/>
              <w:bottom w:val="single" w:sz="4" w:space="0" w:color="auto"/>
              <w:right w:val="single" w:sz="4" w:space="0" w:color="auto"/>
            </w:tcBorders>
            <w:shd w:val="clear" w:color="000000" w:fill="F2F2F2"/>
            <w:noWrap/>
            <w:vAlign w:val="center"/>
          </w:tcPr>
          <w:p w14:paraId="63C3700F" w14:textId="77777777" w:rsidR="003D51E8" w:rsidRPr="00F66160" w:rsidRDefault="003D51E8" w:rsidP="008134DB">
            <w:pPr>
              <w:jc w:val="center"/>
              <w:rPr>
                <w:rFonts w:cs="Arial"/>
                <w:sz w:val="14"/>
                <w:szCs w:val="14"/>
              </w:rPr>
            </w:pPr>
            <w:r>
              <w:rPr>
                <w:rFonts w:cs="Arial"/>
                <w:sz w:val="14"/>
                <w:szCs w:val="14"/>
              </w:rPr>
              <w:t>S</w:t>
            </w:r>
          </w:p>
        </w:tc>
        <w:tc>
          <w:tcPr>
            <w:tcW w:w="1113" w:type="pct"/>
            <w:tcBorders>
              <w:top w:val="nil"/>
              <w:left w:val="nil"/>
              <w:bottom w:val="single" w:sz="4" w:space="0" w:color="auto"/>
              <w:right w:val="single" w:sz="4" w:space="0" w:color="auto"/>
            </w:tcBorders>
            <w:shd w:val="clear" w:color="auto" w:fill="auto"/>
          </w:tcPr>
          <w:p w14:paraId="5BAECF6E" w14:textId="77777777" w:rsidR="003D51E8" w:rsidRPr="00F66160" w:rsidRDefault="003D51E8" w:rsidP="008134DB">
            <w:pPr>
              <w:jc w:val="left"/>
              <w:rPr>
                <w:rFonts w:cs="Arial"/>
                <w:sz w:val="14"/>
                <w:szCs w:val="14"/>
              </w:rPr>
            </w:pPr>
          </w:p>
        </w:tc>
        <w:tc>
          <w:tcPr>
            <w:tcW w:w="1437" w:type="pct"/>
            <w:tcBorders>
              <w:top w:val="nil"/>
              <w:left w:val="nil"/>
              <w:bottom w:val="single" w:sz="4" w:space="0" w:color="auto"/>
              <w:right w:val="single" w:sz="4" w:space="0" w:color="auto"/>
            </w:tcBorders>
            <w:shd w:val="clear" w:color="auto" w:fill="auto"/>
          </w:tcPr>
          <w:p w14:paraId="5C58A2F3" w14:textId="77777777" w:rsidR="003D51E8" w:rsidRPr="00F66160" w:rsidRDefault="003D51E8" w:rsidP="008134DB">
            <w:pPr>
              <w:jc w:val="left"/>
              <w:rPr>
                <w:rFonts w:cs="Arial"/>
                <w:sz w:val="14"/>
                <w:szCs w:val="14"/>
              </w:rPr>
            </w:pPr>
          </w:p>
        </w:tc>
      </w:tr>
    </w:tbl>
    <w:p w14:paraId="2BD8C7B8" w14:textId="77777777" w:rsidR="003D51E8" w:rsidRDefault="003D51E8" w:rsidP="00224891">
      <w:pPr>
        <w:rPr>
          <w:rFonts w:cs="Arial"/>
        </w:rPr>
      </w:pPr>
    </w:p>
    <w:p w14:paraId="51912B0C" w14:textId="77777777" w:rsidR="00772784" w:rsidRDefault="00772784" w:rsidP="00224891">
      <w:pPr>
        <w:rPr>
          <w:rFonts w:cs="Arial"/>
        </w:rPr>
      </w:pPr>
    </w:p>
    <w:p w14:paraId="47F68B8D" w14:textId="77777777" w:rsidR="00475941" w:rsidRDefault="00475941" w:rsidP="00224891">
      <w:pPr>
        <w:rPr>
          <w:rFonts w:cs="Arial"/>
        </w:rPr>
      </w:pPr>
    </w:p>
    <w:p w14:paraId="585478A3" w14:textId="77777777" w:rsidR="00475941" w:rsidRDefault="00475941" w:rsidP="00224891">
      <w:pPr>
        <w:rPr>
          <w:rFonts w:cs="Arial"/>
        </w:rPr>
      </w:pPr>
    </w:p>
    <w:p w14:paraId="52B9659B" w14:textId="6BC404AB" w:rsidR="00952E72" w:rsidRDefault="00952E72" w:rsidP="00955CB3">
      <w:pPr>
        <w:pStyle w:val="Heading4"/>
      </w:pPr>
      <w:bookmarkStart w:id="13" w:name="_Toc506564543"/>
      <w:r w:rsidRPr="00463671">
        <w:lastRenderedPageBreak/>
        <w:t>RGN0</w:t>
      </w:r>
      <w:r>
        <w:t>4</w:t>
      </w:r>
      <w:r w:rsidRPr="00153785">
        <w:t xml:space="preserve"> – </w:t>
      </w:r>
      <w:r w:rsidR="00772784">
        <w:t>SLA de rechamada do Transact</w:t>
      </w:r>
      <w:bookmarkEnd w:id="13"/>
    </w:p>
    <w:p w14:paraId="2D7BDEC6" w14:textId="77777777" w:rsidR="00952E72" w:rsidRDefault="00952E72" w:rsidP="00952E72">
      <w:pPr>
        <w:rPr>
          <w:lang w:eastAsia="en-US"/>
        </w:rPr>
      </w:pPr>
    </w:p>
    <w:p w14:paraId="041E2840" w14:textId="237E7E6E" w:rsidR="00952E72" w:rsidRDefault="00952E72" w:rsidP="00952E72">
      <w:pPr>
        <w:rPr>
          <w:lang w:eastAsia="en-US"/>
        </w:rPr>
      </w:pPr>
      <w:r>
        <w:rPr>
          <w:lang w:eastAsia="en-US"/>
        </w:rPr>
        <w:t>O sistema de aná</w:t>
      </w:r>
      <w:r w:rsidRPr="00952E72">
        <w:rPr>
          <w:lang w:eastAsia="en-US"/>
        </w:rPr>
        <w:t>lise de crédito deverá aguardar um SLA mínimo de X segundos (configurável) e em caso de falta de resposta do novo FMS, deverá executar ao menos mais 1 nova chamada para o sistema de prevenção a fraude e em caso de falha a proposta poderá seguir, porém com uma marcação de falta de score de fraude. Inicialmente o SLA de resposta deverá respeitar o SLA atual de 3 segundos para a primeira resposta.</w:t>
      </w:r>
    </w:p>
    <w:p w14:paraId="13FADC52" w14:textId="77777777" w:rsidR="00952E72" w:rsidRDefault="00952E72" w:rsidP="00952E72">
      <w:pPr>
        <w:rPr>
          <w:lang w:eastAsia="en-US"/>
        </w:rPr>
      </w:pPr>
    </w:p>
    <w:p w14:paraId="388BDAE4" w14:textId="77777777" w:rsidR="008D23AF" w:rsidRDefault="008D23AF" w:rsidP="008D23AF">
      <w:pPr>
        <w:rPr>
          <w:rFonts w:cs="Arial"/>
        </w:rPr>
      </w:pPr>
      <w:r>
        <w:rPr>
          <w:lang w:eastAsia="en-US"/>
        </w:rPr>
        <w:t>Este requisito deverá ser detalhado pela fábrica responsável pelo sistema de crédito.</w:t>
      </w:r>
    </w:p>
    <w:p w14:paraId="20D6E979" w14:textId="77777777" w:rsidR="00952E72" w:rsidRDefault="00952E72" w:rsidP="00224891">
      <w:pPr>
        <w:rPr>
          <w:rFonts w:cs="Arial"/>
        </w:rPr>
      </w:pPr>
    </w:p>
    <w:p w14:paraId="1CA7185A" w14:textId="16CCBCCE" w:rsidR="00225229" w:rsidRDefault="00225229" w:rsidP="00225229">
      <w:pPr>
        <w:pStyle w:val="Heading3"/>
        <w:tabs>
          <w:tab w:val="clear" w:pos="4547"/>
          <w:tab w:val="num" w:pos="1701"/>
        </w:tabs>
        <w:ind w:left="1418"/>
      </w:pPr>
      <w:bookmarkStart w:id="14" w:name="_Toc506564544"/>
      <w:r w:rsidRPr="00463671">
        <w:t>RQN0</w:t>
      </w:r>
      <w:r>
        <w:t>2</w:t>
      </w:r>
      <w:r w:rsidRPr="00153785">
        <w:t xml:space="preserve"> – </w:t>
      </w:r>
      <w:r>
        <w:t>Fluxo de análise da proposta</w:t>
      </w:r>
      <w:bookmarkEnd w:id="14"/>
    </w:p>
    <w:p w14:paraId="515E070A" w14:textId="77777777" w:rsidR="00225229" w:rsidRDefault="00225229" w:rsidP="00224891">
      <w:pPr>
        <w:rPr>
          <w:rFonts w:cs="Arial"/>
        </w:rPr>
      </w:pPr>
    </w:p>
    <w:p w14:paraId="46BAC38D" w14:textId="417EF0B3" w:rsidR="00E926B9" w:rsidRDefault="00E926B9" w:rsidP="00955CB3">
      <w:pPr>
        <w:pStyle w:val="Heading4"/>
        <w:numPr>
          <w:ilvl w:val="3"/>
          <w:numId w:val="8"/>
        </w:numPr>
      </w:pPr>
      <w:bookmarkStart w:id="15" w:name="_Toc506564545"/>
      <w:r w:rsidRPr="00463671">
        <w:t>RGN0</w:t>
      </w:r>
      <w:r>
        <w:t>5</w:t>
      </w:r>
      <w:r w:rsidRPr="00153785">
        <w:t xml:space="preserve"> – </w:t>
      </w:r>
      <w:r w:rsidR="008D23AF">
        <w:t>Interface para recebimento de propostas</w:t>
      </w:r>
      <w:bookmarkEnd w:id="15"/>
    </w:p>
    <w:p w14:paraId="05ECE266" w14:textId="77777777" w:rsidR="00E926B9" w:rsidRDefault="00E926B9" w:rsidP="00E926B9">
      <w:pPr>
        <w:rPr>
          <w:lang w:eastAsia="en-US"/>
        </w:rPr>
      </w:pPr>
    </w:p>
    <w:p w14:paraId="6BB6254A" w14:textId="33D367DA" w:rsidR="00E926B9" w:rsidRDefault="00E926B9" w:rsidP="00E926B9">
      <w:pPr>
        <w:rPr>
          <w:lang w:eastAsia="en-US"/>
        </w:rPr>
      </w:pPr>
      <w:r w:rsidRPr="00E926B9">
        <w:rPr>
          <w:lang w:eastAsia="en-US"/>
        </w:rPr>
        <w:t>O sistema de crédito, após realizar toda analise de crédito de uma determinada proposta, deverá enviar as informações da proposta para o novo FMS, que terá um front-end para tratativa das propostas. Todas as propostas (aprovadas, negadas ou derivadas) serão enviadas para o FMS, sendo que as derivadas serão tratadas diretamente na ferramenta de prevenção a fraude, as negadas automaticamente pelo transact e aprovadas, seguiram o fluxo atual.</w:t>
      </w:r>
    </w:p>
    <w:p w14:paraId="45C1779A" w14:textId="77777777" w:rsidR="00E926B9" w:rsidRDefault="00E926B9" w:rsidP="00E926B9">
      <w:pPr>
        <w:rPr>
          <w:lang w:eastAsia="en-US"/>
        </w:rPr>
      </w:pPr>
    </w:p>
    <w:p w14:paraId="74F0ACFA" w14:textId="7D5DE07A" w:rsidR="00B4347D" w:rsidRDefault="008D23AF" w:rsidP="00B4347D">
      <w:pPr>
        <w:rPr>
          <w:lang w:eastAsia="en-US"/>
        </w:rPr>
      </w:pPr>
      <w:r>
        <w:rPr>
          <w:lang w:eastAsia="en-US"/>
        </w:rPr>
        <w:t>A interface entre o Transact  e o</w:t>
      </w:r>
      <w:r w:rsidR="00702699">
        <w:rPr>
          <w:lang w:eastAsia="en-US"/>
        </w:rPr>
        <w:t xml:space="preserve"> RAID</w:t>
      </w:r>
      <w:r>
        <w:rPr>
          <w:lang w:eastAsia="en-US"/>
        </w:rPr>
        <w:t xml:space="preserve"> FMS será realizada a partir do barramento de serviços da Oi</w:t>
      </w:r>
      <w:r w:rsidR="00B4347D">
        <w:rPr>
          <w:lang w:eastAsia="en-US"/>
        </w:rPr>
        <w:t>.</w:t>
      </w:r>
    </w:p>
    <w:p w14:paraId="18E11A92" w14:textId="77777777" w:rsidR="00702699" w:rsidRDefault="00702699" w:rsidP="00B4347D">
      <w:pPr>
        <w:rPr>
          <w:lang w:eastAsia="en-US"/>
        </w:rPr>
      </w:pPr>
    </w:p>
    <w:p w14:paraId="0EC50552" w14:textId="0C15B476" w:rsidR="00702699" w:rsidRDefault="00702699" w:rsidP="00B4347D">
      <w:pPr>
        <w:rPr>
          <w:lang w:eastAsia="en-US"/>
        </w:rPr>
      </w:pPr>
      <w:r>
        <w:rPr>
          <w:lang w:eastAsia="en-US"/>
        </w:rPr>
        <w:t>Para o recebimento dos dados da proposta será definido o seguinte serviço no RAID FMS:</w:t>
      </w:r>
    </w:p>
    <w:p w14:paraId="17ABA4D0" w14:textId="77777777" w:rsidR="008134DB" w:rsidRDefault="008134DB" w:rsidP="00B4347D">
      <w:pPr>
        <w:rPr>
          <w:lang w:eastAsia="en-US"/>
        </w:rPr>
      </w:pPr>
    </w:p>
    <w:p w14:paraId="02AD4E7B" w14:textId="4DA8674D" w:rsidR="00913945" w:rsidRDefault="00913945" w:rsidP="00B4347D">
      <w:pPr>
        <w:rPr>
          <w:lang w:eastAsia="en-US"/>
        </w:rPr>
      </w:pPr>
      <w:r>
        <w:rPr>
          <w:lang w:eastAsia="en-US"/>
        </w:rPr>
        <w:t>URL: TBD</w:t>
      </w:r>
    </w:p>
    <w:p w14:paraId="672478EF" w14:textId="7D40468E" w:rsidR="00702699" w:rsidRDefault="00702699" w:rsidP="00B4347D">
      <w:pPr>
        <w:rPr>
          <w:lang w:eastAsia="en-US"/>
        </w:rPr>
      </w:pPr>
      <w:r>
        <w:rPr>
          <w:lang w:eastAsia="en-US"/>
        </w:rPr>
        <w:t>Protocolo: REST</w:t>
      </w:r>
    </w:p>
    <w:p w14:paraId="26A0819B" w14:textId="12276335" w:rsidR="00E46E1D" w:rsidRDefault="00E46E1D" w:rsidP="00B4347D">
      <w:pPr>
        <w:rPr>
          <w:lang w:eastAsia="en-US"/>
        </w:rPr>
      </w:pPr>
      <w:r>
        <w:rPr>
          <w:lang w:eastAsia="en-US"/>
        </w:rPr>
        <w:t xml:space="preserve">Método: </w:t>
      </w:r>
      <w:r w:rsidR="00702699">
        <w:rPr>
          <w:lang w:eastAsia="en-US"/>
        </w:rPr>
        <w:t>Síncrono</w:t>
      </w:r>
    </w:p>
    <w:p w14:paraId="2B3D06C6" w14:textId="2991E66E" w:rsidR="008134DB" w:rsidRDefault="008134DB" w:rsidP="00B4347D">
      <w:pPr>
        <w:rPr>
          <w:lang w:eastAsia="en-US"/>
        </w:rPr>
      </w:pPr>
      <w:r>
        <w:rPr>
          <w:lang w:eastAsia="en-US"/>
        </w:rPr>
        <w:t>Nome: AnaliseProposta</w:t>
      </w:r>
    </w:p>
    <w:p w14:paraId="251B7630" w14:textId="432368C6" w:rsidR="008134DB" w:rsidRDefault="008134DB" w:rsidP="00B4347D">
      <w:pPr>
        <w:rPr>
          <w:lang w:eastAsia="en-US"/>
        </w:rPr>
      </w:pPr>
      <w:r>
        <w:rPr>
          <w:lang w:eastAsia="en-US"/>
        </w:rPr>
        <w:t>Parâmetros de Entrada:</w:t>
      </w:r>
    </w:p>
    <w:p w14:paraId="6767BA1C" w14:textId="77777777" w:rsidR="008D23AF" w:rsidRDefault="008D23AF" w:rsidP="00B4347D">
      <w:pPr>
        <w:rPr>
          <w:lang w:eastAsia="en-US"/>
        </w:rPr>
      </w:pPr>
    </w:p>
    <w:tbl>
      <w:tblPr>
        <w:tblStyle w:val="TableGrid"/>
        <w:tblW w:w="0" w:type="auto"/>
        <w:jc w:val="center"/>
        <w:tblLook w:val="04A0" w:firstRow="1" w:lastRow="0" w:firstColumn="1" w:lastColumn="0" w:noHBand="0" w:noVBand="1"/>
      </w:tblPr>
      <w:tblGrid>
        <w:gridCol w:w="4151"/>
        <w:gridCol w:w="1656"/>
      </w:tblGrid>
      <w:tr w:rsidR="008D23AF" w14:paraId="332E63A4" w14:textId="77777777" w:rsidTr="00F02345">
        <w:trPr>
          <w:jc w:val="center"/>
        </w:trPr>
        <w:tc>
          <w:tcPr>
            <w:tcW w:w="4151" w:type="dxa"/>
            <w:shd w:val="clear" w:color="auto" w:fill="A6A6A6" w:themeFill="background1" w:themeFillShade="A6"/>
          </w:tcPr>
          <w:p w14:paraId="7E943316" w14:textId="0045982D" w:rsidR="008D23AF" w:rsidRPr="00F02345" w:rsidRDefault="008134DB" w:rsidP="008134DB">
            <w:pPr>
              <w:jc w:val="center"/>
              <w:rPr>
                <w:rFonts w:cs="Arial"/>
                <w:b/>
                <w:sz w:val="20"/>
              </w:rPr>
            </w:pPr>
            <w:r w:rsidRPr="00F02345">
              <w:rPr>
                <w:rFonts w:cs="Arial"/>
                <w:b/>
                <w:sz w:val="20"/>
              </w:rPr>
              <w:t>Campo</w:t>
            </w:r>
          </w:p>
        </w:tc>
        <w:tc>
          <w:tcPr>
            <w:tcW w:w="1656" w:type="dxa"/>
            <w:shd w:val="clear" w:color="auto" w:fill="A6A6A6" w:themeFill="background1" w:themeFillShade="A6"/>
          </w:tcPr>
          <w:p w14:paraId="1678CBC8" w14:textId="08EB97D8" w:rsidR="008D23AF" w:rsidRPr="00F02345" w:rsidRDefault="008134DB" w:rsidP="008134DB">
            <w:pPr>
              <w:jc w:val="center"/>
              <w:rPr>
                <w:rFonts w:cs="Arial"/>
                <w:b/>
                <w:sz w:val="20"/>
              </w:rPr>
            </w:pPr>
            <w:r w:rsidRPr="00F02345">
              <w:rPr>
                <w:rFonts w:cs="Arial"/>
                <w:b/>
                <w:sz w:val="20"/>
              </w:rPr>
              <w:t>Tipo</w:t>
            </w:r>
          </w:p>
        </w:tc>
      </w:tr>
      <w:tr w:rsidR="008134DB" w14:paraId="34FE8EFD" w14:textId="77777777" w:rsidTr="008134DB">
        <w:trPr>
          <w:jc w:val="center"/>
        </w:trPr>
        <w:tc>
          <w:tcPr>
            <w:tcW w:w="4151" w:type="dxa"/>
          </w:tcPr>
          <w:p w14:paraId="15B155F5" w14:textId="37852FAB" w:rsidR="008134DB" w:rsidRPr="008134DB" w:rsidRDefault="00913945" w:rsidP="00913945">
            <w:pPr>
              <w:rPr>
                <w:rFonts w:cs="Arial"/>
                <w:sz w:val="20"/>
              </w:rPr>
            </w:pPr>
            <w:r>
              <w:rPr>
                <w:sz w:val="20"/>
              </w:rPr>
              <w:t>CpfCnpj</w:t>
            </w:r>
          </w:p>
        </w:tc>
        <w:tc>
          <w:tcPr>
            <w:tcW w:w="1656" w:type="dxa"/>
          </w:tcPr>
          <w:p w14:paraId="4F3B6781" w14:textId="1EED391E" w:rsidR="008134DB" w:rsidRPr="008134DB" w:rsidRDefault="008134DB" w:rsidP="008134DB">
            <w:pPr>
              <w:jc w:val="center"/>
              <w:rPr>
                <w:rFonts w:cs="Arial"/>
                <w:sz w:val="20"/>
              </w:rPr>
            </w:pPr>
            <w:r w:rsidRPr="008134DB">
              <w:rPr>
                <w:rFonts w:cs="Arial"/>
                <w:sz w:val="20"/>
              </w:rPr>
              <w:t>String</w:t>
            </w:r>
          </w:p>
        </w:tc>
      </w:tr>
      <w:tr w:rsidR="008134DB" w14:paraId="50429CFF" w14:textId="77777777" w:rsidTr="008134DB">
        <w:trPr>
          <w:jc w:val="center"/>
        </w:trPr>
        <w:tc>
          <w:tcPr>
            <w:tcW w:w="4151" w:type="dxa"/>
          </w:tcPr>
          <w:p w14:paraId="66F9BF36" w14:textId="2BEA9995" w:rsidR="008134DB" w:rsidRPr="008134DB" w:rsidRDefault="00913945" w:rsidP="00913945">
            <w:pPr>
              <w:rPr>
                <w:rFonts w:cs="Arial"/>
                <w:sz w:val="20"/>
              </w:rPr>
            </w:pPr>
            <w:r>
              <w:rPr>
                <w:sz w:val="20"/>
              </w:rPr>
              <w:t>TipoPessoa</w:t>
            </w:r>
          </w:p>
        </w:tc>
        <w:tc>
          <w:tcPr>
            <w:tcW w:w="1656" w:type="dxa"/>
          </w:tcPr>
          <w:p w14:paraId="16297A39" w14:textId="04DCEB09" w:rsidR="008134DB" w:rsidRPr="008134DB" w:rsidRDefault="008134DB" w:rsidP="008134DB">
            <w:pPr>
              <w:jc w:val="center"/>
              <w:rPr>
                <w:rFonts w:cs="Arial"/>
                <w:sz w:val="20"/>
              </w:rPr>
            </w:pPr>
            <w:r w:rsidRPr="008134DB">
              <w:rPr>
                <w:rFonts w:cs="Arial"/>
                <w:sz w:val="20"/>
              </w:rPr>
              <w:t>String</w:t>
            </w:r>
          </w:p>
        </w:tc>
      </w:tr>
      <w:tr w:rsidR="008134DB" w14:paraId="581EA584" w14:textId="77777777" w:rsidTr="008134DB">
        <w:trPr>
          <w:jc w:val="center"/>
        </w:trPr>
        <w:tc>
          <w:tcPr>
            <w:tcW w:w="4151" w:type="dxa"/>
          </w:tcPr>
          <w:p w14:paraId="26D55731" w14:textId="01DA77C8" w:rsidR="008134DB" w:rsidRPr="008134DB" w:rsidRDefault="00913945" w:rsidP="00913945">
            <w:pPr>
              <w:rPr>
                <w:rFonts w:cs="Arial"/>
                <w:sz w:val="20"/>
              </w:rPr>
            </w:pPr>
            <w:r>
              <w:rPr>
                <w:sz w:val="20"/>
              </w:rPr>
              <w:t>DataNascimento</w:t>
            </w:r>
          </w:p>
        </w:tc>
        <w:tc>
          <w:tcPr>
            <w:tcW w:w="1656" w:type="dxa"/>
          </w:tcPr>
          <w:p w14:paraId="617ECA2A" w14:textId="2A3160F5" w:rsidR="008134DB" w:rsidRPr="008134DB" w:rsidRDefault="008134DB" w:rsidP="008134DB">
            <w:pPr>
              <w:jc w:val="center"/>
              <w:rPr>
                <w:rFonts w:cs="Arial"/>
                <w:sz w:val="20"/>
              </w:rPr>
            </w:pPr>
            <w:r w:rsidRPr="008134DB">
              <w:rPr>
                <w:rFonts w:cs="Arial"/>
                <w:sz w:val="20"/>
              </w:rPr>
              <w:t>String</w:t>
            </w:r>
          </w:p>
        </w:tc>
      </w:tr>
      <w:tr w:rsidR="008134DB" w14:paraId="5B017F2A" w14:textId="77777777" w:rsidTr="008134DB">
        <w:trPr>
          <w:jc w:val="center"/>
        </w:trPr>
        <w:tc>
          <w:tcPr>
            <w:tcW w:w="4151" w:type="dxa"/>
          </w:tcPr>
          <w:p w14:paraId="28F3996A" w14:textId="57DE651E" w:rsidR="008134DB" w:rsidRPr="008134DB" w:rsidRDefault="00913945" w:rsidP="00913945">
            <w:pPr>
              <w:rPr>
                <w:rFonts w:cs="Arial"/>
                <w:sz w:val="20"/>
              </w:rPr>
            </w:pPr>
            <w:r>
              <w:rPr>
                <w:sz w:val="20"/>
              </w:rPr>
              <w:t>NomeCliente</w:t>
            </w:r>
          </w:p>
        </w:tc>
        <w:tc>
          <w:tcPr>
            <w:tcW w:w="1656" w:type="dxa"/>
          </w:tcPr>
          <w:p w14:paraId="245138EC" w14:textId="436162AE" w:rsidR="008134DB" w:rsidRPr="008134DB" w:rsidRDefault="008134DB" w:rsidP="008134DB">
            <w:pPr>
              <w:jc w:val="center"/>
              <w:rPr>
                <w:rFonts w:cs="Arial"/>
                <w:sz w:val="20"/>
              </w:rPr>
            </w:pPr>
            <w:r w:rsidRPr="008134DB">
              <w:rPr>
                <w:rFonts w:cs="Arial"/>
                <w:sz w:val="20"/>
              </w:rPr>
              <w:t>String</w:t>
            </w:r>
          </w:p>
        </w:tc>
      </w:tr>
      <w:tr w:rsidR="008134DB" w14:paraId="3CAC9796" w14:textId="77777777" w:rsidTr="008134DB">
        <w:trPr>
          <w:jc w:val="center"/>
        </w:trPr>
        <w:tc>
          <w:tcPr>
            <w:tcW w:w="4151" w:type="dxa"/>
          </w:tcPr>
          <w:p w14:paraId="3D404511" w14:textId="0EDC5081" w:rsidR="008134DB" w:rsidRPr="008134DB" w:rsidRDefault="00913945" w:rsidP="00913945">
            <w:pPr>
              <w:rPr>
                <w:rFonts w:cs="Arial"/>
                <w:sz w:val="20"/>
              </w:rPr>
            </w:pPr>
            <w:r>
              <w:rPr>
                <w:sz w:val="20"/>
              </w:rPr>
              <w:t>Sexo</w:t>
            </w:r>
          </w:p>
        </w:tc>
        <w:tc>
          <w:tcPr>
            <w:tcW w:w="1656" w:type="dxa"/>
          </w:tcPr>
          <w:p w14:paraId="65A66CE6" w14:textId="0A139896" w:rsidR="008134DB" w:rsidRPr="008134DB" w:rsidRDefault="008134DB" w:rsidP="008134DB">
            <w:pPr>
              <w:jc w:val="center"/>
              <w:rPr>
                <w:rFonts w:cs="Arial"/>
                <w:sz w:val="20"/>
              </w:rPr>
            </w:pPr>
            <w:r w:rsidRPr="008134DB">
              <w:rPr>
                <w:rFonts w:cs="Arial"/>
                <w:sz w:val="20"/>
              </w:rPr>
              <w:t>String</w:t>
            </w:r>
          </w:p>
        </w:tc>
      </w:tr>
      <w:tr w:rsidR="008134DB" w14:paraId="76EA92C8" w14:textId="77777777" w:rsidTr="008134DB">
        <w:trPr>
          <w:jc w:val="center"/>
        </w:trPr>
        <w:tc>
          <w:tcPr>
            <w:tcW w:w="4151" w:type="dxa"/>
          </w:tcPr>
          <w:p w14:paraId="5ACC8226" w14:textId="3B0E3B39" w:rsidR="008134DB" w:rsidRPr="008134DB" w:rsidRDefault="00913945" w:rsidP="00913945">
            <w:pPr>
              <w:rPr>
                <w:rFonts w:cs="Arial"/>
                <w:sz w:val="20"/>
              </w:rPr>
            </w:pPr>
            <w:r>
              <w:rPr>
                <w:sz w:val="20"/>
              </w:rPr>
              <w:t>Logradouro</w:t>
            </w:r>
          </w:p>
        </w:tc>
        <w:tc>
          <w:tcPr>
            <w:tcW w:w="1656" w:type="dxa"/>
          </w:tcPr>
          <w:p w14:paraId="72A9CB56" w14:textId="2CD17122" w:rsidR="008134DB" w:rsidRPr="008134DB" w:rsidRDefault="008134DB" w:rsidP="008134DB">
            <w:pPr>
              <w:jc w:val="center"/>
              <w:rPr>
                <w:rFonts w:cs="Arial"/>
                <w:sz w:val="20"/>
              </w:rPr>
            </w:pPr>
            <w:r w:rsidRPr="008134DB">
              <w:rPr>
                <w:rFonts w:cs="Arial"/>
                <w:sz w:val="20"/>
              </w:rPr>
              <w:t>String</w:t>
            </w:r>
          </w:p>
        </w:tc>
      </w:tr>
      <w:tr w:rsidR="008134DB" w14:paraId="146D700B" w14:textId="77777777" w:rsidTr="008134DB">
        <w:trPr>
          <w:jc w:val="center"/>
        </w:trPr>
        <w:tc>
          <w:tcPr>
            <w:tcW w:w="4151" w:type="dxa"/>
          </w:tcPr>
          <w:p w14:paraId="5EE3B119" w14:textId="0385F305" w:rsidR="008134DB" w:rsidRPr="008134DB" w:rsidRDefault="00913945" w:rsidP="00913945">
            <w:pPr>
              <w:rPr>
                <w:rFonts w:cs="Arial"/>
                <w:sz w:val="20"/>
              </w:rPr>
            </w:pPr>
            <w:r>
              <w:rPr>
                <w:sz w:val="20"/>
              </w:rPr>
              <w:lastRenderedPageBreak/>
              <w:t>NumeroEndereco</w:t>
            </w:r>
          </w:p>
        </w:tc>
        <w:tc>
          <w:tcPr>
            <w:tcW w:w="1656" w:type="dxa"/>
          </w:tcPr>
          <w:p w14:paraId="600E01F1" w14:textId="79EDF97E" w:rsidR="008134DB" w:rsidRPr="008134DB" w:rsidRDefault="008134DB" w:rsidP="008134DB">
            <w:pPr>
              <w:jc w:val="center"/>
              <w:rPr>
                <w:rFonts w:cs="Arial"/>
                <w:sz w:val="20"/>
              </w:rPr>
            </w:pPr>
            <w:r w:rsidRPr="008134DB">
              <w:rPr>
                <w:rFonts w:cs="Arial"/>
                <w:sz w:val="20"/>
              </w:rPr>
              <w:t>String</w:t>
            </w:r>
          </w:p>
        </w:tc>
      </w:tr>
      <w:tr w:rsidR="008134DB" w14:paraId="2BEDD5EE" w14:textId="77777777" w:rsidTr="008134DB">
        <w:trPr>
          <w:jc w:val="center"/>
        </w:trPr>
        <w:tc>
          <w:tcPr>
            <w:tcW w:w="4151" w:type="dxa"/>
          </w:tcPr>
          <w:p w14:paraId="25A99C60" w14:textId="6115FE25" w:rsidR="008134DB" w:rsidRPr="008134DB" w:rsidRDefault="00913945" w:rsidP="00913945">
            <w:pPr>
              <w:rPr>
                <w:rFonts w:cs="Arial"/>
                <w:sz w:val="20"/>
              </w:rPr>
            </w:pPr>
            <w:r>
              <w:rPr>
                <w:sz w:val="20"/>
              </w:rPr>
              <w:t>ComplementoEndereco</w:t>
            </w:r>
          </w:p>
        </w:tc>
        <w:tc>
          <w:tcPr>
            <w:tcW w:w="1656" w:type="dxa"/>
          </w:tcPr>
          <w:p w14:paraId="76E0DF92" w14:textId="3989564D" w:rsidR="008134DB" w:rsidRPr="008134DB" w:rsidRDefault="008134DB" w:rsidP="008134DB">
            <w:pPr>
              <w:jc w:val="center"/>
              <w:rPr>
                <w:rFonts w:cs="Arial"/>
                <w:sz w:val="20"/>
              </w:rPr>
            </w:pPr>
            <w:r w:rsidRPr="008134DB">
              <w:rPr>
                <w:rFonts w:cs="Arial"/>
                <w:sz w:val="20"/>
              </w:rPr>
              <w:t>String</w:t>
            </w:r>
          </w:p>
        </w:tc>
      </w:tr>
      <w:tr w:rsidR="008134DB" w14:paraId="180DDF47" w14:textId="77777777" w:rsidTr="008134DB">
        <w:trPr>
          <w:jc w:val="center"/>
        </w:trPr>
        <w:tc>
          <w:tcPr>
            <w:tcW w:w="4151" w:type="dxa"/>
          </w:tcPr>
          <w:p w14:paraId="1D4D4A16" w14:textId="2615A93E" w:rsidR="008134DB" w:rsidRPr="008134DB" w:rsidRDefault="00913945" w:rsidP="008134DB">
            <w:pPr>
              <w:rPr>
                <w:rFonts w:cs="Arial"/>
                <w:sz w:val="20"/>
              </w:rPr>
            </w:pPr>
            <w:r>
              <w:rPr>
                <w:sz w:val="20"/>
              </w:rPr>
              <w:t>Cep</w:t>
            </w:r>
          </w:p>
        </w:tc>
        <w:tc>
          <w:tcPr>
            <w:tcW w:w="1656" w:type="dxa"/>
          </w:tcPr>
          <w:p w14:paraId="391FE7D6" w14:textId="64C0A7CE" w:rsidR="008134DB" w:rsidRPr="008134DB" w:rsidRDefault="008134DB" w:rsidP="008134DB">
            <w:pPr>
              <w:jc w:val="center"/>
              <w:rPr>
                <w:rFonts w:cs="Arial"/>
                <w:sz w:val="20"/>
              </w:rPr>
            </w:pPr>
            <w:r w:rsidRPr="008134DB">
              <w:rPr>
                <w:rFonts w:cs="Arial"/>
                <w:sz w:val="20"/>
              </w:rPr>
              <w:t>String</w:t>
            </w:r>
          </w:p>
        </w:tc>
      </w:tr>
      <w:tr w:rsidR="008134DB" w14:paraId="485D5A2B" w14:textId="77777777" w:rsidTr="008134DB">
        <w:trPr>
          <w:jc w:val="center"/>
        </w:trPr>
        <w:tc>
          <w:tcPr>
            <w:tcW w:w="4151" w:type="dxa"/>
          </w:tcPr>
          <w:p w14:paraId="757A2C07" w14:textId="33B26F95" w:rsidR="008134DB" w:rsidRPr="008134DB" w:rsidRDefault="008134DB" w:rsidP="00913945">
            <w:pPr>
              <w:rPr>
                <w:rFonts w:cs="Arial"/>
                <w:sz w:val="20"/>
              </w:rPr>
            </w:pPr>
            <w:r w:rsidRPr="008134DB">
              <w:rPr>
                <w:sz w:val="20"/>
              </w:rPr>
              <w:t>B</w:t>
            </w:r>
            <w:r w:rsidR="00913945">
              <w:rPr>
                <w:sz w:val="20"/>
              </w:rPr>
              <w:t>airro</w:t>
            </w:r>
          </w:p>
        </w:tc>
        <w:tc>
          <w:tcPr>
            <w:tcW w:w="1656" w:type="dxa"/>
          </w:tcPr>
          <w:p w14:paraId="6AF80825" w14:textId="4DF26FE3" w:rsidR="008134DB" w:rsidRPr="008134DB" w:rsidRDefault="008134DB" w:rsidP="008134DB">
            <w:pPr>
              <w:jc w:val="center"/>
              <w:rPr>
                <w:rFonts w:cs="Arial"/>
                <w:sz w:val="20"/>
              </w:rPr>
            </w:pPr>
            <w:r w:rsidRPr="008134DB">
              <w:rPr>
                <w:rFonts w:cs="Arial"/>
                <w:sz w:val="20"/>
              </w:rPr>
              <w:t>String</w:t>
            </w:r>
          </w:p>
        </w:tc>
      </w:tr>
      <w:tr w:rsidR="008134DB" w14:paraId="5AC32BF0" w14:textId="77777777" w:rsidTr="008134DB">
        <w:trPr>
          <w:jc w:val="center"/>
        </w:trPr>
        <w:tc>
          <w:tcPr>
            <w:tcW w:w="4151" w:type="dxa"/>
          </w:tcPr>
          <w:p w14:paraId="5C444AC5" w14:textId="548DF1F0" w:rsidR="008134DB" w:rsidRPr="008134DB" w:rsidRDefault="008134DB" w:rsidP="00913945">
            <w:pPr>
              <w:rPr>
                <w:rFonts w:cs="Arial"/>
                <w:sz w:val="20"/>
              </w:rPr>
            </w:pPr>
            <w:r w:rsidRPr="008134DB">
              <w:rPr>
                <w:sz w:val="20"/>
              </w:rPr>
              <w:t>C</w:t>
            </w:r>
            <w:r w:rsidR="00913945">
              <w:rPr>
                <w:sz w:val="20"/>
              </w:rPr>
              <w:t>idade</w:t>
            </w:r>
          </w:p>
        </w:tc>
        <w:tc>
          <w:tcPr>
            <w:tcW w:w="1656" w:type="dxa"/>
          </w:tcPr>
          <w:p w14:paraId="42F56226" w14:textId="68BB4070" w:rsidR="008134DB" w:rsidRPr="008134DB" w:rsidRDefault="008134DB" w:rsidP="008134DB">
            <w:pPr>
              <w:jc w:val="center"/>
              <w:rPr>
                <w:rFonts w:cs="Arial"/>
                <w:sz w:val="20"/>
              </w:rPr>
            </w:pPr>
            <w:r w:rsidRPr="008134DB">
              <w:rPr>
                <w:rFonts w:cs="Arial"/>
                <w:sz w:val="20"/>
              </w:rPr>
              <w:t>String</w:t>
            </w:r>
          </w:p>
        </w:tc>
      </w:tr>
      <w:tr w:rsidR="008134DB" w14:paraId="705EEEE6" w14:textId="77777777" w:rsidTr="008134DB">
        <w:trPr>
          <w:jc w:val="center"/>
        </w:trPr>
        <w:tc>
          <w:tcPr>
            <w:tcW w:w="4151" w:type="dxa"/>
          </w:tcPr>
          <w:p w14:paraId="696F30DA" w14:textId="372C4FDB" w:rsidR="008134DB" w:rsidRPr="008134DB" w:rsidRDefault="008134DB" w:rsidP="008134DB">
            <w:pPr>
              <w:rPr>
                <w:rFonts w:cs="Arial"/>
                <w:sz w:val="20"/>
              </w:rPr>
            </w:pPr>
            <w:r w:rsidRPr="008134DB">
              <w:rPr>
                <w:sz w:val="20"/>
              </w:rPr>
              <w:t>U</w:t>
            </w:r>
            <w:r w:rsidR="00913945">
              <w:rPr>
                <w:sz w:val="20"/>
              </w:rPr>
              <w:t>f</w:t>
            </w:r>
          </w:p>
        </w:tc>
        <w:tc>
          <w:tcPr>
            <w:tcW w:w="1656" w:type="dxa"/>
          </w:tcPr>
          <w:p w14:paraId="69B21866" w14:textId="72A3F4E2" w:rsidR="008134DB" w:rsidRPr="008134DB" w:rsidRDefault="008134DB" w:rsidP="008134DB">
            <w:pPr>
              <w:jc w:val="center"/>
              <w:rPr>
                <w:rFonts w:cs="Arial"/>
                <w:sz w:val="20"/>
              </w:rPr>
            </w:pPr>
            <w:r w:rsidRPr="008134DB">
              <w:rPr>
                <w:rFonts w:cs="Arial"/>
                <w:sz w:val="20"/>
              </w:rPr>
              <w:t>String</w:t>
            </w:r>
          </w:p>
        </w:tc>
      </w:tr>
      <w:tr w:rsidR="008134DB" w14:paraId="0086DF3C" w14:textId="77777777" w:rsidTr="008134DB">
        <w:trPr>
          <w:jc w:val="center"/>
        </w:trPr>
        <w:tc>
          <w:tcPr>
            <w:tcW w:w="4151" w:type="dxa"/>
          </w:tcPr>
          <w:p w14:paraId="3A63F015" w14:textId="3938577D" w:rsidR="008134DB" w:rsidRPr="008134DB" w:rsidRDefault="008134DB" w:rsidP="00913945">
            <w:pPr>
              <w:rPr>
                <w:rFonts w:cs="Arial"/>
                <w:sz w:val="20"/>
              </w:rPr>
            </w:pPr>
            <w:r w:rsidRPr="008134DB">
              <w:rPr>
                <w:sz w:val="20"/>
              </w:rPr>
              <w:t>N</w:t>
            </w:r>
            <w:r w:rsidR="00913945">
              <w:rPr>
                <w:sz w:val="20"/>
              </w:rPr>
              <w:t>umProposta</w:t>
            </w:r>
          </w:p>
        </w:tc>
        <w:tc>
          <w:tcPr>
            <w:tcW w:w="1656" w:type="dxa"/>
          </w:tcPr>
          <w:p w14:paraId="26FE3012" w14:textId="16F66708" w:rsidR="008134DB" w:rsidRPr="008134DB" w:rsidRDefault="008134DB" w:rsidP="008134DB">
            <w:pPr>
              <w:jc w:val="center"/>
              <w:rPr>
                <w:rFonts w:cs="Arial"/>
                <w:sz w:val="20"/>
              </w:rPr>
            </w:pPr>
            <w:r w:rsidRPr="008134DB">
              <w:rPr>
                <w:rFonts w:cs="Arial"/>
                <w:sz w:val="20"/>
              </w:rPr>
              <w:t>String</w:t>
            </w:r>
          </w:p>
        </w:tc>
      </w:tr>
      <w:tr w:rsidR="008134DB" w14:paraId="0B4A757A" w14:textId="77777777" w:rsidTr="008134DB">
        <w:trPr>
          <w:jc w:val="center"/>
        </w:trPr>
        <w:tc>
          <w:tcPr>
            <w:tcW w:w="4151" w:type="dxa"/>
          </w:tcPr>
          <w:p w14:paraId="5AF91E15" w14:textId="13899FE9" w:rsidR="008134DB" w:rsidRPr="008134DB" w:rsidRDefault="008134DB" w:rsidP="00913945">
            <w:pPr>
              <w:rPr>
                <w:rFonts w:cs="Arial"/>
                <w:sz w:val="20"/>
              </w:rPr>
            </w:pPr>
            <w:r w:rsidRPr="008134DB">
              <w:rPr>
                <w:sz w:val="20"/>
              </w:rPr>
              <w:t>P</w:t>
            </w:r>
            <w:r w:rsidR="00913945">
              <w:rPr>
                <w:sz w:val="20"/>
              </w:rPr>
              <w:t>dv</w:t>
            </w:r>
          </w:p>
        </w:tc>
        <w:tc>
          <w:tcPr>
            <w:tcW w:w="1656" w:type="dxa"/>
          </w:tcPr>
          <w:p w14:paraId="2203EA91" w14:textId="05DB6B29" w:rsidR="008134DB" w:rsidRPr="008134DB" w:rsidRDefault="008134DB" w:rsidP="008134DB">
            <w:pPr>
              <w:jc w:val="center"/>
              <w:rPr>
                <w:rFonts w:cs="Arial"/>
                <w:sz w:val="20"/>
              </w:rPr>
            </w:pPr>
            <w:r w:rsidRPr="008134DB">
              <w:rPr>
                <w:rFonts w:cs="Arial"/>
                <w:sz w:val="20"/>
              </w:rPr>
              <w:t>String</w:t>
            </w:r>
          </w:p>
        </w:tc>
      </w:tr>
      <w:tr w:rsidR="008134DB" w14:paraId="3180FB78" w14:textId="77777777" w:rsidTr="008134DB">
        <w:trPr>
          <w:jc w:val="center"/>
        </w:trPr>
        <w:tc>
          <w:tcPr>
            <w:tcW w:w="4151" w:type="dxa"/>
          </w:tcPr>
          <w:p w14:paraId="648F22C2" w14:textId="1E0C41E7" w:rsidR="008134DB" w:rsidRPr="008134DB" w:rsidRDefault="008134DB" w:rsidP="00913945">
            <w:pPr>
              <w:rPr>
                <w:rFonts w:cs="Arial"/>
                <w:sz w:val="20"/>
              </w:rPr>
            </w:pPr>
            <w:r w:rsidRPr="008134DB">
              <w:rPr>
                <w:sz w:val="20"/>
              </w:rPr>
              <w:t>T</w:t>
            </w:r>
            <w:r w:rsidR="00913945">
              <w:rPr>
                <w:sz w:val="20"/>
              </w:rPr>
              <w:t>elContato</w:t>
            </w:r>
          </w:p>
        </w:tc>
        <w:tc>
          <w:tcPr>
            <w:tcW w:w="1656" w:type="dxa"/>
          </w:tcPr>
          <w:p w14:paraId="62354ABC" w14:textId="4DAAC1C9" w:rsidR="008134DB" w:rsidRPr="008134DB" w:rsidRDefault="008134DB" w:rsidP="008134DB">
            <w:pPr>
              <w:jc w:val="center"/>
              <w:rPr>
                <w:rFonts w:cs="Arial"/>
                <w:sz w:val="20"/>
              </w:rPr>
            </w:pPr>
            <w:r w:rsidRPr="008134DB">
              <w:rPr>
                <w:rFonts w:cs="Arial"/>
                <w:sz w:val="20"/>
              </w:rPr>
              <w:t>String</w:t>
            </w:r>
          </w:p>
        </w:tc>
      </w:tr>
      <w:tr w:rsidR="008134DB" w14:paraId="7E05FF44" w14:textId="77777777" w:rsidTr="008134DB">
        <w:trPr>
          <w:jc w:val="center"/>
        </w:trPr>
        <w:tc>
          <w:tcPr>
            <w:tcW w:w="4151" w:type="dxa"/>
          </w:tcPr>
          <w:p w14:paraId="4ECEF099" w14:textId="35C2010A" w:rsidR="008134DB" w:rsidRPr="008134DB" w:rsidRDefault="008134DB" w:rsidP="00913945">
            <w:pPr>
              <w:rPr>
                <w:rFonts w:cs="Arial"/>
                <w:sz w:val="20"/>
              </w:rPr>
            </w:pPr>
            <w:r w:rsidRPr="008134DB">
              <w:rPr>
                <w:sz w:val="20"/>
              </w:rPr>
              <w:t>Q</w:t>
            </w:r>
            <w:r w:rsidR="00913945">
              <w:rPr>
                <w:sz w:val="20"/>
              </w:rPr>
              <w:t>td</w:t>
            </w:r>
            <w:r w:rsidRPr="008134DB">
              <w:rPr>
                <w:sz w:val="20"/>
              </w:rPr>
              <w:t>P</w:t>
            </w:r>
            <w:r w:rsidR="00913945">
              <w:rPr>
                <w:sz w:val="20"/>
              </w:rPr>
              <w:t>ropostasAnteriores</w:t>
            </w:r>
          </w:p>
        </w:tc>
        <w:tc>
          <w:tcPr>
            <w:tcW w:w="1656" w:type="dxa"/>
          </w:tcPr>
          <w:p w14:paraId="73F0F578" w14:textId="55302C8C" w:rsidR="008134DB" w:rsidRPr="008134DB" w:rsidRDefault="008134DB" w:rsidP="008134DB">
            <w:pPr>
              <w:jc w:val="center"/>
              <w:rPr>
                <w:rFonts w:cs="Arial"/>
                <w:sz w:val="20"/>
              </w:rPr>
            </w:pPr>
            <w:r w:rsidRPr="008134DB">
              <w:rPr>
                <w:rFonts w:cs="Arial"/>
                <w:sz w:val="20"/>
              </w:rPr>
              <w:t>Numérico</w:t>
            </w:r>
          </w:p>
        </w:tc>
      </w:tr>
      <w:tr w:rsidR="008134DB" w14:paraId="65AFBDFA" w14:textId="77777777" w:rsidTr="008134DB">
        <w:trPr>
          <w:jc w:val="center"/>
        </w:trPr>
        <w:tc>
          <w:tcPr>
            <w:tcW w:w="4151" w:type="dxa"/>
          </w:tcPr>
          <w:p w14:paraId="52C7C225" w14:textId="0DD97105" w:rsidR="008134DB" w:rsidRPr="008134DB" w:rsidRDefault="008134DB" w:rsidP="00913945">
            <w:pPr>
              <w:rPr>
                <w:rFonts w:cs="Arial"/>
                <w:sz w:val="20"/>
              </w:rPr>
            </w:pPr>
            <w:r w:rsidRPr="008134DB">
              <w:rPr>
                <w:sz w:val="20"/>
              </w:rPr>
              <w:t>F</w:t>
            </w:r>
            <w:r w:rsidR="00913945">
              <w:rPr>
                <w:sz w:val="20"/>
              </w:rPr>
              <w:t>lag</w:t>
            </w:r>
            <w:r w:rsidRPr="008134DB">
              <w:rPr>
                <w:sz w:val="20"/>
              </w:rPr>
              <w:t>I</w:t>
            </w:r>
            <w:r w:rsidR="00913945">
              <w:rPr>
                <w:sz w:val="20"/>
              </w:rPr>
              <w:t>nadimplente</w:t>
            </w:r>
            <w:r w:rsidRPr="008134DB">
              <w:rPr>
                <w:sz w:val="20"/>
              </w:rPr>
              <w:t>M</w:t>
            </w:r>
            <w:r w:rsidR="00913945">
              <w:rPr>
                <w:sz w:val="20"/>
              </w:rPr>
              <w:t>ovel</w:t>
            </w:r>
          </w:p>
        </w:tc>
        <w:tc>
          <w:tcPr>
            <w:tcW w:w="1656" w:type="dxa"/>
          </w:tcPr>
          <w:p w14:paraId="546FF250" w14:textId="0F8A6D83" w:rsidR="008134DB" w:rsidRPr="008134DB" w:rsidRDefault="008134DB" w:rsidP="008134DB">
            <w:pPr>
              <w:jc w:val="center"/>
              <w:rPr>
                <w:rFonts w:cs="Arial"/>
                <w:sz w:val="20"/>
              </w:rPr>
            </w:pPr>
            <w:r w:rsidRPr="008134DB">
              <w:rPr>
                <w:rFonts w:cs="Arial"/>
                <w:sz w:val="20"/>
              </w:rPr>
              <w:t>String</w:t>
            </w:r>
          </w:p>
        </w:tc>
      </w:tr>
      <w:tr w:rsidR="008134DB" w14:paraId="4F28FD82" w14:textId="77777777" w:rsidTr="008134DB">
        <w:trPr>
          <w:jc w:val="center"/>
        </w:trPr>
        <w:tc>
          <w:tcPr>
            <w:tcW w:w="4151" w:type="dxa"/>
          </w:tcPr>
          <w:p w14:paraId="73154034" w14:textId="4EC54D6C" w:rsidR="008134DB" w:rsidRPr="008134DB" w:rsidRDefault="008134DB" w:rsidP="00913945">
            <w:pPr>
              <w:rPr>
                <w:rFonts w:cs="Arial"/>
                <w:sz w:val="20"/>
              </w:rPr>
            </w:pPr>
            <w:r w:rsidRPr="008134DB">
              <w:rPr>
                <w:sz w:val="20"/>
              </w:rPr>
              <w:t>N</w:t>
            </w:r>
            <w:r w:rsidR="00913945">
              <w:rPr>
                <w:sz w:val="20"/>
              </w:rPr>
              <w:t>um</w:t>
            </w:r>
            <w:r w:rsidRPr="008134DB">
              <w:rPr>
                <w:sz w:val="20"/>
              </w:rPr>
              <w:t>L</w:t>
            </w:r>
            <w:r w:rsidR="00913945">
              <w:rPr>
                <w:sz w:val="20"/>
              </w:rPr>
              <w:t>inhas</w:t>
            </w:r>
            <w:r w:rsidRPr="008134DB">
              <w:rPr>
                <w:sz w:val="20"/>
              </w:rPr>
              <w:t>I</w:t>
            </w:r>
            <w:r w:rsidR="00913945">
              <w:rPr>
                <w:sz w:val="20"/>
              </w:rPr>
              <w:t>nadimplente</w:t>
            </w:r>
          </w:p>
        </w:tc>
        <w:tc>
          <w:tcPr>
            <w:tcW w:w="1656" w:type="dxa"/>
          </w:tcPr>
          <w:p w14:paraId="114CECE6" w14:textId="4C980511" w:rsidR="008134DB" w:rsidRPr="008134DB" w:rsidRDefault="008134DB" w:rsidP="008134DB">
            <w:pPr>
              <w:jc w:val="center"/>
              <w:rPr>
                <w:rFonts w:cs="Arial"/>
                <w:sz w:val="20"/>
              </w:rPr>
            </w:pPr>
            <w:r w:rsidRPr="008134DB">
              <w:rPr>
                <w:rFonts w:cs="Arial"/>
                <w:sz w:val="20"/>
              </w:rPr>
              <w:t>Numérico</w:t>
            </w:r>
          </w:p>
        </w:tc>
      </w:tr>
      <w:tr w:rsidR="008134DB" w14:paraId="0573692F" w14:textId="77777777" w:rsidTr="008134DB">
        <w:trPr>
          <w:jc w:val="center"/>
        </w:trPr>
        <w:tc>
          <w:tcPr>
            <w:tcW w:w="4151" w:type="dxa"/>
          </w:tcPr>
          <w:p w14:paraId="7F7DFBA8" w14:textId="7A4E7405" w:rsidR="008134DB" w:rsidRPr="008134DB" w:rsidRDefault="008134DB" w:rsidP="00913945">
            <w:pPr>
              <w:rPr>
                <w:rFonts w:cs="Arial"/>
                <w:sz w:val="20"/>
              </w:rPr>
            </w:pPr>
            <w:r w:rsidRPr="008134DB">
              <w:rPr>
                <w:sz w:val="20"/>
              </w:rPr>
              <w:t>T</w:t>
            </w:r>
            <w:r w:rsidR="00913945">
              <w:rPr>
                <w:sz w:val="20"/>
              </w:rPr>
              <w:t>otal</w:t>
            </w:r>
            <w:r w:rsidRPr="008134DB">
              <w:rPr>
                <w:sz w:val="20"/>
              </w:rPr>
              <w:t>V</w:t>
            </w:r>
            <w:r w:rsidR="00913945">
              <w:rPr>
                <w:sz w:val="20"/>
              </w:rPr>
              <w:t>alores</w:t>
            </w:r>
            <w:r w:rsidRPr="008134DB">
              <w:rPr>
                <w:sz w:val="20"/>
              </w:rPr>
              <w:t>I</w:t>
            </w:r>
            <w:r w:rsidR="00913945">
              <w:rPr>
                <w:sz w:val="20"/>
              </w:rPr>
              <w:t>nadimplente</w:t>
            </w:r>
          </w:p>
        </w:tc>
        <w:tc>
          <w:tcPr>
            <w:tcW w:w="1656" w:type="dxa"/>
          </w:tcPr>
          <w:p w14:paraId="1F2C66E0" w14:textId="7F074C24" w:rsidR="008134DB" w:rsidRPr="008134DB" w:rsidRDefault="008134DB" w:rsidP="008134DB">
            <w:pPr>
              <w:jc w:val="center"/>
              <w:rPr>
                <w:rFonts w:cs="Arial"/>
                <w:sz w:val="20"/>
              </w:rPr>
            </w:pPr>
            <w:r w:rsidRPr="008134DB">
              <w:rPr>
                <w:rFonts w:cs="Arial"/>
                <w:sz w:val="20"/>
              </w:rPr>
              <w:t>Numérico</w:t>
            </w:r>
          </w:p>
        </w:tc>
      </w:tr>
      <w:tr w:rsidR="008134DB" w14:paraId="0B2DA2F3" w14:textId="77777777" w:rsidTr="008134DB">
        <w:trPr>
          <w:jc w:val="center"/>
        </w:trPr>
        <w:tc>
          <w:tcPr>
            <w:tcW w:w="4151" w:type="dxa"/>
          </w:tcPr>
          <w:p w14:paraId="62AB8648" w14:textId="751196A9" w:rsidR="008134DB" w:rsidRPr="008134DB" w:rsidRDefault="008134DB" w:rsidP="00913945">
            <w:pPr>
              <w:rPr>
                <w:rFonts w:cs="Arial"/>
                <w:sz w:val="20"/>
              </w:rPr>
            </w:pPr>
            <w:r w:rsidRPr="008134DB">
              <w:rPr>
                <w:sz w:val="20"/>
              </w:rPr>
              <w:t>T</w:t>
            </w:r>
            <w:r w:rsidR="00913945">
              <w:rPr>
                <w:sz w:val="20"/>
              </w:rPr>
              <w:t>otal</w:t>
            </w:r>
            <w:r w:rsidRPr="008134DB">
              <w:rPr>
                <w:sz w:val="20"/>
              </w:rPr>
              <w:t>D</w:t>
            </w:r>
            <w:r w:rsidR="00913945">
              <w:rPr>
                <w:sz w:val="20"/>
              </w:rPr>
              <w:t>ias</w:t>
            </w:r>
            <w:r w:rsidRPr="008134DB">
              <w:rPr>
                <w:sz w:val="20"/>
              </w:rPr>
              <w:t>I</w:t>
            </w:r>
            <w:r w:rsidR="00913945">
              <w:rPr>
                <w:sz w:val="20"/>
              </w:rPr>
              <w:t>nadimplente</w:t>
            </w:r>
          </w:p>
        </w:tc>
        <w:tc>
          <w:tcPr>
            <w:tcW w:w="1656" w:type="dxa"/>
          </w:tcPr>
          <w:p w14:paraId="694B5CA2" w14:textId="560101A7" w:rsidR="008134DB" w:rsidRPr="008134DB" w:rsidRDefault="008134DB" w:rsidP="008134DB">
            <w:pPr>
              <w:jc w:val="center"/>
              <w:rPr>
                <w:rFonts w:cs="Arial"/>
                <w:sz w:val="20"/>
              </w:rPr>
            </w:pPr>
            <w:r w:rsidRPr="008134DB">
              <w:rPr>
                <w:rFonts w:cs="Arial"/>
                <w:sz w:val="20"/>
              </w:rPr>
              <w:t>Numérico</w:t>
            </w:r>
          </w:p>
        </w:tc>
      </w:tr>
      <w:tr w:rsidR="008134DB" w14:paraId="1657A3DD" w14:textId="77777777" w:rsidTr="008134DB">
        <w:trPr>
          <w:jc w:val="center"/>
        </w:trPr>
        <w:tc>
          <w:tcPr>
            <w:tcW w:w="4151" w:type="dxa"/>
          </w:tcPr>
          <w:p w14:paraId="39674F6E" w14:textId="5BC4B25A" w:rsidR="008134DB" w:rsidRPr="008134DB" w:rsidRDefault="008134DB" w:rsidP="00913945">
            <w:pPr>
              <w:rPr>
                <w:rFonts w:cs="Arial"/>
                <w:sz w:val="20"/>
              </w:rPr>
            </w:pPr>
            <w:r w:rsidRPr="008134DB">
              <w:rPr>
                <w:sz w:val="20"/>
              </w:rPr>
              <w:t>D</w:t>
            </w:r>
            <w:r w:rsidR="00913945">
              <w:rPr>
                <w:sz w:val="20"/>
              </w:rPr>
              <w:t>ias</w:t>
            </w:r>
            <w:r w:rsidRPr="008134DB">
              <w:rPr>
                <w:sz w:val="20"/>
              </w:rPr>
              <w:t>A</w:t>
            </w:r>
            <w:r w:rsidR="00913945">
              <w:rPr>
                <w:sz w:val="20"/>
              </w:rPr>
              <w:t>traso</w:t>
            </w:r>
            <w:r w:rsidRPr="008134DB">
              <w:rPr>
                <w:sz w:val="20"/>
              </w:rPr>
              <w:t>F</w:t>
            </w:r>
            <w:r w:rsidR="00913945">
              <w:rPr>
                <w:sz w:val="20"/>
              </w:rPr>
              <w:t>ixa</w:t>
            </w:r>
            <w:r w:rsidRPr="008134DB">
              <w:rPr>
                <w:sz w:val="20"/>
              </w:rPr>
              <w:t>R1</w:t>
            </w:r>
          </w:p>
        </w:tc>
        <w:tc>
          <w:tcPr>
            <w:tcW w:w="1656" w:type="dxa"/>
          </w:tcPr>
          <w:p w14:paraId="4B5EFE89" w14:textId="7FA9582E" w:rsidR="008134DB" w:rsidRPr="008134DB" w:rsidRDefault="008134DB" w:rsidP="008134DB">
            <w:pPr>
              <w:jc w:val="center"/>
              <w:rPr>
                <w:rFonts w:cs="Arial"/>
                <w:sz w:val="20"/>
              </w:rPr>
            </w:pPr>
            <w:r w:rsidRPr="008134DB">
              <w:rPr>
                <w:rFonts w:cs="Arial"/>
                <w:sz w:val="20"/>
              </w:rPr>
              <w:t>Numérico</w:t>
            </w:r>
          </w:p>
        </w:tc>
      </w:tr>
      <w:tr w:rsidR="008134DB" w14:paraId="4FA79F1B" w14:textId="77777777" w:rsidTr="008134DB">
        <w:trPr>
          <w:jc w:val="center"/>
        </w:trPr>
        <w:tc>
          <w:tcPr>
            <w:tcW w:w="4151" w:type="dxa"/>
          </w:tcPr>
          <w:p w14:paraId="1181B783" w14:textId="44362D2D" w:rsidR="008134DB" w:rsidRPr="008134DB" w:rsidRDefault="008134DB" w:rsidP="00913945">
            <w:pPr>
              <w:rPr>
                <w:rFonts w:cs="Arial"/>
                <w:sz w:val="20"/>
              </w:rPr>
            </w:pPr>
            <w:r w:rsidRPr="008134DB">
              <w:rPr>
                <w:sz w:val="20"/>
              </w:rPr>
              <w:t>V</w:t>
            </w:r>
            <w:r w:rsidR="00913945">
              <w:rPr>
                <w:sz w:val="20"/>
              </w:rPr>
              <w:t>alor</w:t>
            </w:r>
            <w:r w:rsidRPr="008134DB">
              <w:rPr>
                <w:sz w:val="20"/>
              </w:rPr>
              <w:t>A</w:t>
            </w:r>
            <w:r w:rsidR="00913945">
              <w:rPr>
                <w:sz w:val="20"/>
              </w:rPr>
              <w:t>trasado</w:t>
            </w:r>
            <w:r w:rsidRPr="008134DB">
              <w:rPr>
                <w:sz w:val="20"/>
              </w:rPr>
              <w:t>F</w:t>
            </w:r>
            <w:r w:rsidR="00913945">
              <w:rPr>
                <w:sz w:val="20"/>
              </w:rPr>
              <w:t>ixa</w:t>
            </w:r>
            <w:r w:rsidRPr="008134DB">
              <w:rPr>
                <w:sz w:val="20"/>
              </w:rPr>
              <w:t>R1</w:t>
            </w:r>
          </w:p>
        </w:tc>
        <w:tc>
          <w:tcPr>
            <w:tcW w:w="1656" w:type="dxa"/>
          </w:tcPr>
          <w:p w14:paraId="3869D89C" w14:textId="1EA8C7DC" w:rsidR="008134DB" w:rsidRPr="008134DB" w:rsidRDefault="008134DB" w:rsidP="008134DB">
            <w:pPr>
              <w:jc w:val="center"/>
              <w:rPr>
                <w:rFonts w:cs="Arial"/>
                <w:sz w:val="20"/>
              </w:rPr>
            </w:pPr>
            <w:r w:rsidRPr="008134DB">
              <w:rPr>
                <w:rFonts w:cs="Arial"/>
                <w:sz w:val="20"/>
              </w:rPr>
              <w:t>Numérico</w:t>
            </w:r>
          </w:p>
        </w:tc>
      </w:tr>
      <w:tr w:rsidR="008134DB" w14:paraId="77D58F4B" w14:textId="77777777" w:rsidTr="008134DB">
        <w:trPr>
          <w:jc w:val="center"/>
        </w:trPr>
        <w:tc>
          <w:tcPr>
            <w:tcW w:w="4151" w:type="dxa"/>
          </w:tcPr>
          <w:p w14:paraId="57ADEBCA" w14:textId="26DCAB14" w:rsidR="008134DB" w:rsidRPr="008134DB" w:rsidRDefault="008134DB" w:rsidP="00913945">
            <w:pPr>
              <w:rPr>
                <w:rFonts w:cs="Arial"/>
                <w:sz w:val="20"/>
              </w:rPr>
            </w:pPr>
            <w:r w:rsidRPr="008134DB">
              <w:rPr>
                <w:sz w:val="20"/>
              </w:rPr>
              <w:t>N</w:t>
            </w:r>
            <w:r w:rsidR="00913945">
              <w:rPr>
                <w:sz w:val="20"/>
              </w:rPr>
              <w:t>um</w:t>
            </w:r>
            <w:r w:rsidRPr="008134DB">
              <w:rPr>
                <w:sz w:val="20"/>
              </w:rPr>
              <w:t>C</w:t>
            </w:r>
            <w:r w:rsidR="00913945">
              <w:rPr>
                <w:sz w:val="20"/>
              </w:rPr>
              <w:t>ontratos</w:t>
            </w:r>
            <w:r w:rsidRPr="008134DB">
              <w:rPr>
                <w:sz w:val="20"/>
              </w:rPr>
              <w:t>A</w:t>
            </w:r>
            <w:r w:rsidR="00913945">
              <w:rPr>
                <w:sz w:val="20"/>
              </w:rPr>
              <w:t>trasado</w:t>
            </w:r>
            <w:r w:rsidRPr="008134DB">
              <w:rPr>
                <w:sz w:val="20"/>
              </w:rPr>
              <w:t>F</w:t>
            </w:r>
            <w:r w:rsidR="00913945">
              <w:rPr>
                <w:sz w:val="20"/>
              </w:rPr>
              <w:t>ixa</w:t>
            </w:r>
            <w:r w:rsidRPr="008134DB">
              <w:rPr>
                <w:sz w:val="20"/>
              </w:rPr>
              <w:t>R1</w:t>
            </w:r>
          </w:p>
        </w:tc>
        <w:tc>
          <w:tcPr>
            <w:tcW w:w="1656" w:type="dxa"/>
          </w:tcPr>
          <w:p w14:paraId="463B9BD2" w14:textId="4C08132B" w:rsidR="008134DB" w:rsidRPr="008134DB" w:rsidRDefault="008134DB" w:rsidP="008134DB">
            <w:pPr>
              <w:jc w:val="center"/>
              <w:rPr>
                <w:rFonts w:cs="Arial"/>
                <w:sz w:val="20"/>
              </w:rPr>
            </w:pPr>
            <w:r w:rsidRPr="008134DB">
              <w:rPr>
                <w:rFonts w:cs="Arial"/>
                <w:sz w:val="20"/>
              </w:rPr>
              <w:t>Numérico</w:t>
            </w:r>
          </w:p>
        </w:tc>
      </w:tr>
      <w:tr w:rsidR="008134DB" w14:paraId="46D7E890" w14:textId="77777777" w:rsidTr="008134DB">
        <w:trPr>
          <w:jc w:val="center"/>
        </w:trPr>
        <w:tc>
          <w:tcPr>
            <w:tcW w:w="4151" w:type="dxa"/>
          </w:tcPr>
          <w:p w14:paraId="5C7B98FC" w14:textId="2260E53D" w:rsidR="008134DB" w:rsidRPr="008134DB" w:rsidRDefault="008134DB" w:rsidP="00913945">
            <w:pPr>
              <w:rPr>
                <w:rFonts w:cs="Arial"/>
                <w:sz w:val="20"/>
              </w:rPr>
            </w:pPr>
            <w:r w:rsidRPr="008134DB">
              <w:rPr>
                <w:sz w:val="20"/>
              </w:rPr>
              <w:t>D</w:t>
            </w:r>
            <w:r w:rsidR="00913945">
              <w:rPr>
                <w:sz w:val="20"/>
              </w:rPr>
              <w:t>ias</w:t>
            </w:r>
            <w:r w:rsidRPr="008134DB">
              <w:rPr>
                <w:sz w:val="20"/>
              </w:rPr>
              <w:t>A</w:t>
            </w:r>
            <w:r w:rsidR="00913945">
              <w:rPr>
                <w:sz w:val="20"/>
              </w:rPr>
              <w:t>traso</w:t>
            </w:r>
            <w:r w:rsidRPr="008134DB">
              <w:rPr>
                <w:sz w:val="20"/>
              </w:rPr>
              <w:t>F</w:t>
            </w:r>
            <w:r w:rsidR="00913945">
              <w:rPr>
                <w:sz w:val="20"/>
              </w:rPr>
              <w:t>ixa</w:t>
            </w:r>
            <w:r w:rsidRPr="008134DB">
              <w:rPr>
                <w:sz w:val="20"/>
              </w:rPr>
              <w:t>R2</w:t>
            </w:r>
          </w:p>
        </w:tc>
        <w:tc>
          <w:tcPr>
            <w:tcW w:w="1656" w:type="dxa"/>
          </w:tcPr>
          <w:p w14:paraId="0CA8E7F9" w14:textId="6CD44710" w:rsidR="008134DB" w:rsidRPr="008134DB" w:rsidRDefault="008134DB" w:rsidP="008134DB">
            <w:pPr>
              <w:jc w:val="center"/>
              <w:rPr>
                <w:rFonts w:cs="Arial"/>
                <w:sz w:val="20"/>
              </w:rPr>
            </w:pPr>
            <w:r w:rsidRPr="008134DB">
              <w:rPr>
                <w:rFonts w:cs="Arial"/>
                <w:sz w:val="20"/>
              </w:rPr>
              <w:t>Numérico</w:t>
            </w:r>
          </w:p>
        </w:tc>
      </w:tr>
      <w:tr w:rsidR="008134DB" w14:paraId="1239755F" w14:textId="77777777" w:rsidTr="008134DB">
        <w:trPr>
          <w:jc w:val="center"/>
        </w:trPr>
        <w:tc>
          <w:tcPr>
            <w:tcW w:w="4151" w:type="dxa"/>
          </w:tcPr>
          <w:p w14:paraId="75B5FD08" w14:textId="02BC95E4" w:rsidR="008134DB" w:rsidRPr="008134DB" w:rsidRDefault="008134DB" w:rsidP="00913945">
            <w:pPr>
              <w:rPr>
                <w:rFonts w:cs="Arial"/>
                <w:sz w:val="20"/>
              </w:rPr>
            </w:pPr>
            <w:r w:rsidRPr="008134DB">
              <w:rPr>
                <w:sz w:val="20"/>
              </w:rPr>
              <w:t>V</w:t>
            </w:r>
            <w:r w:rsidR="00913945">
              <w:rPr>
                <w:sz w:val="20"/>
              </w:rPr>
              <w:t>alor</w:t>
            </w:r>
            <w:r w:rsidRPr="008134DB">
              <w:rPr>
                <w:sz w:val="20"/>
              </w:rPr>
              <w:t>A</w:t>
            </w:r>
            <w:r w:rsidR="00913945">
              <w:rPr>
                <w:sz w:val="20"/>
              </w:rPr>
              <w:t>trasado</w:t>
            </w:r>
            <w:r w:rsidRPr="008134DB">
              <w:rPr>
                <w:sz w:val="20"/>
              </w:rPr>
              <w:t>F</w:t>
            </w:r>
            <w:r w:rsidR="00913945">
              <w:rPr>
                <w:sz w:val="20"/>
              </w:rPr>
              <w:t>ixa</w:t>
            </w:r>
            <w:r w:rsidRPr="008134DB">
              <w:rPr>
                <w:sz w:val="20"/>
              </w:rPr>
              <w:t>R2</w:t>
            </w:r>
          </w:p>
        </w:tc>
        <w:tc>
          <w:tcPr>
            <w:tcW w:w="1656" w:type="dxa"/>
          </w:tcPr>
          <w:p w14:paraId="61B90674" w14:textId="26B726FA" w:rsidR="008134DB" w:rsidRPr="008134DB" w:rsidRDefault="008134DB" w:rsidP="008134DB">
            <w:pPr>
              <w:jc w:val="center"/>
              <w:rPr>
                <w:rFonts w:cs="Arial"/>
                <w:sz w:val="20"/>
              </w:rPr>
            </w:pPr>
            <w:r w:rsidRPr="008134DB">
              <w:rPr>
                <w:rFonts w:cs="Arial"/>
                <w:sz w:val="20"/>
              </w:rPr>
              <w:t>Numérico</w:t>
            </w:r>
          </w:p>
        </w:tc>
      </w:tr>
      <w:tr w:rsidR="008134DB" w14:paraId="26A92028" w14:textId="77777777" w:rsidTr="008134DB">
        <w:trPr>
          <w:jc w:val="center"/>
        </w:trPr>
        <w:tc>
          <w:tcPr>
            <w:tcW w:w="4151" w:type="dxa"/>
          </w:tcPr>
          <w:p w14:paraId="1F490453" w14:textId="315EBA4D" w:rsidR="008134DB" w:rsidRPr="008134DB" w:rsidRDefault="008134DB" w:rsidP="00913945">
            <w:pPr>
              <w:rPr>
                <w:rFonts w:cs="Arial"/>
                <w:sz w:val="20"/>
              </w:rPr>
            </w:pPr>
            <w:r w:rsidRPr="008134DB">
              <w:rPr>
                <w:sz w:val="20"/>
              </w:rPr>
              <w:t>F</w:t>
            </w:r>
            <w:r w:rsidR="00913945">
              <w:rPr>
                <w:sz w:val="20"/>
              </w:rPr>
              <w:t>lag</w:t>
            </w:r>
            <w:r w:rsidRPr="008134DB">
              <w:rPr>
                <w:sz w:val="20"/>
              </w:rPr>
              <w:t>I</w:t>
            </w:r>
            <w:r w:rsidR="00913945">
              <w:rPr>
                <w:sz w:val="20"/>
              </w:rPr>
              <w:t>nadimplente</w:t>
            </w:r>
            <w:r w:rsidRPr="008134DB">
              <w:rPr>
                <w:sz w:val="20"/>
              </w:rPr>
              <w:t>TV</w:t>
            </w:r>
          </w:p>
        </w:tc>
        <w:tc>
          <w:tcPr>
            <w:tcW w:w="1656" w:type="dxa"/>
          </w:tcPr>
          <w:p w14:paraId="4F37B1B4" w14:textId="00ACBF67" w:rsidR="008134DB" w:rsidRPr="008134DB" w:rsidRDefault="008134DB" w:rsidP="008134DB">
            <w:pPr>
              <w:jc w:val="center"/>
              <w:rPr>
                <w:rFonts w:cs="Arial"/>
                <w:sz w:val="20"/>
              </w:rPr>
            </w:pPr>
            <w:r w:rsidRPr="008134DB">
              <w:rPr>
                <w:rFonts w:cs="Arial"/>
                <w:sz w:val="20"/>
              </w:rPr>
              <w:t>String</w:t>
            </w:r>
          </w:p>
        </w:tc>
      </w:tr>
      <w:tr w:rsidR="008134DB" w14:paraId="764DDCB7" w14:textId="77777777" w:rsidTr="008134DB">
        <w:trPr>
          <w:jc w:val="center"/>
        </w:trPr>
        <w:tc>
          <w:tcPr>
            <w:tcW w:w="4151" w:type="dxa"/>
          </w:tcPr>
          <w:p w14:paraId="09FDA48E" w14:textId="06D36F8B" w:rsidR="008134DB" w:rsidRPr="008134DB" w:rsidRDefault="008134DB" w:rsidP="00913945">
            <w:pPr>
              <w:rPr>
                <w:rFonts w:cs="Arial"/>
                <w:sz w:val="20"/>
              </w:rPr>
            </w:pPr>
            <w:r w:rsidRPr="008134DB">
              <w:rPr>
                <w:sz w:val="20"/>
              </w:rPr>
              <w:t>F</w:t>
            </w:r>
            <w:r w:rsidR="00913945">
              <w:rPr>
                <w:sz w:val="20"/>
              </w:rPr>
              <w:t>lag</w:t>
            </w:r>
            <w:r w:rsidRPr="008134DB">
              <w:rPr>
                <w:sz w:val="20"/>
              </w:rPr>
              <w:t>P</w:t>
            </w:r>
            <w:r w:rsidR="00913945">
              <w:rPr>
                <w:sz w:val="20"/>
              </w:rPr>
              <w:t>ortabilidade</w:t>
            </w:r>
          </w:p>
        </w:tc>
        <w:tc>
          <w:tcPr>
            <w:tcW w:w="1656" w:type="dxa"/>
          </w:tcPr>
          <w:p w14:paraId="629E847F" w14:textId="7E3783B8" w:rsidR="008134DB" w:rsidRPr="008134DB" w:rsidRDefault="008134DB" w:rsidP="008134DB">
            <w:pPr>
              <w:jc w:val="center"/>
              <w:rPr>
                <w:rFonts w:cs="Arial"/>
                <w:sz w:val="20"/>
              </w:rPr>
            </w:pPr>
            <w:r w:rsidRPr="008134DB">
              <w:rPr>
                <w:rFonts w:cs="Arial"/>
                <w:sz w:val="20"/>
              </w:rPr>
              <w:t>String</w:t>
            </w:r>
          </w:p>
        </w:tc>
      </w:tr>
      <w:tr w:rsidR="008134DB" w14:paraId="6A73EAC5" w14:textId="77777777" w:rsidTr="008134DB">
        <w:trPr>
          <w:jc w:val="center"/>
        </w:trPr>
        <w:tc>
          <w:tcPr>
            <w:tcW w:w="4151" w:type="dxa"/>
          </w:tcPr>
          <w:p w14:paraId="32BFEBBC" w14:textId="495BBF64" w:rsidR="008134DB" w:rsidRPr="008134DB" w:rsidRDefault="008134DB" w:rsidP="00913945">
            <w:pPr>
              <w:rPr>
                <w:rFonts w:cs="Arial"/>
                <w:sz w:val="20"/>
              </w:rPr>
            </w:pPr>
            <w:r w:rsidRPr="008134DB">
              <w:rPr>
                <w:sz w:val="20"/>
              </w:rPr>
              <w:t>S</w:t>
            </w:r>
            <w:r w:rsidR="00913945">
              <w:rPr>
                <w:sz w:val="20"/>
              </w:rPr>
              <w:t>core</w:t>
            </w:r>
            <w:r w:rsidRPr="008134DB">
              <w:rPr>
                <w:sz w:val="20"/>
              </w:rPr>
              <w:t>O</w:t>
            </w:r>
            <w:r w:rsidR="00913945">
              <w:rPr>
                <w:sz w:val="20"/>
              </w:rPr>
              <w:t>i</w:t>
            </w:r>
            <w:r w:rsidRPr="008134DB">
              <w:rPr>
                <w:sz w:val="20"/>
              </w:rPr>
              <w:t>S</w:t>
            </w:r>
            <w:r w:rsidR="00913945">
              <w:rPr>
                <w:sz w:val="20"/>
              </w:rPr>
              <w:t>erasa</w:t>
            </w:r>
          </w:p>
        </w:tc>
        <w:tc>
          <w:tcPr>
            <w:tcW w:w="1656" w:type="dxa"/>
          </w:tcPr>
          <w:p w14:paraId="07C34D2A" w14:textId="32C5179E" w:rsidR="008134DB" w:rsidRPr="008134DB" w:rsidRDefault="008134DB" w:rsidP="008134DB">
            <w:pPr>
              <w:jc w:val="center"/>
              <w:rPr>
                <w:rFonts w:cs="Arial"/>
                <w:sz w:val="20"/>
              </w:rPr>
            </w:pPr>
            <w:r w:rsidRPr="008134DB">
              <w:rPr>
                <w:rFonts w:cs="Arial"/>
                <w:sz w:val="20"/>
              </w:rPr>
              <w:t>String</w:t>
            </w:r>
          </w:p>
        </w:tc>
      </w:tr>
      <w:tr w:rsidR="008134DB" w14:paraId="4553273D" w14:textId="77777777" w:rsidTr="008134DB">
        <w:trPr>
          <w:jc w:val="center"/>
        </w:trPr>
        <w:tc>
          <w:tcPr>
            <w:tcW w:w="4151" w:type="dxa"/>
          </w:tcPr>
          <w:p w14:paraId="495DBF31" w14:textId="4DB8B0F6" w:rsidR="008134DB" w:rsidRPr="008134DB" w:rsidRDefault="008134DB" w:rsidP="00913945">
            <w:pPr>
              <w:rPr>
                <w:rFonts w:cs="Arial"/>
                <w:sz w:val="20"/>
              </w:rPr>
            </w:pPr>
            <w:r w:rsidRPr="008134DB">
              <w:rPr>
                <w:sz w:val="20"/>
              </w:rPr>
              <w:t>I</w:t>
            </w:r>
            <w:r w:rsidR="00913945">
              <w:rPr>
                <w:sz w:val="20"/>
              </w:rPr>
              <w:t>d</w:t>
            </w:r>
            <w:r w:rsidRPr="008134DB">
              <w:rPr>
                <w:sz w:val="20"/>
              </w:rPr>
              <w:t>S</w:t>
            </w:r>
            <w:r w:rsidR="00913945">
              <w:rPr>
                <w:sz w:val="20"/>
              </w:rPr>
              <w:t>tatus</w:t>
            </w:r>
            <w:r w:rsidRPr="008134DB">
              <w:rPr>
                <w:sz w:val="20"/>
              </w:rPr>
              <w:t>C</w:t>
            </w:r>
            <w:r w:rsidR="00913945">
              <w:rPr>
                <w:sz w:val="20"/>
              </w:rPr>
              <w:t>pf</w:t>
            </w:r>
            <w:r w:rsidRPr="008134DB">
              <w:rPr>
                <w:sz w:val="20"/>
              </w:rPr>
              <w:t>S</w:t>
            </w:r>
            <w:r w:rsidR="00913945">
              <w:rPr>
                <w:sz w:val="20"/>
              </w:rPr>
              <w:t>erasa</w:t>
            </w:r>
          </w:p>
        </w:tc>
        <w:tc>
          <w:tcPr>
            <w:tcW w:w="1656" w:type="dxa"/>
          </w:tcPr>
          <w:p w14:paraId="2C7CA859" w14:textId="4E27CB75" w:rsidR="008134DB" w:rsidRPr="008134DB" w:rsidRDefault="008134DB" w:rsidP="008134DB">
            <w:pPr>
              <w:jc w:val="center"/>
              <w:rPr>
                <w:rFonts w:cs="Arial"/>
                <w:sz w:val="20"/>
              </w:rPr>
            </w:pPr>
            <w:r w:rsidRPr="008134DB">
              <w:rPr>
                <w:rFonts w:cs="Arial"/>
                <w:sz w:val="20"/>
              </w:rPr>
              <w:t>String</w:t>
            </w:r>
          </w:p>
        </w:tc>
      </w:tr>
      <w:tr w:rsidR="008134DB" w14:paraId="184834E3" w14:textId="77777777" w:rsidTr="008134DB">
        <w:trPr>
          <w:jc w:val="center"/>
        </w:trPr>
        <w:tc>
          <w:tcPr>
            <w:tcW w:w="4151" w:type="dxa"/>
          </w:tcPr>
          <w:p w14:paraId="2794E6A3" w14:textId="33FD55E8" w:rsidR="008134DB" w:rsidRPr="008134DB" w:rsidRDefault="008134DB" w:rsidP="00913945">
            <w:pPr>
              <w:rPr>
                <w:rFonts w:cs="Arial"/>
                <w:sz w:val="20"/>
              </w:rPr>
            </w:pPr>
            <w:r w:rsidRPr="008134DB">
              <w:rPr>
                <w:sz w:val="20"/>
              </w:rPr>
              <w:t>D</w:t>
            </w:r>
            <w:r w:rsidR="00913945">
              <w:rPr>
                <w:sz w:val="20"/>
              </w:rPr>
              <w:t>esc</w:t>
            </w:r>
            <w:r w:rsidRPr="008134DB">
              <w:rPr>
                <w:sz w:val="20"/>
              </w:rPr>
              <w:t>S</w:t>
            </w:r>
            <w:r w:rsidR="00913945">
              <w:rPr>
                <w:sz w:val="20"/>
              </w:rPr>
              <w:t>tatus</w:t>
            </w:r>
            <w:r w:rsidRPr="008134DB">
              <w:rPr>
                <w:sz w:val="20"/>
              </w:rPr>
              <w:t>C</w:t>
            </w:r>
            <w:r w:rsidR="00913945">
              <w:rPr>
                <w:sz w:val="20"/>
              </w:rPr>
              <w:t>pf</w:t>
            </w:r>
            <w:r w:rsidRPr="008134DB">
              <w:rPr>
                <w:sz w:val="20"/>
              </w:rPr>
              <w:t>S</w:t>
            </w:r>
            <w:r w:rsidR="00913945">
              <w:rPr>
                <w:sz w:val="20"/>
              </w:rPr>
              <w:t>erasa</w:t>
            </w:r>
          </w:p>
        </w:tc>
        <w:tc>
          <w:tcPr>
            <w:tcW w:w="1656" w:type="dxa"/>
          </w:tcPr>
          <w:p w14:paraId="1660BD3B" w14:textId="67B53725" w:rsidR="008134DB" w:rsidRPr="008134DB" w:rsidRDefault="008134DB" w:rsidP="008134DB">
            <w:pPr>
              <w:jc w:val="center"/>
              <w:rPr>
                <w:rFonts w:cs="Arial"/>
                <w:sz w:val="20"/>
              </w:rPr>
            </w:pPr>
            <w:r w:rsidRPr="008134DB">
              <w:rPr>
                <w:rFonts w:cs="Arial"/>
                <w:sz w:val="20"/>
              </w:rPr>
              <w:t>String</w:t>
            </w:r>
          </w:p>
        </w:tc>
      </w:tr>
      <w:tr w:rsidR="008134DB" w14:paraId="7CE2857E" w14:textId="77777777" w:rsidTr="008134DB">
        <w:trPr>
          <w:jc w:val="center"/>
        </w:trPr>
        <w:tc>
          <w:tcPr>
            <w:tcW w:w="4151" w:type="dxa"/>
          </w:tcPr>
          <w:p w14:paraId="180F59CA" w14:textId="5C02E896" w:rsidR="008134DB" w:rsidRPr="008134DB" w:rsidRDefault="008134DB" w:rsidP="00913945">
            <w:pPr>
              <w:rPr>
                <w:rFonts w:cs="Arial"/>
                <w:sz w:val="20"/>
              </w:rPr>
            </w:pPr>
            <w:r w:rsidRPr="008134DB">
              <w:rPr>
                <w:sz w:val="20"/>
              </w:rPr>
              <w:t>F</w:t>
            </w:r>
            <w:r w:rsidR="00913945">
              <w:rPr>
                <w:sz w:val="20"/>
              </w:rPr>
              <w:t>aixa</w:t>
            </w:r>
            <w:r w:rsidRPr="008134DB">
              <w:rPr>
                <w:sz w:val="20"/>
              </w:rPr>
              <w:t>R</w:t>
            </w:r>
            <w:r w:rsidR="00913945">
              <w:rPr>
                <w:sz w:val="20"/>
              </w:rPr>
              <w:t>enda</w:t>
            </w:r>
            <w:r w:rsidRPr="008134DB">
              <w:rPr>
                <w:sz w:val="20"/>
              </w:rPr>
              <w:t>E</w:t>
            </w:r>
            <w:r w:rsidR="00913945">
              <w:rPr>
                <w:sz w:val="20"/>
              </w:rPr>
              <w:t>stimada</w:t>
            </w:r>
          </w:p>
        </w:tc>
        <w:tc>
          <w:tcPr>
            <w:tcW w:w="1656" w:type="dxa"/>
          </w:tcPr>
          <w:p w14:paraId="1FF45EB8" w14:textId="2E117902" w:rsidR="008134DB" w:rsidRPr="008134DB" w:rsidRDefault="008134DB" w:rsidP="008134DB">
            <w:pPr>
              <w:jc w:val="center"/>
              <w:rPr>
                <w:rFonts w:cs="Arial"/>
                <w:sz w:val="20"/>
              </w:rPr>
            </w:pPr>
            <w:r w:rsidRPr="008134DB">
              <w:rPr>
                <w:rFonts w:cs="Arial"/>
                <w:sz w:val="20"/>
              </w:rPr>
              <w:t>String</w:t>
            </w:r>
          </w:p>
        </w:tc>
      </w:tr>
      <w:tr w:rsidR="008134DB" w14:paraId="4112E5E3" w14:textId="77777777" w:rsidTr="008134DB">
        <w:trPr>
          <w:jc w:val="center"/>
        </w:trPr>
        <w:tc>
          <w:tcPr>
            <w:tcW w:w="4151" w:type="dxa"/>
          </w:tcPr>
          <w:p w14:paraId="1EFE6D13" w14:textId="7033F3BA" w:rsidR="008134DB" w:rsidRPr="008134DB" w:rsidRDefault="008134DB" w:rsidP="00913945">
            <w:pPr>
              <w:rPr>
                <w:rFonts w:cs="Arial"/>
                <w:sz w:val="20"/>
              </w:rPr>
            </w:pPr>
            <w:r w:rsidRPr="008134DB">
              <w:rPr>
                <w:sz w:val="20"/>
              </w:rPr>
              <w:t>T</w:t>
            </w:r>
            <w:r w:rsidR="00913945">
              <w:rPr>
                <w:sz w:val="20"/>
              </w:rPr>
              <w:t>ipo</w:t>
            </w:r>
            <w:r w:rsidRPr="008134DB">
              <w:rPr>
                <w:sz w:val="20"/>
              </w:rPr>
              <w:t>N</w:t>
            </w:r>
            <w:r w:rsidR="00913945">
              <w:rPr>
                <w:sz w:val="20"/>
              </w:rPr>
              <w:t>egocio</w:t>
            </w:r>
          </w:p>
        </w:tc>
        <w:tc>
          <w:tcPr>
            <w:tcW w:w="1656" w:type="dxa"/>
          </w:tcPr>
          <w:p w14:paraId="21AB3B69" w14:textId="6F5C1126" w:rsidR="008134DB" w:rsidRPr="008134DB" w:rsidRDefault="008134DB" w:rsidP="008134DB">
            <w:pPr>
              <w:jc w:val="center"/>
              <w:rPr>
                <w:rFonts w:cs="Arial"/>
                <w:sz w:val="20"/>
              </w:rPr>
            </w:pPr>
            <w:r w:rsidRPr="008134DB">
              <w:rPr>
                <w:rFonts w:cs="Arial"/>
                <w:sz w:val="20"/>
              </w:rPr>
              <w:t>String</w:t>
            </w:r>
          </w:p>
        </w:tc>
      </w:tr>
      <w:tr w:rsidR="008134DB" w14:paraId="15222C22" w14:textId="77777777" w:rsidTr="008134DB">
        <w:trPr>
          <w:jc w:val="center"/>
        </w:trPr>
        <w:tc>
          <w:tcPr>
            <w:tcW w:w="4151" w:type="dxa"/>
          </w:tcPr>
          <w:p w14:paraId="0A6F3061" w14:textId="4AD7C25F" w:rsidR="008134DB" w:rsidRPr="008134DB" w:rsidRDefault="008134DB" w:rsidP="00913945">
            <w:pPr>
              <w:rPr>
                <w:rFonts w:cs="Arial"/>
                <w:sz w:val="20"/>
              </w:rPr>
            </w:pPr>
            <w:r w:rsidRPr="008134DB">
              <w:rPr>
                <w:sz w:val="20"/>
              </w:rPr>
              <w:t>Q</w:t>
            </w:r>
            <w:r w:rsidR="00913945">
              <w:rPr>
                <w:sz w:val="20"/>
              </w:rPr>
              <w:t>td</w:t>
            </w:r>
            <w:r w:rsidRPr="008134DB">
              <w:rPr>
                <w:sz w:val="20"/>
              </w:rPr>
              <w:t>L</w:t>
            </w:r>
            <w:r w:rsidR="00913945">
              <w:rPr>
                <w:sz w:val="20"/>
              </w:rPr>
              <w:t>inhas</w:t>
            </w:r>
            <w:r w:rsidRPr="008134DB">
              <w:rPr>
                <w:sz w:val="20"/>
              </w:rPr>
              <w:t>S</w:t>
            </w:r>
            <w:r w:rsidR="00913945">
              <w:rPr>
                <w:sz w:val="20"/>
              </w:rPr>
              <w:t>olicitadas</w:t>
            </w:r>
          </w:p>
        </w:tc>
        <w:tc>
          <w:tcPr>
            <w:tcW w:w="1656" w:type="dxa"/>
          </w:tcPr>
          <w:p w14:paraId="669FA24C" w14:textId="3A0ACD53" w:rsidR="008134DB" w:rsidRPr="008134DB" w:rsidRDefault="008134DB" w:rsidP="008134DB">
            <w:pPr>
              <w:jc w:val="center"/>
              <w:rPr>
                <w:rFonts w:cs="Arial"/>
                <w:sz w:val="20"/>
              </w:rPr>
            </w:pPr>
            <w:r w:rsidRPr="008134DB">
              <w:rPr>
                <w:rFonts w:cs="Arial"/>
                <w:sz w:val="20"/>
              </w:rPr>
              <w:t>Numérico</w:t>
            </w:r>
          </w:p>
        </w:tc>
      </w:tr>
      <w:tr w:rsidR="008134DB" w14:paraId="288E40A6" w14:textId="77777777" w:rsidTr="008134DB">
        <w:trPr>
          <w:jc w:val="center"/>
        </w:trPr>
        <w:tc>
          <w:tcPr>
            <w:tcW w:w="4151" w:type="dxa"/>
          </w:tcPr>
          <w:p w14:paraId="283900D0" w14:textId="446F2306" w:rsidR="008134DB" w:rsidRPr="008134DB" w:rsidRDefault="008134DB" w:rsidP="00913945">
            <w:pPr>
              <w:rPr>
                <w:rFonts w:cs="Arial"/>
                <w:sz w:val="20"/>
              </w:rPr>
            </w:pPr>
            <w:r w:rsidRPr="008134DB">
              <w:rPr>
                <w:sz w:val="20"/>
              </w:rPr>
              <w:t>F</w:t>
            </w:r>
            <w:r w:rsidR="00913945">
              <w:rPr>
                <w:sz w:val="20"/>
              </w:rPr>
              <w:t>lag</w:t>
            </w:r>
            <w:r w:rsidRPr="008134DB">
              <w:rPr>
                <w:sz w:val="20"/>
              </w:rPr>
              <w:t>TV</w:t>
            </w:r>
          </w:p>
        </w:tc>
        <w:tc>
          <w:tcPr>
            <w:tcW w:w="1656" w:type="dxa"/>
          </w:tcPr>
          <w:p w14:paraId="2DE0EA6E" w14:textId="4B73BFFE" w:rsidR="008134DB" w:rsidRPr="008134DB" w:rsidRDefault="008134DB" w:rsidP="008134DB">
            <w:pPr>
              <w:jc w:val="center"/>
              <w:rPr>
                <w:rFonts w:cs="Arial"/>
                <w:sz w:val="20"/>
              </w:rPr>
            </w:pPr>
            <w:r w:rsidRPr="008134DB">
              <w:rPr>
                <w:rFonts w:cs="Arial"/>
                <w:sz w:val="20"/>
              </w:rPr>
              <w:t>String</w:t>
            </w:r>
          </w:p>
        </w:tc>
      </w:tr>
      <w:tr w:rsidR="008134DB" w14:paraId="488507B3" w14:textId="77777777" w:rsidTr="008134DB">
        <w:trPr>
          <w:jc w:val="center"/>
        </w:trPr>
        <w:tc>
          <w:tcPr>
            <w:tcW w:w="4151" w:type="dxa"/>
          </w:tcPr>
          <w:p w14:paraId="54674BF3" w14:textId="1D5647B2" w:rsidR="008134DB" w:rsidRPr="008134DB" w:rsidRDefault="008134DB" w:rsidP="00913945">
            <w:pPr>
              <w:rPr>
                <w:rFonts w:cs="Arial"/>
                <w:sz w:val="20"/>
              </w:rPr>
            </w:pPr>
            <w:r w:rsidRPr="008134DB">
              <w:rPr>
                <w:sz w:val="20"/>
              </w:rPr>
              <w:t>M</w:t>
            </w:r>
            <w:r w:rsidR="00913945">
              <w:rPr>
                <w:sz w:val="20"/>
              </w:rPr>
              <w:t>atricula</w:t>
            </w:r>
            <w:r w:rsidRPr="008134DB">
              <w:rPr>
                <w:sz w:val="20"/>
              </w:rPr>
              <w:t>V</w:t>
            </w:r>
            <w:r w:rsidR="00913945">
              <w:rPr>
                <w:sz w:val="20"/>
              </w:rPr>
              <w:t>endedor</w:t>
            </w:r>
          </w:p>
        </w:tc>
        <w:tc>
          <w:tcPr>
            <w:tcW w:w="1656" w:type="dxa"/>
          </w:tcPr>
          <w:p w14:paraId="19D9830B" w14:textId="3299611F" w:rsidR="008134DB" w:rsidRPr="008134DB" w:rsidRDefault="008134DB" w:rsidP="008134DB">
            <w:pPr>
              <w:jc w:val="center"/>
              <w:rPr>
                <w:rFonts w:cs="Arial"/>
                <w:sz w:val="20"/>
              </w:rPr>
            </w:pPr>
            <w:r w:rsidRPr="008134DB">
              <w:rPr>
                <w:rFonts w:cs="Arial"/>
                <w:sz w:val="20"/>
              </w:rPr>
              <w:t>String</w:t>
            </w:r>
          </w:p>
        </w:tc>
      </w:tr>
      <w:tr w:rsidR="008134DB" w14:paraId="781A7618" w14:textId="77777777" w:rsidTr="008134DB">
        <w:trPr>
          <w:jc w:val="center"/>
        </w:trPr>
        <w:tc>
          <w:tcPr>
            <w:tcW w:w="4151" w:type="dxa"/>
          </w:tcPr>
          <w:p w14:paraId="7AC894D1" w14:textId="69144EEF" w:rsidR="008134DB" w:rsidRPr="008134DB" w:rsidRDefault="008134DB" w:rsidP="00913945">
            <w:pPr>
              <w:rPr>
                <w:rFonts w:cs="Arial"/>
                <w:sz w:val="20"/>
              </w:rPr>
            </w:pPr>
            <w:r w:rsidRPr="008134DB">
              <w:rPr>
                <w:sz w:val="20"/>
              </w:rPr>
              <w:t>D</w:t>
            </w:r>
            <w:r w:rsidR="00913945">
              <w:rPr>
                <w:sz w:val="20"/>
              </w:rPr>
              <w:t>ata</w:t>
            </w:r>
            <w:r w:rsidRPr="008134DB">
              <w:rPr>
                <w:sz w:val="20"/>
              </w:rPr>
              <w:t>H</w:t>
            </w:r>
            <w:r w:rsidR="00913945">
              <w:rPr>
                <w:sz w:val="20"/>
              </w:rPr>
              <w:t>ora</w:t>
            </w:r>
            <w:r w:rsidRPr="008134DB">
              <w:rPr>
                <w:sz w:val="20"/>
              </w:rPr>
              <w:t>P</w:t>
            </w:r>
            <w:r w:rsidR="00913945">
              <w:rPr>
                <w:sz w:val="20"/>
              </w:rPr>
              <w:t>roposta</w:t>
            </w:r>
          </w:p>
        </w:tc>
        <w:tc>
          <w:tcPr>
            <w:tcW w:w="1656" w:type="dxa"/>
          </w:tcPr>
          <w:p w14:paraId="7C021CDE" w14:textId="412FA0AD" w:rsidR="008134DB" w:rsidRPr="008134DB" w:rsidRDefault="008134DB" w:rsidP="008134DB">
            <w:pPr>
              <w:jc w:val="center"/>
              <w:rPr>
                <w:rFonts w:cs="Arial"/>
                <w:sz w:val="20"/>
              </w:rPr>
            </w:pPr>
            <w:r w:rsidRPr="008134DB">
              <w:rPr>
                <w:rFonts w:cs="Arial"/>
                <w:sz w:val="20"/>
              </w:rPr>
              <w:t>String</w:t>
            </w:r>
          </w:p>
        </w:tc>
      </w:tr>
      <w:tr w:rsidR="008134DB" w14:paraId="5CC5F9D9" w14:textId="77777777" w:rsidTr="008134DB">
        <w:trPr>
          <w:jc w:val="center"/>
        </w:trPr>
        <w:tc>
          <w:tcPr>
            <w:tcW w:w="4151" w:type="dxa"/>
          </w:tcPr>
          <w:p w14:paraId="67B0F7D0" w14:textId="3172F3F1" w:rsidR="008134DB" w:rsidRPr="008134DB" w:rsidRDefault="00913945" w:rsidP="00913945">
            <w:pPr>
              <w:rPr>
                <w:rFonts w:cs="Arial"/>
                <w:sz w:val="20"/>
              </w:rPr>
            </w:pPr>
            <w:r>
              <w:rPr>
                <w:sz w:val="20"/>
              </w:rPr>
              <w:t>NomeMae</w:t>
            </w:r>
          </w:p>
        </w:tc>
        <w:tc>
          <w:tcPr>
            <w:tcW w:w="1656" w:type="dxa"/>
          </w:tcPr>
          <w:p w14:paraId="0B1FC49A" w14:textId="13476D06" w:rsidR="008134DB" w:rsidRPr="008134DB" w:rsidRDefault="008134DB" w:rsidP="008134DB">
            <w:pPr>
              <w:jc w:val="center"/>
              <w:rPr>
                <w:rFonts w:cs="Arial"/>
                <w:sz w:val="20"/>
              </w:rPr>
            </w:pPr>
            <w:r w:rsidRPr="008134DB">
              <w:rPr>
                <w:rFonts w:cs="Arial"/>
                <w:sz w:val="20"/>
              </w:rPr>
              <w:t>String</w:t>
            </w:r>
          </w:p>
        </w:tc>
      </w:tr>
      <w:tr w:rsidR="008134DB" w14:paraId="04506AD4" w14:textId="77777777" w:rsidTr="008134DB">
        <w:trPr>
          <w:jc w:val="center"/>
        </w:trPr>
        <w:tc>
          <w:tcPr>
            <w:tcW w:w="4151" w:type="dxa"/>
          </w:tcPr>
          <w:p w14:paraId="5738F073" w14:textId="266D592B" w:rsidR="008134DB" w:rsidRPr="008134DB" w:rsidRDefault="008134DB" w:rsidP="00913945">
            <w:pPr>
              <w:rPr>
                <w:rFonts w:cs="Arial"/>
                <w:sz w:val="20"/>
              </w:rPr>
            </w:pPr>
            <w:r w:rsidRPr="008134DB">
              <w:rPr>
                <w:sz w:val="20"/>
              </w:rPr>
              <w:t>F</w:t>
            </w:r>
            <w:r w:rsidR="00913945">
              <w:rPr>
                <w:sz w:val="20"/>
              </w:rPr>
              <w:t>lag</w:t>
            </w:r>
            <w:r w:rsidRPr="008134DB">
              <w:rPr>
                <w:sz w:val="20"/>
              </w:rPr>
              <w:t>S</w:t>
            </w:r>
            <w:r w:rsidR="00913945">
              <w:rPr>
                <w:sz w:val="20"/>
              </w:rPr>
              <w:t>olicita</w:t>
            </w:r>
            <w:r w:rsidRPr="008134DB">
              <w:rPr>
                <w:sz w:val="20"/>
              </w:rPr>
              <w:t>M</w:t>
            </w:r>
            <w:r w:rsidR="00913945">
              <w:rPr>
                <w:sz w:val="20"/>
              </w:rPr>
              <w:t>ovel</w:t>
            </w:r>
          </w:p>
        </w:tc>
        <w:tc>
          <w:tcPr>
            <w:tcW w:w="1656" w:type="dxa"/>
          </w:tcPr>
          <w:p w14:paraId="3E6D5B32" w14:textId="362E4923" w:rsidR="008134DB" w:rsidRPr="008134DB" w:rsidRDefault="008134DB" w:rsidP="008134DB">
            <w:pPr>
              <w:jc w:val="center"/>
              <w:rPr>
                <w:rFonts w:cs="Arial"/>
                <w:sz w:val="20"/>
              </w:rPr>
            </w:pPr>
            <w:r w:rsidRPr="008134DB">
              <w:rPr>
                <w:rFonts w:cs="Arial"/>
                <w:sz w:val="20"/>
              </w:rPr>
              <w:t>String</w:t>
            </w:r>
          </w:p>
        </w:tc>
      </w:tr>
      <w:tr w:rsidR="008134DB" w14:paraId="17804108" w14:textId="77777777" w:rsidTr="008134DB">
        <w:trPr>
          <w:jc w:val="center"/>
        </w:trPr>
        <w:tc>
          <w:tcPr>
            <w:tcW w:w="4151" w:type="dxa"/>
          </w:tcPr>
          <w:p w14:paraId="563F00F6" w14:textId="6D173341" w:rsidR="008134DB" w:rsidRPr="008134DB" w:rsidRDefault="008134DB" w:rsidP="00913945">
            <w:pPr>
              <w:rPr>
                <w:rFonts w:cs="Arial"/>
                <w:sz w:val="20"/>
              </w:rPr>
            </w:pPr>
            <w:r w:rsidRPr="008134DB">
              <w:rPr>
                <w:sz w:val="20"/>
              </w:rPr>
              <w:t>F</w:t>
            </w:r>
            <w:r w:rsidR="00913945">
              <w:rPr>
                <w:sz w:val="20"/>
              </w:rPr>
              <w:t>lag</w:t>
            </w:r>
            <w:r w:rsidRPr="008134DB">
              <w:rPr>
                <w:sz w:val="20"/>
              </w:rPr>
              <w:t>S</w:t>
            </w:r>
            <w:r w:rsidR="00913945">
              <w:rPr>
                <w:sz w:val="20"/>
              </w:rPr>
              <w:t>olicita</w:t>
            </w:r>
            <w:r w:rsidRPr="008134DB">
              <w:rPr>
                <w:sz w:val="20"/>
              </w:rPr>
              <w:t>F</w:t>
            </w:r>
            <w:r w:rsidR="00913945">
              <w:rPr>
                <w:sz w:val="20"/>
              </w:rPr>
              <w:t>ixa</w:t>
            </w:r>
          </w:p>
        </w:tc>
        <w:tc>
          <w:tcPr>
            <w:tcW w:w="1656" w:type="dxa"/>
          </w:tcPr>
          <w:p w14:paraId="4A14B568" w14:textId="28B881E8" w:rsidR="008134DB" w:rsidRPr="008134DB" w:rsidRDefault="008134DB" w:rsidP="008134DB">
            <w:pPr>
              <w:jc w:val="center"/>
              <w:rPr>
                <w:rFonts w:cs="Arial"/>
                <w:sz w:val="20"/>
              </w:rPr>
            </w:pPr>
            <w:r w:rsidRPr="008134DB">
              <w:rPr>
                <w:rFonts w:cs="Arial"/>
                <w:sz w:val="20"/>
              </w:rPr>
              <w:t>String</w:t>
            </w:r>
          </w:p>
        </w:tc>
      </w:tr>
      <w:tr w:rsidR="008134DB" w14:paraId="1D4AF8B8" w14:textId="77777777" w:rsidTr="008134DB">
        <w:trPr>
          <w:jc w:val="center"/>
        </w:trPr>
        <w:tc>
          <w:tcPr>
            <w:tcW w:w="4151" w:type="dxa"/>
          </w:tcPr>
          <w:p w14:paraId="4B00031C" w14:textId="66CBD853" w:rsidR="008134DB" w:rsidRPr="008134DB" w:rsidRDefault="008134DB" w:rsidP="0021267E">
            <w:pPr>
              <w:rPr>
                <w:rFonts w:cs="Arial"/>
                <w:sz w:val="20"/>
              </w:rPr>
            </w:pPr>
            <w:r w:rsidRPr="008134DB">
              <w:rPr>
                <w:sz w:val="20"/>
              </w:rPr>
              <w:t>F</w:t>
            </w:r>
            <w:r w:rsidR="0021267E">
              <w:rPr>
                <w:sz w:val="20"/>
              </w:rPr>
              <w:t>lag</w:t>
            </w:r>
            <w:r w:rsidRPr="008134DB">
              <w:rPr>
                <w:sz w:val="20"/>
              </w:rPr>
              <w:t>M</w:t>
            </w:r>
            <w:r w:rsidR="0021267E">
              <w:rPr>
                <w:sz w:val="20"/>
              </w:rPr>
              <w:t>ultiprodutos</w:t>
            </w:r>
          </w:p>
        </w:tc>
        <w:tc>
          <w:tcPr>
            <w:tcW w:w="1656" w:type="dxa"/>
          </w:tcPr>
          <w:p w14:paraId="5A843751" w14:textId="495C71FB" w:rsidR="008134DB" w:rsidRPr="008134DB" w:rsidRDefault="008134DB" w:rsidP="008134DB">
            <w:pPr>
              <w:jc w:val="center"/>
              <w:rPr>
                <w:rFonts w:cs="Arial"/>
                <w:sz w:val="20"/>
              </w:rPr>
            </w:pPr>
            <w:r w:rsidRPr="008134DB">
              <w:rPr>
                <w:rFonts w:cs="Arial"/>
                <w:sz w:val="20"/>
              </w:rPr>
              <w:t>String</w:t>
            </w:r>
          </w:p>
        </w:tc>
      </w:tr>
      <w:tr w:rsidR="008134DB" w14:paraId="3EB34D66" w14:textId="77777777" w:rsidTr="008134DB">
        <w:trPr>
          <w:jc w:val="center"/>
        </w:trPr>
        <w:tc>
          <w:tcPr>
            <w:tcW w:w="4151" w:type="dxa"/>
          </w:tcPr>
          <w:p w14:paraId="5E6F1625" w14:textId="58FB322C" w:rsidR="008134DB" w:rsidRPr="008134DB" w:rsidRDefault="0021267E" w:rsidP="008134DB">
            <w:pPr>
              <w:rPr>
                <w:rFonts w:cs="Arial"/>
                <w:sz w:val="20"/>
              </w:rPr>
            </w:pPr>
            <w:r w:rsidRPr="008134DB">
              <w:rPr>
                <w:sz w:val="20"/>
              </w:rPr>
              <w:t>F</w:t>
            </w:r>
            <w:r>
              <w:rPr>
                <w:sz w:val="20"/>
              </w:rPr>
              <w:t>lag</w:t>
            </w:r>
            <w:r w:rsidRPr="008134DB">
              <w:rPr>
                <w:sz w:val="20"/>
              </w:rPr>
              <w:t>S</w:t>
            </w:r>
            <w:r>
              <w:rPr>
                <w:sz w:val="20"/>
              </w:rPr>
              <w:t>olicita</w:t>
            </w:r>
            <w:r w:rsidRPr="008134DB">
              <w:rPr>
                <w:sz w:val="20"/>
              </w:rPr>
              <w:t>B</w:t>
            </w:r>
            <w:r>
              <w:rPr>
                <w:sz w:val="20"/>
              </w:rPr>
              <w:t>anda</w:t>
            </w:r>
            <w:r w:rsidRPr="008134DB">
              <w:rPr>
                <w:sz w:val="20"/>
              </w:rPr>
              <w:t>L</w:t>
            </w:r>
            <w:r>
              <w:rPr>
                <w:sz w:val="20"/>
              </w:rPr>
              <w:t>argaFixa</w:t>
            </w:r>
          </w:p>
        </w:tc>
        <w:tc>
          <w:tcPr>
            <w:tcW w:w="1656" w:type="dxa"/>
          </w:tcPr>
          <w:p w14:paraId="66B1666D" w14:textId="25383844" w:rsidR="008134DB" w:rsidRPr="008134DB" w:rsidRDefault="008134DB" w:rsidP="008134DB">
            <w:pPr>
              <w:jc w:val="center"/>
              <w:rPr>
                <w:rFonts w:cs="Arial"/>
                <w:sz w:val="20"/>
              </w:rPr>
            </w:pPr>
            <w:r w:rsidRPr="008134DB">
              <w:rPr>
                <w:rFonts w:cs="Arial"/>
                <w:sz w:val="20"/>
              </w:rPr>
              <w:t>String</w:t>
            </w:r>
          </w:p>
        </w:tc>
      </w:tr>
      <w:tr w:rsidR="008134DB" w14:paraId="562C948B" w14:textId="77777777" w:rsidTr="008134DB">
        <w:trPr>
          <w:jc w:val="center"/>
        </w:trPr>
        <w:tc>
          <w:tcPr>
            <w:tcW w:w="4151" w:type="dxa"/>
          </w:tcPr>
          <w:p w14:paraId="397BAA21" w14:textId="659666D0" w:rsidR="008134DB" w:rsidRPr="008134DB" w:rsidRDefault="008134DB" w:rsidP="0021267E">
            <w:pPr>
              <w:rPr>
                <w:rFonts w:cs="Arial"/>
                <w:sz w:val="20"/>
              </w:rPr>
            </w:pPr>
            <w:r w:rsidRPr="008134DB">
              <w:rPr>
                <w:sz w:val="20"/>
              </w:rPr>
              <w:t>F</w:t>
            </w:r>
            <w:r w:rsidR="0021267E">
              <w:rPr>
                <w:sz w:val="20"/>
              </w:rPr>
              <w:t>lag</w:t>
            </w:r>
            <w:r w:rsidRPr="008134DB">
              <w:rPr>
                <w:sz w:val="20"/>
              </w:rPr>
              <w:t>S</w:t>
            </w:r>
            <w:r w:rsidR="0021267E">
              <w:rPr>
                <w:sz w:val="20"/>
              </w:rPr>
              <w:t>olicita</w:t>
            </w:r>
            <w:r w:rsidRPr="008134DB">
              <w:rPr>
                <w:sz w:val="20"/>
              </w:rPr>
              <w:t>B</w:t>
            </w:r>
            <w:r w:rsidR="0021267E">
              <w:rPr>
                <w:sz w:val="20"/>
              </w:rPr>
              <w:t>anda</w:t>
            </w:r>
            <w:r w:rsidRPr="008134DB">
              <w:rPr>
                <w:sz w:val="20"/>
              </w:rPr>
              <w:t>L</w:t>
            </w:r>
            <w:r w:rsidR="0021267E">
              <w:rPr>
                <w:sz w:val="20"/>
              </w:rPr>
              <w:t>arga</w:t>
            </w:r>
            <w:r w:rsidRPr="008134DB">
              <w:rPr>
                <w:sz w:val="20"/>
              </w:rPr>
              <w:t>M</w:t>
            </w:r>
            <w:r w:rsidR="0021267E">
              <w:rPr>
                <w:sz w:val="20"/>
              </w:rPr>
              <w:t>ovel</w:t>
            </w:r>
          </w:p>
        </w:tc>
        <w:tc>
          <w:tcPr>
            <w:tcW w:w="1656" w:type="dxa"/>
          </w:tcPr>
          <w:p w14:paraId="583A7879" w14:textId="78D34ED5" w:rsidR="008134DB" w:rsidRPr="008134DB" w:rsidRDefault="008134DB" w:rsidP="008134DB">
            <w:pPr>
              <w:jc w:val="center"/>
              <w:rPr>
                <w:rFonts w:cs="Arial"/>
                <w:sz w:val="20"/>
              </w:rPr>
            </w:pPr>
            <w:r w:rsidRPr="008134DB">
              <w:rPr>
                <w:rFonts w:cs="Arial"/>
                <w:sz w:val="20"/>
              </w:rPr>
              <w:t>String</w:t>
            </w:r>
          </w:p>
        </w:tc>
      </w:tr>
      <w:tr w:rsidR="008134DB" w14:paraId="75D6F5AB" w14:textId="77777777" w:rsidTr="008134DB">
        <w:trPr>
          <w:jc w:val="center"/>
        </w:trPr>
        <w:tc>
          <w:tcPr>
            <w:tcW w:w="4151" w:type="dxa"/>
          </w:tcPr>
          <w:p w14:paraId="5AA2A09C" w14:textId="38DEA22A" w:rsidR="008134DB" w:rsidRPr="008134DB" w:rsidRDefault="008134DB" w:rsidP="0021267E">
            <w:pPr>
              <w:rPr>
                <w:rFonts w:cs="Arial"/>
                <w:sz w:val="20"/>
              </w:rPr>
            </w:pPr>
            <w:r w:rsidRPr="008134DB">
              <w:rPr>
                <w:sz w:val="20"/>
              </w:rPr>
              <w:t>D</w:t>
            </w:r>
            <w:r w:rsidR="0021267E">
              <w:rPr>
                <w:sz w:val="20"/>
              </w:rPr>
              <w:t>ias</w:t>
            </w:r>
            <w:r w:rsidRPr="008134DB">
              <w:rPr>
                <w:sz w:val="20"/>
              </w:rPr>
              <w:t>A</w:t>
            </w:r>
            <w:r w:rsidR="0021267E">
              <w:rPr>
                <w:sz w:val="20"/>
              </w:rPr>
              <w:t>traso</w:t>
            </w:r>
            <w:r w:rsidRPr="008134DB">
              <w:rPr>
                <w:sz w:val="20"/>
              </w:rPr>
              <w:t>M</w:t>
            </w:r>
            <w:r w:rsidR="0021267E">
              <w:rPr>
                <w:sz w:val="20"/>
              </w:rPr>
              <w:t>ovel</w:t>
            </w:r>
          </w:p>
        </w:tc>
        <w:tc>
          <w:tcPr>
            <w:tcW w:w="1656" w:type="dxa"/>
          </w:tcPr>
          <w:p w14:paraId="2BF87616" w14:textId="0F76D707" w:rsidR="008134DB" w:rsidRPr="008134DB" w:rsidRDefault="008134DB" w:rsidP="008134DB">
            <w:pPr>
              <w:jc w:val="center"/>
              <w:rPr>
                <w:rFonts w:cs="Arial"/>
                <w:sz w:val="20"/>
              </w:rPr>
            </w:pPr>
            <w:r w:rsidRPr="008134DB">
              <w:rPr>
                <w:rFonts w:cs="Arial"/>
                <w:sz w:val="20"/>
              </w:rPr>
              <w:t>Numérico</w:t>
            </w:r>
          </w:p>
        </w:tc>
      </w:tr>
      <w:tr w:rsidR="008134DB" w14:paraId="1BCDD816" w14:textId="77777777" w:rsidTr="008134DB">
        <w:trPr>
          <w:jc w:val="center"/>
        </w:trPr>
        <w:tc>
          <w:tcPr>
            <w:tcW w:w="4151" w:type="dxa"/>
          </w:tcPr>
          <w:p w14:paraId="5399604F" w14:textId="0C8263F1" w:rsidR="008134DB" w:rsidRPr="008134DB" w:rsidRDefault="008134DB" w:rsidP="0021267E">
            <w:pPr>
              <w:rPr>
                <w:rFonts w:cs="Arial"/>
                <w:sz w:val="20"/>
              </w:rPr>
            </w:pPr>
            <w:r w:rsidRPr="008134DB">
              <w:rPr>
                <w:sz w:val="20"/>
              </w:rPr>
              <w:t>S</w:t>
            </w:r>
            <w:r w:rsidR="0021267E">
              <w:rPr>
                <w:sz w:val="20"/>
              </w:rPr>
              <w:t>oma</w:t>
            </w:r>
            <w:r w:rsidRPr="008134DB">
              <w:rPr>
                <w:sz w:val="20"/>
              </w:rPr>
              <w:t>V</w:t>
            </w:r>
            <w:r w:rsidR="0021267E">
              <w:rPr>
                <w:sz w:val="20"/>
              </w:rPr>
              <w:t>alor</w:t>
            </w:r>
            <w:r w:rsidRPr="008134DB">
              <w:rPr>
                <w:sz w:val="20"/>
              </w:rPr>
              <w:t>A</w:t>
            </w:r>
            <w:r w:rsidR="0021267E">
              <w:rPr>
                <w:sz w:val="20"/>
              </w:rPr>
              <w:t>traso</w:t>
            </w:r>
            <w:r w:rsidRPr="008134DB">
              <w:rPr>
                <w:sz w:val="20"/>
              </w:rPr>
              <w:t>M</w:t>
            </w:r>
            <w:r w:rsidR="0021267E">
              <w:rPr>
                <w:sz w:val="20"/>
              </w:rPr>
              <w:t>ovel</w:t>
            </w:r>
          </w:p>
        </w:tc>
        <w:tc>
          <w:tcPr>
            <w:tcW w:w="1656" w:type="dxa"/>
          </w:tcPr>
          <w:p w14:paraId="3E108BBE" w14:textId="327BC3F1" w:rsidR="008134DB" w:rsidRPr="008134DB" w:rsidRDefault="008134DB" w:rsidP="008134DB">
            <w:pPr>
              <w:jc w:val="center"/>
              <w:rPr>
                <w:rFonts w:cs="Arial"/>
                <w:sz w:val="20"/>
              </w:rPr>
            </w:pPr>
            <w:r w:rsidRPr="008134DB">
              <w:rPr>
                <w:rFonts w:cs="Arial"/>
                <w:sz w:val="20"/>
              </w:rPr>
              <w:t>Numérico</w:t>
            </w:r>
          </w:p>
        </w:tc>
      </w:tr>
      <w:tr w:rsidR="008134DB" w14:paraId="7B633BD5" w14:textId="77777777" w:rsidTr="008134DB">
        <w:trPr>
          <w:jc w:val="center"/>
        </w:trPr>
        <w:tc>
          <w:tcPr>
            <w:tcW w:w="4151" w:type="dxa"/>
          </w:tcPr>
          <w:p w14:paraId="140BFDC0" w14:textId="7334BE7F" w:rsidR="008134DB" w:rsidRPr="008134DB" w:rsidRDefault="0021267E" w:rsidP="0021267E">
            <w:pPr>
              <w:rPr>
                <w:rFonts w:cs="Arial"/>
                <w:sz w:val="20"/>
              </w:rPr>
            </w:pPr>
            <w:r>
              <w:rPr>
                <w:sz w:val="20"/>
              </w:rPr>
              <w:t>DiasAtrasoOi</w:t>
            </w:r>
            <w:r w:rsidR="008134DB" w:rsidRPr="008134DB">
              <w:rPr>
                <w:sz w:val="20"/>
              </w:rPr>
              <w:t>F</w:t>
            </w:r>
            <w:r>
              <w:rPr>
                <w:sz w:val="20"/>
              </w:rPr>
              <w:t>ibra</w:t>
            </w:r>
          </w:p>
        </w:tc>
        <w:tc>
          <w:tcPr>
            <w:tcW w:w="1656" w:type="dxa"/>
          </w:tcPr>
          <w:p w14:paraId="2B1262C0" w14:textId="5118B12B" w:rsidR="008134DB" w:rsidRPr="008134DB" w:rsidRDefault="008134DB" w:rsidP="008134DB">
            <w:pPr>
              <w:jc w:val="center"/>
              <w:rPr>
                <w:rFonts w:cs="Arial"/>
                <w:sz w:val="20"/>
              </w:rPr>
            </w:pPr>
            <w:r w:rsidRPr="008134DB">
              <w:rPr>
                <w:rFonts w:cs="Arial"/>
                <w:sz w:val="20"/>
              </w:rPr>
              <w:t>Numérico</w:t>
            </w:r>
          </w:p>
        </w:tc>
      </w:tr>
      <w:tr w:rsidR="008134DB" w14:paraId="6E2100FD" w14:textId="77777777" w:rsidTr="008134DB">
        <w:trPr>
          <w:jc w:val="center"/>
        </w:trPr>
        <w:tc>
          <w:tcPr>
            <w:tcW w:w="4151" w:type="dxa"/>
          </w:tcPr>
          <w:p w14:paraId="3281B9A2" w14:textId="38BA662C" w:rsidR="008134DB" w:rsidRPr="008134DB" w:rsidRDefault="008134DB" w:rsidP="0021267E">
            <w:pPr>
              <w:rPr>
                <w:rFonts w:cs="Arial"/>
                <w:sz w:val="20"/>
              </w:rPr>
            </w:pPr>
            <w:r w:rsidRPr="008134DB">
              <w:rPr>
                <w:sz w:val="20"/>
              </w:rPr>
              <w:t>V</w:t>
            </w:r>
            <w:r w:rsidR="0021267E">
              <w:rPr>
                <w:sz w:val="20"/>
              </w:rPr>
              <w:t>alor</w:t>
            </w:r>
            <w:r w:rsidRPr="008134DB">
              <w:rPr>
                <w:sz w:val="20"/>
              </w:rPr>
              <w:t>A</w:t>
            </w:r>
            <w:r w:rsidR="0021267E">
              <w:rPr>
                <w:sz w:val="20"/>
              </w:rPr>
              <w:t>trasado</w:t>
            </w:r>
            <w:r w:rsidRPr="008134DB">
              <w:rPr>
                <w:sz w:val="20"/>
              </w:rPr>
              <w:t>O</w:t>
            </w:r>
            <w:r w:rsidR="0021267E">
              <w:rPr>
                <w:sz w:val="20"/>
              </w:rPr>
              <w:t>i</w:t>
            </w:r>
            <w:r w:rsidRPr="008134DB">
              <w:rPr>
                <w:sz w:val="20"/>
              </w:rPr>
              <w:t>F</w:t>
            </w:r>
            <w:r w:rsidR="0021267E">
              <w:rPr>
                <w:sz w:val="20"/>
              </w:rPr>
              <w:t>ibra</w:t>
            </w:r>
          </w:p>
        </w:tc>
        <w:tc>
          <w:tcPr>
            <w:tcW w:w="1656" w:type="dxa"/>
          </w:tcPr>
          <w:p w14:paraId="35BB510C" w14:textId="3B519670" w:rsidR="008134DB" w:rsidRPr="008134DB" w:rsidRDefault="008134DB" w:rsidP="008134DB">
            <w:pPr>
              <w:jc w:val="center"/>
              <w:rPr>
                <w:rFonts w:cs="Arial"/>
                <w:sz w:val="20"/>
              </w:rPr>
            </w:pPr>
            <w:r w:rsidRPr="008134DB">
              <w:rPr>
                <w:rFonts w:cs="Arial"/>
                <w:sz w:val="20"/>
              </w:rPr>
              <w:t>Numérico</w:t>
            </w:r>
          </w:p>
        </w:tc>
      </w:tr>
      <w:tr w:rsidR="008134DB" w14:paraId="696B7574" w14:textId="77777777" w:rsidTr="008134DB">
        <w:trPr>
          <w:jc w:val="center"/>
        </w:trPr>
        <w:tc>
          <w:tcPr>
            <w:tcW w:w="4151" w:type="dxa"/>
          </w:tcPr>
          <w:p w14:paraId="696E3232" w14:textId="5A37E93B" w:rsidR="008134DB" w:rsidRPr="008134DB" w:rsidRDefault="008134DB" w:rsidP="0021267E">
            <w:pPr>
              <w:rPr>
                <w:rFonts w:cs="Arial"/>
                <w:sz w:val="20"/>
              </w:rPr>
            </w:pPr>
            <w:r w:rsidRPr="008134DB">
              <w:rPr>
                <w:sz w:val="20"/>
              </w:rPr>
              <w:t>M</w:t>
            </w:r>
            <w:r w:rsidR="0021267E">
              <w:rPr>
                <w:sz w:val="20"/>
              </w:rPr>
              <w:t>eio</w:t>
            </w:r>
            <w:r w:rsidRPr="008134DB">
              <w:rPr>
                <w:sz w:val="20"/>
              </w:rPr>
              <w:t>P</w:t>
            </w:r>
            <w:r w:rsidR="0021267E">
              <w:rPr>
                <w:sz w:val="20"/>
              </w:rPr>
              <w:t>agamento</w:t>
            </w:r>
            <w:r w:rsidRPr="008134DB">
              <w:rPr>
                <w:sz w:val="20"/>
              </w:rPr>
              <w:t>TV</w:t>
            </w:r>
          </w:p>
        </w:tc>
        <w:tc>
          <w:tcPr>
            <w:tcW w:w="1656" w:type="dxa"/>
          </w:tcPr>
          <w:p w14:paraId="43889290" w14:textId="4BAAAB36" w:rsidR="008134DB" w:rsidRPr="008134DB" w:rsidRDefault="008134DB" w:rsidP="008134DB">
            <w:pPr>
              <w:jc w:val="center"/>
              <w:rPr>
                <w:rFonts w:cs="Arial"/>
                <w:sz w:val="20"/>
              </w:rPr>
            </w:pPr>
            <w:r w:rsidRPr="008134DB">
              <w:rPr>
                <w:rFonts w:cs="Arial"/>
                <w:sz w:val="20"/>
              </w:rPr>
              <w:t>String</w:t>
            </w:r>
          </w:p>
        </w:tc>
      </w:tr>
      <w:tr w:rsidR="008134DB" w14:paraId="45376C7A" w14:textId="77777777" w:rsidTr="008134DB">
        <w:trPr>
          <w:jc w:val="center"/>
        </w:trPr>
        <w:tc>
          <w:tcPr>
            <w:tcW w:w="4151" w:type="dxa"/>
          </w:tcPr>
          <w:p w14:paraId="408EC510" w14:textId="2931EEB0" w:rsidR="008134DB" w:rsidRPr="008134DB" w:rsidRDefault="008134DB" w:rsidP="0021267E">
            <w:pPr>
              <w:rPr>
                <w:rFonts w:cs="Arial"/>
                <w:sz w:val="20"/>
              </w:rPr>
            </w:pPr>
            <w:r w:rsidRPr="008134DB">
              <w:rPr>
                <w:sz w:val="20"/>
              </w:rPr>
              <w:t>Q</w:t>
            </w:r>
            <w:r w:rsidR="0021267E">
              <w:rPr>
                <w:sz w:val="20"/>
              </w:rPr>
              <w:t>td</w:t>
            </w:r>
            <w:r w:rsidRPr="008134DB">
              <w:rPr>
                <w:sz w:val="20"/>
              </w:rPr>
              <w:t>D</w:t>
            </w:r>
            <w:r w:rsidR="0021267E">
              <w:rPr>
                <w:sz w:val="20"/>
              </w:rPr>
              <w:t>ias</w:t>
            </w:r>
            <w:r w:rsidRPr="008134DB">
              <w:rPr>
                <w:sz w:val="20"/>
              </w:rPr>
              <w:t>A</w:t>
            </w:r>
            <w:r w:rsidR="0021267E">
              <w:rPr>
                <w:sz w:val="20"/>
              </w:rPr>
              <w:t>tivo</w:t>
            </w:r>
            <w:r w:rsidRPr="008134DB">
              <w:rPr>
                <w:sz w:val="20"/>
              </w:rPr>
              <w:t>M</w:t>
            </w:r>
            <w:r w:rsidR="0021267E">
              <w:rPr>
                <w:sz w:val="20"/>
              </w:rPr>
              <w:t>ovel</w:t>
            </w:r>
          </w:p>
        </w:tc>
        <w:tc>
          <w:tcPr>
            <w:tcW w:w="1656" w:type="dxa"/>
          </w:tcPr>
          <w:p w14:paraId="402ACE41" w14:textId="6C90A191" w:rsidR="008134DB" w:rsidRPr="008134DB" w:rsidRDefault="008134DB" w:rsidP="008134DB">
            <w:pPr>
              <w:jc w:val="center"/>
              <w:rPr>
                <w:rFonts w:cs="Arial"/>
                <w:sz w:val="20"/>
              </w:rPr>
            </w:pPr>
            <w:r w:rsidRPr="008134DB">
              <w:rPr>
                <w:rFonts w:cs="Arial"/>
                <w:sz w:val="20"/>
              </w:rPr>
              <w:t>Numérico</w:t>
            </w:r>
          </w:p>
        </w:tc>
      </w:tr>
      <w:tr w:rsidR="008134DB" w14:paraId="51B6F38E" w14:textId="77777777" w:rsidTr="008134DB">
        <w:trPr>
          <w:jc w:val="center"/>
        </w:trPr>
        <w:tc>
          <w:tcPr>
            <w:tcW w:w="4151" w:type="dxa"/>
          </w:tcPr>
          <w:p w14:paraId="7980EC3A" w14:textId="08362FC5" w:rsidR="008134DB" w:rsidRPr="008134DB" w:rsidRDefault="0021267E" w:rsidP="008134DB">
            <w:pPr>
              <w:rPr>
                <w:rFonts w:cs="Arial"/>
                <w:sz w:val="20"/>
              </w:rPr>
            </w:pPr>
            <w:r w:rsidRPr="008134DB">
              <w:rPr>
                <w:rFonts w:cs="Arial"/>
                <w:sz w:val="20"/>
              </w:rPr>
              <w:t>Q</w:t>
            </w:r>
            <w:r>
              <w:rPr>
                <w:rFonts w:cs="Arial"/>
                <w:sz w:val="20"/>
              </w:rPr>
              <w:t>td</w:t>
            </w:r>
            <w:r w:rsidRPr="008134DB">
              <w:rPr>
                <w:rFonts w:cs="Arial"/>
                <w:sz w:val="20"/>
              </w:rPr>
              <w:t>D</w:t>
            </w:r>
            <w:r>
              <w:rPr>
                <w:rFonts w:cs="Arial"/>
                <w:sz w:val="20"/>
              </w:rPr>
              <w:t>ias</w:t>
            </w:r>
            <w:r w:rsidRPr="008134DB">
              <w:rPr>
                <w:rFonts w:cs="Arial"/>
                <w:sz w:val="20"/>
              </w:rPr>
              <w:t>A</w:t>
            </w:r>
            <w:r>
              <w:rPr>
                <w:rFonts w:cs="Arial"/>
                <w:sz w:val="20"/>
              </w:rPr>
              <w:t>tivo</w:t>
            </w:r>
            <w:r w:rsidRPr="008134DB">
              <w:rPr>
                <w:rFonts w:cs="Arial"/>
                <w:sz w:val="20"/>
              </w:rPr>
              <w:t>F</w:t>
            </w:r>
            <w:r>
              <w:rPr>
                <w:rFonts w:cs="Arial"/>
                <w:sz w:val="20"/>
              </w:rPr>
              <w:t>ixa</w:t>
            </w:r>
            <w:r w:rsidRPr="008134DB">
              <w:rPr>
                <w:rFonts w:cs="Arial"/>
                <w:sz w:val="20"/>
              </w:rPr>
              <w:t>F</w:t>
            </w:r>
            <w:r>
              <w:rPr>
                <w:rFonts w:cs="Arial"/>
                <w:sz w:val="20"/>
              </w:rPr>
              <w:t>ibra</w:t>
            </w:r>
            <w:r w:rsidR="008134DB" w:rsidRPr="008134DB">
              <w:rPr>
                <w:sz w:val="20"/>
              </w:rPr>
              <w:t>R1</w:t>
            </w:r>
          </w:p>
        </w:tc>
        <w:tc>
          <w:tcPr>
            <w:tcW w:w="1656" w:type="dxa"/>
          </w:tcPr>
          <w:p w14:paraId="61F366AD" w14:textId="039316C4" w:rsidR="008134DB" w:rsidRPr="008134DB" w:rsidRDefault="008134DB" w:rsidP="008134DB">
            <w:pPr>
              <w:jc w:val="center"/>
              <w:rPr>
                <w:rFonts w:cs="Arial"/>
                <w:sz w:val="20"/>
              </w:rPr>
            </w:pPr>
            <w:r w:rsidRPr="008134DB">
              <w:rPr>
                <w:rFonts w:cs="Arial"/>
                <w:sz w:val="20"/>
              </w:rPr>
              <w:t>Numérico</w:t>
            </w:r>
          </w:p>
        </w:tc>
      </w:tr>
      <w:tr w:rsidR="008134DB" w14:paraId="7A4A3348" w14:textId="77777777" w:rsidTr="008134DB">
        <w:trPr>
          <w:jc w:val="center"/>
        </w:trPr>
        <w:tc>
          <w:tcPr>
            <w:tcW w:w="4151" w:type="dxa"/>
          </w:tcPr>
          <w:p w14:paraId="20C9F6A8" w14:textId="7BD85D69" w:rsidR="008134DB" w:rsidRPr="008134DB" w:rsidRDefault="0021267E" w:rsidP="0021267E">
            <w:pPr>
              <w:rPr>
                <w:rFonts w:cs="Arial"/>
                <w:sz w:val="20"/>
              </w:rPr>
            </w:pPr>
            <w:r w:rsidRPr="008134DB">
              <w:rPr>
                <w:rFonts w:cs="Arial"/>
                <w:sz w:val="20"/>
              </w:rPr>
              <w:t>Q</w:t>
            </w:r>
            <w:r>
              <w:rPr>
                <w:rFonts w:cs="Arial"/>
                <w:sz w:val="20"/>
              </w:rPr>
              <w:t>td</w:t>
            </w:r>
            <w:r w:rsidRPr="008134DB">
              <w:rPr>
                <w:rFonts w:cs="Arial"/>
                <w:sz w:val="20"/>
              </w:rPr>
              <w:t>D</w:t>
            </w:r>
            <w:r>
              <w:rPr>
                <w:rFonts w:cs="Arial"/>
                <w:sz w:val="20"/>
              </w:rPr>
              <w:t>ias</w:t>
            </w:r>
            <w:r w:rsidRPr="008134DB">
              <w:rPr>
                <w:rFonts w:cs="Arial"/>
                <w:sz w:val="20"/>
              </w:rPr>
              <w:t>A</w:t>
            </w:r>
            <w:r>
              <w:rPr>
                <w:rFonts w:cs="Arial"/>
                <w:sz w:val="20"/>
              </w:rPr>
              <w:t>tivo</w:t>
            </w:r>
            <w:r w:rsidRPr="008134DB">
              <w:rPr>
                <w:rFonts w:cs="Arial"/>
                <w:sz w:val="20"/>
              </w:rPr>
              <w:t>F</w:t>
            </w:r>
            <w:r>
              <w:rPr>
                <w:rFonts w:cs="Arial"/>
                <w:sz w:val="20"/>
              </w:rPr>
              <w:t>ixa</w:t>
            </w:r>
            <w:r w:rsidRPr="008134DB">
              <w:rPr>
                <w:rFonts w:cs="Arial"/>
                <w:sz w:val="20"/>
              </w:rPr>
              <w:t>F</w:t>
            </w:r>
            <w:r>
              <w:rPr>
                <w:rFonts w:cs="Arial"/>
                <w:sz w:val="20"/>
              </w:rPr>
              <w:t>ibra</w:t>
            </w:r>
            <w:r w:rsidR="008134DB" w:rsidRPr="008134DB">
              <w:rPr>
                <w:sz w:val="20"/>
              </w:rPr>
              <w:t>R2</w:t>
            </w:r>
          </w:p>
        </w:tc>
        <w:tc>
          <w:tcPr>
            <w:tcW w:w="1656" w:type="dxa"/>
          </w:tcPr>
          <w:p w14:paraId="7F083E47" w14:textId="3CDCFDA6" w:rsidR="008134DB" w:rsidRPr="008134DB" w:rsidRDefault="008134DB" w:rsidP="008134DB">
            <w:pPr>
              <w:jc w:val="center"/>
              <w:rPr>
                <w:rFonts w:cs="Arial"/>
                <w:sz w:val="20"/>
              </w:rPr>
            </w:pPr>
            <w:r w:rsidRPr="008134DB">
              <w:rPr>
                <w:rFonts w:cs="Arial"/>
                <w:sz w:val="20"/>
              </w:rPr>
              <w:t>Numérico</w:t>
            </w:r>
          </w:p>
        </w:tc>
      </w:tr>
      <w:tr w:rsidR="008134DB" w14:paraId="70A3AA0C" w14:textId="77777777" w:rsidTr="008134DB">
        <w:trPr>
          <w:jc w:val="center"/>
        </w:trPr>
        <w:tc>
          <w:tcPr>
            <w:tcW w:w="4151" w:type="dxa"/>
          </w:tcPr>
          <w:p w14:paraId="42DC687C" w14:textId="673A357A" w:rsidR="008134DB" w:rsidRPr="008134DB" w:rsidRDefault="00913945" w:rsidP="00913945">
            <w:pPr>
              <w:rPr>
                <w:rFonts w:cs="Arial"/>
                <w:sz w:val="20"/>
              </w:rPr>
            </w:pPr>
            <w:r w:rsidRPr="008134DB">
              <w:rPr>
                <w:rFonts w:cs="Arial"/>
                <w:sz w:val="20"/>
              </w:rPr>
              <w:t>Q</w:t>
            </w:r>
            <w:r>
              <w:rPr>
                <w:rFonts w:cs="Arial"/>
                <w:sz w:val="20"/>
              </w:rPr>
              <w:t>td</w:t>
            </w:r>
            <w:r w:rsidRPr="008134DB">
              <w:rPr>
                <w:rFonts w:cs="Arial"/>
                <w:sz w:val="20"/>
              </w:rPr>
              <w:t>D</w:t>
            </w:r>
            <w:r>
              <w:rPr>
                <w:rFonts w:cs="Arial"/>
                <w:sz w:val="20"/>
              </w:rPr>
              <w:t>ias</w:t>
            </w:r>
            <w:r w:rsidRPr="008134DB">
              <w:rPr>
                <w:rFonts w:cs="Arial"/>
                <w:sz w:val="20"/>
              </w:rPr>
              <w:t>A</w:t>
            </w:r>
            <w:r>
              <w:rPr>
                <w:rFonts w:cs="Arial"/>
                <w:sz w:val="20"/>
              </w:rPr>
              <w:t>tivo</w:t>
            </w:r>
            <w:r w:rsidRPr="008134DB">
              <w:rPr>
                <w:rFonts w:cs="Arial"/>
                <w:sz w:val="20"/>
              </w:rPr>
              <w:t>F</w:t>
            </w:r>
            <w:r>
              <w:rPr>
                <w:rFonts w:cs="Arial"/>
                <w:sz w:val="20"/>
              </w:rPr>
              <w:t>ixaTV</w:t>
            </w:r>
          </w:p>
        </w:tc>
        <w:tc>
          <w:tcPr>
            <w:tcW w:w="1656" w:type="dxa"/>
          </w:tcPr>
          <w:p w14:paraId="1CA13CBC" w14:textId="04FB95BC" w:rsidR="008134DB" w:rsidRPr="008134DB" w:rsidRDefault="008134DB" w:rsidP="008134DB">
            <w:pPr>
              <w:jc w:val="center"/>
              <w:rPr>
                <w:rFonts w:cs="Arial"/>
                <w:sz w:val="20"/>
              </w:rPr>
            </w:pPr>
            <w:r w:rsidRPr="008134DB">
              <w:rPr>
                <w:rFonts w:cs="Arial"/>
                <w:sz w:val="20"/>
              </w:rPr>
              <w:t>Numérico</w:t>
            </w:r>
          </w:p>
        </w:tc>
      </w:tr>
      <w:tr w:rsidR="008134DB" w14:paraId="5FB7B0BD" w14:textId="77777777" w:rsidTr="008134DB">
        <w:trPr>
          <w:jc w:val="center"/>
        </w:trPr>
        <w:tc>
          <w:tcPr>
            <w:tcW w:w="4151" w:type="dxa"/>
          </w:tcPr>
          <w:p w14:paraId="77EBF1AC" w14:textId="42470C57" w:rsidR="008134DB" w:rsidRPr="008134DB" w:rsidRDefault="008134DB" w:rsidP="00913945">
            <w:pPr>
              <w:rPr>
                <w:rFonts w:cs="Arial"/>
                <w:sz w:val="20"/>
              </w:rPr>
            </w:pPr>
            <w:r w:rsidRPr="008134DB">
              <w:rPr>
                <w:rFonts w:cs="Arial"/>
                <w:sz w:val="20"/>
              </w:rPr>
              <w:t>Q</w:t>
            </w:r>
            <w:r w:rsidR="00913945">
              <w:rPr>
                <w:rFonts w:cs="Arial"/>
                <w:sz w:val="20"/>
              </w:rPr>
              <w:t>td</w:t>
            </w:r>
            <w:r w:rsidRPr="008134DB">
              <w:rPr>
                <w:rFonts w:cs="Arial"/>
                <w:sz w:val="20"/>
              </w:rPr>
              <w:t>D</w:t>
            </w:r>
            <w:r w:rsidR="00913945">
              <w:rPr>
                <w:rFonts w:cs="Arial"/>
                <w:sz w:val="20"/>
              </w:rPr>
              <w:t>ias</w:t>
            </w:r>
            <w:r w:rsidRPr="008134DB">
              <w:rPr>
                <w:rFonts w:cs="Arial"/>
                <w:sz w:val="20"/>
              </w:rPr>
              <w:t>A</w:t>
            </w:r>
            <w:r w:rsidR="00913945">
              <w:rPr>
                <w:rFonts w:cs="Arial"/>
                <w:sz w:val="20"/>
              </w:rPr>
              <w:t>tivo</w:t>
            </w:r>
            <w:r w:rsidRPr="008134DB">
              <w:rPr>
                <w:rFonts w:cs="Arial"/>
                <w:sz w:val="20"/>
              </w:rPr>
              <w:t>F</w:t>
            </w:r>
            <w:r w:rsidR="00913945">
              <w:rPr>
                <w:rFonts w:cs="Arial"/>
                <w:sz w:val="20"/>
              </w:rPr>
              <w:t>ixa</w:t>
            </w:r>
            <w:r w:rsidRPr="008134DB">
              <w:rPr>
                <w:rFonts w:cs="Arial"/>
                <w:sz w:val="20"/>
              </w:rPr>
              <w:t>F</w:t>
            </w:r>
            <w:r w:rsidR="00913945">
              <w:rPr>
                <w:rFonts w:cs="Arial"/>
                <w:sz w:val="20"/>
              </w:rPr>
              <w:t>ibra</w:t>
            </w:r>
          </w:p>
        </w:tc>
        <w:tc>
          <w:tcPr>
            <w:tcW w:w="1656" w:type="dxa"/>
          </w:tcPr>
          <w:p w14:paraId="31A345C0" w14:textId="6EC66201" w:rsidR="008134DB" w:rsidRPr="008134DB" w:rsidRDefault="008134DB" w:rsidP="008134DB">
            <w:pPr>
              <w:jc w:val="center"/>
              <w:rPr>
                <w:rFonts w:cs="Arial"/>
                <w:sz w:val="20"/>
              </w:rPr>
            </w:pPr>
            <w:r w:rsidRPr="008134DB">
              <w:rPr>
                <w:rFonts w:cs="Arial"/>
                <w:sz w:val="20"/>
              </w:rPr>
              <w:t>Numérico</w:t>
            </w:r>
          </w:p>
        </w:tc>
      </w:tr>
    </w:tbl>
    <w:p w14:paraId="115BAA01" w14:textId="77777777" w:rsidR="008D23AF" w:rsidRDefault="008D23AF" w:rsidP="00B4347D">
      <w:pPr>
        <w:rPr>
          <w:rFonts w:cs="Arial"/>
        </w:rPr>
      </w:pPr>
    </w:p>
    <w:p w14:paraId="0BE00407" w14:textId="5708AD15" w:rsidR="008134DB" w:rsidRDefault="008134DB" w:rsidP="008134DB">
      <w:pPr>
        <w:rPr>
          <w:lang w:eastAsia="en-US"/>
        </w:rPr>
      </w:pPr>
      <w:r>
        <w:rPr>
          <w:lang w:eastAsia="en-US"/>
        </w:rPr>
        <w:t xml:space="preserve">Parâmetros de </w:t>
      </w:r>
      <w:r w:rsidR="00702699">
        <w:rPr>
          <w:lang w:eastAsia="en-US"/>
        </w:rPr>
        <w:t>Retorno</w:t>
      </w:r>
      <w:r>
        <w:rPr>
          <w:lang w:eastAsia="en-US"/>
        </w:rPr>
        <w:t>:</w:t>
      </w:r>
    </w:p>
    <w:p w14:paraId="2C072CC1" w14:textId="77777777" w:rsidR="008134DB" w:rsidRDefault="008134DB" w:rsidP="008134DB">
      <w:pPr>
        <w:rPr>
          <w:lang w:eastAsia="en-US"/>
        </w:rPr>
      </w:pPr>
    </w:p>
    <w:tbl>
      <w:tblPr>
        <w:tblStyle w:val="TableGrid"/>
        <w:tblW w:w="0" w:type="auto"/>
        <w:jc w:val="center"/>
        <w:tblLook w:val="04A0" w:firstRow="1" w:lastRow="0" w:firstColumn="1" w:lastColumn="0" w:noHBand="0" w:noVBand="1"/>
      </w:tblPr>
      <w:tblGrid>
        <w:gridCol w:w="4151"/>
        <w:gridCol w:w="1656"/>
      </w:tblGrid>
      <w:tr w:rsidR="008134DB" w14:paraId="2F29C408" w14:textId="77777777" w:rsidTr="00F02345">
        <w:trPr>
          <w:jc w:val="center"/>
        </w:trPr>
        <w:tc>
          <w:tcPr>
            <w:tcW w:w="4151" w:type="dxa"/>
            <w:shd w:val="clear" w:color="auto" w:fill="A6A6A6" w:themeFill="background1" w:themeFillShade="A6"/>
          </w:tcPr>
          <w:p w14:paraId="2A4CA209" w14:textId="77777777" w:rsidR="008134DB" w:rsidRPr="00F02345" w:rsidRDefault="008134DB" w:rsidP="008134DB">
            <w:pPr>
              <w:jc w:val="center"/>
              <w:rPr>
                <w:rFonts w:cs="Arial"/>
                <w:b/>
                <w:sz w:val="20"/>
              </w:rPr>
            </w:pPr>
            <w:r w:rsidRPr="00F02345">
              <w:rPr>
                <w:rFonts w:cs="Arial"/>
                <w:b/>
                <w:sz w:val="20"/>
              </w:rPr>
              <w:t>Campo</w:t>
            </w:r>
          </w:p>
        </w:tc>
        <w:tc>
          <w:tcPr>
            <w:tcW w:w="1656" w:type="dxa"/>
            <w:shd w:val="clear" w:color="auto" w:fill="A6A6A6" w:themeFill="background1" w:themeFillShade="A6"/>
          </w:tcPr>
          <w:p w14:paraId="58F0F667" w14:textId="77777777" w:rsidR="008134DB" w:rsidRPr="00F02345" w:rsidRDefault="008134DB" w:rsidP="008134DB">
            <w:pPr>
              <w:jc w:val="center"/>
              <w:rPr>
                <w:rFonts w:cs="Arial"/>
                <w:b/>
                <w:sz w:val="20"/>
              </w:rPr>
            </w:pPr>
            <w:r w:rsidRPr="00F02345">
              <w:rPr>
                <w:rFonts w:cs="Arial"/>
                <w:b/>
                <w:sz w:val="20"/>
              </w:rPr>
              <w:t>Tipo</w:t>
            </w:r>
          </w:p>
        </w:tc>
      </w:tr>
      <w:tr w:rsidR="008134DB" w14:paraId="32875DD4" w14:textId="77777777" w:rsidTr="008134DB">
        <w:trPr>
          <w:jc w:val="center"/>
        </w:trPr>
        <w:tc>
          <w:tcPr>
            <w:tcW w:w="4151" w:type="dxa"/>
          </w:tcPr>
          <w:p w14:paraId="70522EFC" w14:textId="5B3397D9" w:rsidR="008134DB" w:rsidRPr="008134DB" w:rsidRDefault="008134DB" w:rsidP="0038071A">
            <w:pPr>
              <w:rPr>
                <w:rFonts w:cs="Arial"/>
                <w:sz w:val="20"/>
              </w:rPr>
            </w:pPr>
            <w:r>
              <w:rPr>
                <w:sz w:val="20"/>
              </w:rPr>
              <w:t>P</w:t>
            </w:r>
            <w:r w:rsidR="0038071A">
              <w:rPr>
                <w:sz w:val="20"/>
              </w:rPr>
              <w:t>ontuacao</w:t>
            </w:r>
          </w:p>
        </w:tc>
        <w:tc>
          <w:tcPr>
            <w:tcW w:w="1656" w:type="dxa"/>
          </w:tcPr>
          <w:p w14:paraId="1BE16FB6" w14:textId="1F70E4CC" w:rsidR="008134DB" w:rsidRPr="008134DB" w:rsidRDefault="008134DB" w:rsidP="008134DB">
            <w:pPr>
              <w:jc w:val="center"/>
              <w:rPr>
                <w:rFonts w:cs="Arial"/>
                <w:sz w:val="20"/>
              </w:rPr>
            </w:pPr>
            <w:r>
              <w:rPr>
                <w:rFonts w:cs="Arial"/>
                <w:sz w:val="20"/>
              </w:rPr>
              <w:t>Numérico</w:t>
            </w:r>
          </w:p>
        </w:tc>
      </w:tr>
      <w:tr w:rsidR="008134DB" w14:paraId="3E808935" w14:textId="77777777" w:rsidTr="008134DB">
        <w:trPr>
          <w:jc w:val="center"/>
        </w:trPr>
        <w:tc>
          <w:tcPr>
            <w:tcW w:w="4151" w:type="dxa"/>
          </w:tcPr>
          <w:p w14:paraId="0E275726" w14:textId="12AEE05B" w:rsidR="008134DB" w:rsidRPr="008134DB" w:rsidRDefault="008134DB" w:rsidP="0038071A">
            <w:pPr>
              <w:rPr>
                <w:rFonts w:cs="Arial"/>
                <w:sz w:val="20"/>
              </w:rPr>
            </w:pPr>
            <w:r>
              <w:rPr>
                <w:sz w:val="20"/>
              </w:rPr>
              <w:t>R</w:t>
            </w:r>
            <w:r w:rsidR="0038071A">
              <w:rPr>
                <w:sz w:val="20"/>
              </w:rPr>
              <w:t>ecomendacao</w:t>
            </w:r>
          </w:p>
        </w:tc>
        <w:tc>
          <w:tcPr>
            <w:tcW w:w="1656" w:type="dxa"/>
          </w:tcPr>
          <w:p w14:paraId="16470B13" w14:textId="77777777" w:rsidR="008134DB" w:rsidRPr="008134DB" w:rsidRDefault="008134DB" w:rsidP="008134DB">
            <w:pPr>
              <w:jc w:val="center"/>
              <w:rPr>
                <w:rFonts w:cs="Arial"/>
                <w:sz w:val="20"/>
              </w:rPr>
            </w:pPr>
            <w:r w:rsidRPr="008134DB">
              <w:rPr>
                <w:rFonts w:cs="Arial"/>
                <w:sz w:val="20"/>
              </w:rPr>
              <w:t>String</w:t>
            </w:r>
          </w:p>
        </w:tc>
      </w:tr>
      <w:tr w:rsidR="008134DB" w14:paraId="08E1A69E" w14:textId="77777777" w:rsidTr="008134DB">
        <w:trPr>
          <w:jc w:val="center"/>
        </w:trPr>
        <w:tc>
          <w:tcPr>
            <w:tcW w:w="4151" w:type="dxa"/>
          </w:tcPr>
          <w:p w14:paraId="641C7DA9" w14:textId="221088FB" w:rsidR="008134DB" w:rsidRPr="008134DB" w:rsidRDefault="008134DB" w:rsidP="0038071A">
            <w:pPr>
              <w:rPr>
                <w:rFonts w:cs="Arial"/>
                <w:sz w:val="20"/>
              </w:rPr>
            </w:pPr>
            <w:r>
              <w:rPr>
                <w:sz w:val="20"/>
              </w:rPr>
              <w:t>N</w:t>
            </w:r>
            <w:r w:rsidR="0038071A">
              <w:rPr>
                <w:sz w:val="20"/>
              </w:rPr>
              <w:t>um</w:t>
            </w:r>
            <w:r>
              <w:rPr>
                <w:sz w:val="20"/>
              </w:rPr>
              <w:t>P</w:t>
            </w:r>
            <w:r w:rsidR="0038071A">
              <w:rPr>
                <w:sz w:val="20"/>
              </w:rPr>
              <w:t>roposta</w:t>
            </w:r>
          </w:p>
        </w:tc>
        <w:tc>
          <w:tcPr>
            <w:tcW w:w="1656" w:type="dxa"/>
          </w:tcPr>
          <w:p w14:paraId="340D9A35" w14:textId="77777777" w:rsidR="008134DB" w:rsidRPr="008134DB" w:rsidRDefault="008134DB" w:rsidP="008134DB">
            <w:pPr>
              <w:jc w:val="center"/>
              <w:rPr>
                <w:rFonts w:cs="Arial"/>
                <w:sz w:val="20"/>
              </w:rPr>
            </w:pPr>
            <w:r w:rsidRPr="008134DB">
              <w:rPr>
                <w:rFonts w:cs="Arial"/>
                <w:sz w:val="20"/>
              </w:rPr>
              <w:t>String</w:t>
            </w:r>
          </w:p>
        </w:tc>
      </w:tr>
      <w:tr w:rsidR="008134DB" w14:paraId="7BAAB03C" w14:textId="77777777" w:rsidTr="008134DB">
        <w:trPr>
          <w:jc w:val="center"/>
        </w:trPr>
        <w:tc>
          <w:tcPr>
            <w:tcW w:w="4151" w:type="dxa"/>
          </w:tcPr>
          <w:p w14:paraId="53C1BA30" w14:textId="28609099" w:rsidR="008134DB" w:rsidRPr="008134DB" w:rsidRDefault="008134DB" w:rsidP="0038071A">
            <w:pPr>
              <w:rPr>
                <w:rFonts w:cs="Arial"/>
                <w:sz w:val="20"/>
              </w:rPr>
            </w:pPr>
            <w:r>
              <w:rPr>
                <w:sz w:val="20"/>
              </w:rPr>
              <w:t>C</w:t>
            </w:r>
            <w:r w:rsidR="0038071A">
              <w:rPr>
                <w:sz w:val="20"/>
              </w:rPr>
              <w:t>pf</w:t>
            </w:r>
            <w:r>
              <w:rPr>
                <w:sz w:val="20"/>
              </w:rPr>
              <w:t>C</w:t>
            </w:r>
            <w:r w:rsidR="0038071A">
              <w:rPr>
                <w:sz w:val="20"/>
              </w:rPr>
              <w:t>npj</w:t>
            </w:r>
          </w:p>
        </w:tc>
        <w:tc>
          <w:tcPr>
            <w:tcW w:w="1656" w:type="dxa"/>
          </w:tcPr>
          <w:p w14:paraId="4A10A585" w14:textId="77777777" w:rsidR="008134DB" w:rsidRPr="008134DB" w:rsidRDefault="008134DB" w:rsidP="008134DB">
            <w:pPr>
              <w:jc w:val="center"/>
              <w:rPr>
                <w:rFonts w:cs="Arial"/>
                <w:sz w:val="20"/>
              </w:rPr>
            </w:pPr>
            <w:r w:rsidRPr="008134DB">
              <w:rPr>
                <w:rFonts w:cs="Arial"/>
                <w:sz w:val="20"/>
              </w:rPr>
              <w:t>String</w:t>
            </w:r>
          </w:p>
        </w:tc>
      </w:tr>
      <w:tr w:rsidR="008134DB" w14:paraId="64F0C634" w14:textId="77777777" w:rsidTr="008134DB">
        <w:trPr>
          <w:jc w:val="center"/>
        </w:trPr>
        <w:tc>
          <w:tcPr>
            <w:tcW w:w="4151" w:type="dxa"/>
          </w:tcPr>
          <w:p w14:paraId="67D45DD8" w14:textId="148DD17D" w:rsidR="008134DB" w:rsidRDefault="008134DB" w:rsidP="0038071A">
            <w:pPr>
              <w:rPr>
                <w:sz w:val="20"/>
              </w:rPr>
            </w:pPr>
            <w:r>
              <w:rPr>
                <w:sz w:val="20"/>
              </w:rPr>
              <w:t>F</w:t>
            </w:r>
            <w:r w:rsidR="0038071A">
              <w:rPr>
                <w:sz w:val="20"/>
              </w:rPr>
              <w:t>lag</w:t>
            </w:r>
            <w:r>
              <w:rPr>
                <w:sz w:val="20"/>
              </w:rPr>
              <w:t>P</w:t>
            </w:r>
            <w:r w:rsidR="0038071A">
              <w:rPr>
                <w:sz w:val="20"/>
              </w:rPr>
              <w:t>repago</w:t>
            </w:r>
          </w:p>
        </w:tc>
        <w:tc>
          <w:tcPr>
            <w:tcW w:w="1656" w:type="dxa"/>
          </w:tcPr>
          <w:p w14:paraId="5921135D" w14:textId="39A76C10" w:rsidR="008134DB" w:rsidRPr="008134DB" w:rsidRDefault="008134DB" w:rsidP="008134DB">
            <w:pPr>
              <w:jc w:val="center"/>
              <w:rPr>
                <w:rFonts w:cs="Arial"/>
                <w:sz w:val="20"/>
              </w:rPr>
            </w:pPr>
            <w:r>
              <w:rPr>
                <w:rFonts w:cs="Arial"/>
                <w:sz w:val="20"/>
              </w:rPr>
              <w:t>String</w:t>
            </w:r>
          </w:p>
        </w:tc>
      </w:tr>
      <w:tr w:rsidR="008134DB" w14:paraId="31B03E30" w14:textId="77777777" w:rsidTr="008134DB">
        <w:trPr>
          <w:jc w:val="center"/>
        </w:trPr>
        <w:tc>
          <w:tcPr>
            <w:tcW w:w="4151" w:type="dxa"/>
          </w:tcPr>
          <w:p w14:paraId="2297E920" w14:textId="137CDF31" w:rsidR="008134DB" w:rsidRDefault="008134DB" w:rsidP="0038071A">
            <w:pPr>
              <w:rPr>
                <w:sz w:val="20"/>
              </w:rPr>
            </w:pPr>
            <w:r>
              <w:rPr>
                <w:sz w:val="20"/>
              </w:rPr>
              <w:t>V</w:t>
            </w:r>
            <w:r w:rsidR="0038071A">
              <w:rPr>
                <w:sz w:val="20"/>
              </w:rPr>
              <w:t>alor</w:t>
            </w:r>
            <w:r>
              <w:rPr>
                <w:sz w:val="20"/>
              </w:rPr>
              <w:t>M</w:t>
            </w:r>
            <w:r w:rsidR="0038071A">
              <w:rPr>
                <w:sz w:val="20"/>
              </w:rPr>
              <w:t>edio</w:t>
            </w:r>
            <w:r>
              <w:rPr>
                <w:sz w:val="20"/>
              </w:rPr>
              <w:t>R</w:t>
            </w:r>
            <w:r w:rsidR="0038071A">
              <w:rPr>
                <w:sz w:val="20"/>
              </w:rPr>
              <w:t>ecarga</w:t>
            </w:r>
          </w:p>
        </w:tc>
        <w:tc>
          <w:tcPr>
            <w:tcW w:w="1656" w:type="dxa"/>
          </w:tcPr>
          <w:p w14:paraId="38D72B98" w14:textId="2311CBAF" w:rsidR="008134DB" w:rsidRPr="008134DB" w:rsidRDefault="008134DB" w:rsidP="008134DB">
            <w:pPr>
              <w:jc w:val="center"/>
              <w:rPr>
                <w:rFonts w:cs="Arial"/>
                <w:sz w:val="20"/>
              </w:rPr>
            </w:pPr>
            <w:r>
              <w:rPr>
                <w:rFonts w:cs="Arial"/>
                <w:sz w:val="20"/>
              </w:rPr>
              <w:t>Numérico</w:t>
            </w:r>
          </w:p>
        </w:tc>
      </w:tr>
      <w:tr w:rsidR="008134DB" w14:paraId="13C7BE3C" w14:textId="77777777" w:rsidTr="008134DB">
        <w:trPr>
          <w:jc w:val="center"/>
        </w:trPr>
        <w:tc>
          <w:tcPr>
            <w:tcW w:w="4151" w:type="dxa"/>
          </w:tcPr>
          <w:p w14:paraId="2E935ED3" w14:textId="0F4969A7" w:rsidR="008134DB" w:rsidRDefault="008134DB" w:rsidP="0038071A">
            <w:pPr>
              <w:rPr>
                <w:sz w:val="20"/>
              </w:rPr>
            </w:pPr>
            <w:r>
              <w:rPr>
                <w:sz w:val="20"/>
              </w:rPr>
              <w:t>C</w:t>
            </w:r>
            <w:r w:rsidR="0038071A">
              <w:rPr>
                <w:sz w:val="20"/>
              </w:rPr>
              <w:t>odigo</w:t>
            </w:r>
            <w:r>
              <w:rPr>
                <w:sz w:val="20"/>
              </w:rPr>
              <w:t>R</w:t>
            </w:r>
            <w:r w:rsidR="0038071A">
              <w:rPr>
                <w:sz w:val="20"/>
              </w:rPr>
              <w:t>etorno</w:t>
            </w:r>
          </w:p>
        </w:tc>
        <w:tc>
          <w:tcPr>
            <w:tcW w:w="1656" w:type="dxa"/>
          </w:tcPr>
          <w:p w14:paraId="66A99BB8" w14:textId="149781C6" w:rsidR="008134DB" w:rsidRPr="008134DB" w:rsidRDefault="00BE6137" w:rsidP="008134DB">
            <w:pPr>
              <w:jc w:val="center"/>
              <w:rPr>
                <w:rFonts w:cs="Arial"/>
                <w:sz w:val="20"/>
              </w:rPr>
            </w:pPr>
            <w:r>
              <w:rPr>
                <w:rFonts w:cs="Arial"/>
                <w:sz w:val="20"/>
              </w:rPr>
              <w:t>Numérico</w:t>
            </w:r>
          </w:p>
        </w:tc>
      </w:tr>
    </w:tbl>
    <w:p w14:paraId="2A162231" w14:textId="4B72248A" w:rsidR="00E926B9" w:rsidRDefault="00E926B9" w:rsidP="00E926B9">
      <w:pPr>
        <w:rPr>
          <w:rFonts w:cs="Arial"/>
        </w:rPr>
      </w:pPr>
    </w:p>
    <w:p w14:paraId="45BB8A70" w14:textId="6E2BAE68" w:rsidR="00E926B9" w:rsidRDefault="00F02345" w:rsidP="00224891">
      <w:pPr>
        <w:rPr>
          <w:rFonts w:cs="Arial"/>
        </w:rPr>
      </w:pPr>
      <w:r>
        <w:rPr>
          <w:rFonts w:cs="Arial"/>
        </w:rPr>
        <w:t xml:space="preserve">Os códigos de retorno possíveis </w:t>
      </w:r>
      <w:r w:rsidR="00702699">
        <w:rPr>
          <w:rFonts w:cs="Arial"/>
        </w:rPr>
        <w:t>para este serviço</w:t>
      </w:r>
      <w:r>
        <w:rPr>
          <w:rFonts w:cs="Arial"/>
        </w:rPr>
        <w:t xml:space="preserve"> são os seguintes:</w:t>
      </w:r>
    </w:p>
    <w:p w14:paraId="7C524720" w14:textId="77777777" w:rsidR="00F02345" w:rsidRDefault="00F02345" w:rsidP="00224891">
      <w:pPr>
        <w:rPr>
          <w:rFonts w:cs="Arial"/>
        </w:rPr>
      </w:pPr>
    </w:p>
    <w:tbl>
      <w:tblPr>
        <w:tblStyle w:val="TableGrid"/>
        <w:tblW w:w="0" w:type="auto"/>
        <w:jc w:val="center"/>
        <w:tblLook w:val="04A0" w:firstRow="1" w:lastRow="0" w:firstColumn="1" w:lastColumn="0" w:noHBand="0" w:noVBand="1"/>
      </w:tblPr>
      <w:tblGrid>
        <w:gridCol w:w="1016"/>
        <w:gridCol w:w="4819"/>
      </w:tblGrid>
      <w:tr w:rsidR="00F02345" w:rsidRPr="00F02345" w14:paraId="6AD449FD" w14:textId="77777777" w:rsidTr="008305C3">
        <w:trPr>
          <w:jc w:val="center"/>
        </w:trPr>
        <w:tc>
          <w:tcPr>
            <w:tcW w:w="1016" w:type="dxa"/>
            <w:shd w:val="clear" w:color="auto" w:fill="A6A6A6" w:themeFill="background1" w:themeFillShade="A6"/>
          </w:tcPr>
          <w:p w14:paraId="23EEBA69" w14:textId="20B674D4" w:rsidR="00F02345" w:rsidRPr="00F02345" w:rsidRDefault="00F02345" w:rsidP="00913945">
            <w:pPr>
              <w:jc w:val="center"/>
              <w:rPr>
                <w:rFonts w:cs="Arial"/>
                <w:b/>
                <w:sz w:val="20"/>
              </w:rPr>
            </w:pPr>
            <w:r>
              <w:rPr>
                <w:rFonts w:cs="Arial"/>
                <w:b/>
                <w:sz w:val="20"/>
              </w:rPr>
              <w:t>Código</w:t>
            </w:r>
          </w:p>
        </w:tc>
        <w:tc>
          <w:tcPr>
            <w:tcW w:w="4819" w:type="dxa"/>
            <w:shd w:val="clear" w:color="auto" w:fill="A6A6A6" w:themeFill="background1" w:themeFillShade="A6"/>
          </w:tcPr>
          <w:p w14:paraId="18720FC9" w14:textId="06A57C2F" w:rsidR="00F02345" w:rsidRPr="00F02345" w:rsidRDefault="00F02345" w:rsidP="00913945">
            <w:pPr>
              <w:jc w:val="center"/>
              <w:rPr>
                <w:rFonts w:cs="Arial"/>
                <w:b/>
                <w:sz w:val="20"/>
              </w:rPr>
            </w:pPr>
            <w:r>
              <w:rPr>
                <w:rFonts w:cs="Arial"/>
                <w:b/>
                <w:sz w:val="20"/>
              </w:rPr>
              <w:t>Descrição</w:t>
            </w:r>
          </w:p>
        </w:tc>
      </w:tr>
      <w:tr w:rsidR="00F02345" w:rsidRPr="008134DB" w14:paraId="44335B10" w14:textId="77777777" w:rsidTr="008305C3">
        <w:trPr>
          <w:jc w:val="center"/>
        </w:trPr>
        <w:tc>
          <w:tcPr>
            <w:tcW w:w="1016" w:type="dxa"/>
          </w:tcPr>
          <w:p w14:paraId="6D27630C" w14:textId="61CF6CF8" w:rsidR="00F02345" w:rsidRPr="008134DB" w:rsidRDefault="008305C3" w:rsidP="008305C3">
            <w:pPr>
              <w:jc w:val="center"/>
              <w:rPr>
                <w:rFonts w:cs="Arial"/>
                <w:sz w:val="20"/>
              </w:rPr>
            </w:pPr>
            <w:r>
              <w:rPr>
                <w:sz w:val="20"/>
              </w:rPr>
              <w:t>0</w:t>
            </w:r>
          </w:p>
        </w:tc>
        <w:tc>
          <w:tcPr>
            <w:tcW w:w="4819" w:type="dxa"/>
          </w:tcPr>
          <w:p w14:paraId="1B0FB22E" w14:textId="7F5A16B6" w:rsidR="00F02345" w:rsidRPr="008134DB" w:rsidRDefault="008305C3" w:rsidP="00F02345">
            <w:pPr>
              <w:jc w:val="left"/>
              <w:rPr>
                <w:rFonts w:cs="Arial"/>
                <w:sz w:val="20"/>
              </w:rPr>
            </w:pPr>
            <w:r>
              <w:rPr>
                <w:rFonts w:cs="Arial"/>
                <w:sz w:val="20"/>
              </w:rPr>
              <w:t>Análise realizada com sucesso</w:t>
            </w:r>
          </w:p>
        </w:tc>
      </w:tr>
      <w:tr w:rsidR="008305C3" w:rsidRPr="008134DB" w14:paraId="4BEE05F3" w14:textId="77777777" w:rsidTr="008305C3">
        <w:trPr>
          <w:jc w:val="center"/>
        </w:trPr>
        <w:tc>
          <w:tcPr>
            <w:tcW w:w="1016" w:type="dxa"/>
          </w:tcPr>
          <w:p w14:paraId="75BFD557" w14:textId="6D94567C" w:rsidR="008305C3" w:rsidRDefault="008305C3" w:rsidP="008305C3">
            <w:pPr>
              <w:jc w:val="center"/>
              <w:rPr>
                <w:sz w:val="20"/>
              </w:rPr>
            </w:pPr>
            <w:r>
              <w:rPr>
                <w:sz w:val="20"/>
              </w:rPr>
              <w:t>1</w:t>
            </w:r>
          </w:p>
        </w:tc>
        <w:tc>
          <w:tcPr>
            <w:tcW w:w="4819" w:type="dxa"/>
          </w:tcPr>
          <w:p w14:paraId="5B6850BB" w14:textId="63D00E32" w:rsidR="008305C3" w:rsidRDefault="008305C3" w:rsidP="00F02345">
            <w:pPr>
              <w:jc w:val="left"/>
              <w:rPr>
                <w:rFonts w:cs="Arial"/>
                <w:sz w:val="20"/>
              </w:rPr>
            </w:pPr>
            <w:r>
              <w:rPr>
                <w:rFonts w:cs="Arial"/>
                <w:sz w:val="20"/>
              </w:rPr>
              <w:t>Erro nos campos de entrada</w:t>
            </w:r>
          </w:p>
        </w:tc>
      </w:tr>
      <w:tr w:rsidR="00F02345" w:rsidRPr="008134DB" w14:paraId="4B6B09DB" w14:textId="77777777" w:rsidTr="008305C3">
        <w:trPr>
          <w:jc w:val="center"/>
        </w:trPr>
        <w:tc>
          <w:tcPr>
            <w:tcW w:w="1016" w:type="dxa"/>
          </w:tcPr>
          <w:p w14:paraId="0139522D" w14:textId="33C948DE" w:rsidR="00F02345" w:rsidRPr="008134DB" w:rsidRDefault="00F02345" w:rsidP="008305C3">
            <w:pPr>
              <w:jc w:val="center"/>
              <w:rPr>
                <w:rFonts w:cs="Arial"/>
                <w:sz w:val="20"/>
              </w:rPr>
            </w:pPr>
            <w:r>
              <w:rPr>
                <w:sz w:val="20"/>
              </w:rPr>
              <w:t>2</w:t>
            </w:r>
          </w:p>
        </w:tc>
        <w:tc>
          <w:tcPr>
            <w:tcW w:w="4819" w:type="dxa"/>
          </w:tcPr>
          <w:p w14:paraId="0F124844" w14:textId="65C99924" w:rsidR="00F02345" w:rsidRPr="008134DB" w:rsidRDefault="008305C3" w:rsidP="00F02345">
            <w:pPr>
              <w:jc w:val="left"/>
              <w:rPr>
                <w:rFonts w:cs="Arial"/>
                <w:sz w:val="20"/>
              </w:rPr>
            </w:pPr>
            <w:r>
              <w:rPr>
                <w:rFonts w:cs="Arial"/>
                <w:sz w:val="20"/>
              </w:rPr>
              <w:t>Erro no processamento do FMS</w:t>
            </w:r>
          </w:p>
        </w:tc>
      </w:tr>
    </w:tbl>
    <w:p w14:paraId="6926109F" w14:textId="77777777" w:rsidR="00F02345" w:rsidRDefault="00F02345" w:rsidP="00224891">
      <w:pPr>
        <w:rPr>
          <w:rFonts w:cs="Arial"/>
        </w:rPr>
      </w:pPr>
    </w:p>
    <w:p w14:paraId="17D64F23" w14:textId="77777777" w:rsidR="00702699" w:rsidRDefault="00702699" w:rsidP="00224891">
      <w:pPr>
        <w:rPr>
          <w:rFonts w:cs="Arial"/>
        </w:rPr>
      </w:pPr>
    </w:p>
    <w:p w14:paraId="72FC7848" w14:textId="3AA2D9B9" w:rsidR="00B4347D" w:rsidRDefault="00B4347D" w:rsidP="00955CB3">
      <w:pPr>
        <w:pStyle w:val="Heading4"/>
        <w:numPr>
          <w:ilvl w:val="3"/>
          <w:numId w:val="8"/>
        </w:numPr>
      </w:pPr>
      <w:bookmarkStart w:id="16" w:name="_Toc506564546"/>
      <w:r w:rsidRPr="00463671">
        <w:t>RGN0</w:t>
      </w:r>
      <w:r>
        <w:t>6</w:t>
      </w:r>
      <w:r w:rsidRPr="00153785">
        <w:t xml:space="preserve"> – </w:t>
      </w:r>
      <w:r w:rsidR="008D23AF">
        <w:t>Atualização de status de proposta</w:t>
      </w:r>
      <w:bookmarkEnd w:id="16"/>
    </w:p>
    <w:p w14:paraId="5A9F5219" w14:textId="77777777" w:rsidR="00B4347D" w:rsidRDefault="00B4347D" w:rsidP="00B4347D">
      <w:pPr>
        <w:rPr>
          <w:lang w:eastAsia="en-US"/>
        </w:rPr>
      </w:pPr>
    </w:p>
    <w:p w14:paraId="2D1D714F" w14:textId="3F23D793" w:rsidR="00B4347D" w:rsidRDefault="00B4347D" w:rsidP="00B4347D">
      <w:pPr>
        <w:rPr>
          <w:lang w:eastAsia="en-US"/>
        </w:rPr>
      </w:pPr>
      <w:r w:rsidRPr="00B4347D">
        <w:rPr>
          <w:lang w:eastAsia="en-US"/>
        </w:rPr>
        <w:t>As propostas aprovadas ou negadas automaticamente pelo fluxo de analise de crédito, deverão refletir o status da ação da propostas no CRM. As propostas canceladas e/ou aprovadas pelo fluxo automático do sistema de crédito deverão ser direcionadas para o sistema de fraude, com status da decisão para futuras analises, tratativas e/ou relatórios gerenciais.</w:t>
      </w:r>
    </w:p>
    <w:p w14:paraId="5D90B093" w14:textId="77777777" w:rsidR="00B4347D" w:rsidRDefault="00B4347D" w:rsidP="00B4347D">
      <w:pPr>
        <w:rPr>
          <w:lang w:eastAsia="en-US"/>
        </w:rPr>
      </w:pPr>
    </w:p>
    <w:p w14:paraId="6FC77AA8" w14:textId="12D2DF2E" w:rsidR="00952E72" w:rsidRDefault="00B4347D" w:rsidP="00B4347D">
      <w:pPr>
        <w:rPr>
          <w:rFonts w:cs="Arial"/>
        </w:rPr>
      </w:pPr>
      <w:r>
        <w:rPr>
          <w:lang w:eastAsia="en-US"/>
        </w:rPr>
        <w:t>Este requisito deverá ser detalhado pela fábrica responsável pelo sistema de crédito.</w:t>
      </w:r>
    </w:p>
    <w:p w14:paraId="3470CDFE" w14:textId="77777777" w:rsidR="00B4347D" w:rsidRDefault="00B4347D" w:rsidP="00224891">
      <w:pPr>
        <w:rPr>
          <w:rFonts w:cs="Arial"/>
        </w:rPr>
      </w:pPr>
    </w:p>
    <w:p w14:paraId="6318D0D1" w14:textId="5DDFB1F3" w:rsidR="0039140F" w:rsidRDefault="0039140F" w:rsidP="00955CB3">
      <w:pPr>
        <w:pStyle w:val="Heading4"/>
        <w:numPr>
          <w:ilvl w:val="3"/>
          <w:numId w:val="8"/>
        </w:numPr>
      </w:pPr>
      <w:bookmarkStart w:id="17" w:name="_Toc506564547"/>
      <w:r w:rsidRPr="00463671">
        <w:t>RGN0</w:t>
      </w:r>
      <w:r>
        <w:t>7</w:t>
      </w:r>
      <w:r w:rsidRPr="00153785">
        <w:t xml:space="preserve"> – </w:t>
      </w:r>
      <w:r w:rsidR="005F4AFF">
        <w:t>Criação de casos no FMS</w:t>
      </w:r>
      <w:bookmarkEnd w:id="17"/>
    </w:p>
    <w:p w14:paraId="4A0FC1FC" w14:textId="77777777" w:rsidR="0039140F" w:rsidRDefault="0039140F" w:rsidP="0039140F">
      <w:pPr>
        <w:rPr>
          <w:lang w:eastAsia="en-US"/>
        </w:rPr>
      </w:pPr>
    </w:p>
    <w:p w14:paraId="17770743" w14:textId="26E3EBB5" w:rsidR="0039140F" w:rsidRDefault="0039140F" w:rsidP="0039140F">
      <w:pPr>
        <w:rPr>
          <w:lang w:eastAsia="en-US"/>
        </w:rPr>
      </w:pPr>
      <w:r w:rsidRPr="0039140F">
        <w:rPr>
          <w:lang w:eastAsia="en-US"/>
        </w:rPr>
        <w:t>As propostas que estiverem com status (RR) "Derivada", pelo sistema de crédito, deverão gerar um caso no novo sistema de Fraude, para que seja tratado a proposta no Novo Sistema de Fraude. As propostas que forem aprovadas ou negadas no sistema de fraude, após a analise humana, devolverão o status para o sistema de crédito, que irá enviar o cancelamento ou a aprovação da proposta para o CRM.</w:t>
      </w:r>
    </w:p>
    <w:p w14:paraId="69BA9F33" w14:textId="77777777" w:rsidR="005F4AFF" w:rsidRDefault="005F4AFF" w:rsidP="0039140F">
      <w:pPr>
        <w:rPr>
          <w:lang w:eastAsia="en-US"/>
        </w:rPr>
      </w:pPr>
    </w:p>
    <w:p w14:paraId="29FB215A" w14:textId="1F6D53B1" w:rsidR="00702699" w:rsidRDefault="00702699" w:rsidP="00702699">
      <w:pPr>
        <w:rPr>
          <w:lang w:eastAsia="en-US"/>
        </w:rPr>
      </w:pPr>
      <w:r>
        <w:rPr>
          <w:lang w:eastAsia="en-US"/>
        </w:rPr>
        <w:t>O Transact deverá invocar um serviço do RAID FMS para que seja feita a criação dos casos de análise. A definição deste serviço é a seguinte:</w:t>
      </w:r>
    </w:p>
    <w:p w14:paraId="223B39C3" w14:textId="77777777" w:rsidR="00702699" w:rsidRDefault="00702699" w:rsidP="00702699">
      <w:pPr>
        <w:rPr>
          <w:lang w:eastAsia="en-US"/>
        </w:rPr>
      </w:pPr>
    </w:p>
    <w:p w14:paraId="5523ACEE" w14:textId="77777777" w:rsidR="00702699" w:rsidRDefault="00702699" w:rsidP="00702699">
      <w:pPr>
        <w:rPr>
          <w:lang w:eastAsia="en-US"/>
        </w:rPr>
      </w:pPr>
      <w:r>
        <w:rPr>
          <w:lang w:eastAsia="en-US"/>
        </w:rPr>
        <w:t>URL: TBD</w:t>
      </w:r>
    </w:p>
    <w:p w14:paraId="54ADFE0D" w14:textId="77777777" w:rsidR="00702699" w:rsidRDefault="00702699" w:rsidP="00702699">
      <w:pPr>
        <w:rPr>
          <w:lang w:eastAsia="en-US"/>
        </w:rPr>
      </w:pPr>
      <w:r>
        <w:rPr>
          <w:lang w:eastAsia="en-US"/>
        </w:rPr>
        <w:t>Protocolo: REST</w:t>
      </w:r>
    </w:p>
    <w:p w14:paraId="31F81F87" w14:textId="77777777" w:rsidR="00702699" w:rsidRDefault="00702699" w:rsidP="00702699">
      <w:pPr>
        <w:rPr>
          <w:lang w:eastAsia="en-US"/>
        </w:rPr>
      </w:pPr>
      <w:r>
        <w:rPr>
          <w:lang w:eastAsia="en-US"/>
        </w:rPr>
        <w:t>Método: Síncrono</w:t>
      </w:r>
    </w:p>
    <w:p w14:paraId="16DE399D" w14:textId="29CC245E" w:rsidR="00702699" w:rsidRDefault="00702699" w:rsidP="00702699">
      <w:pPr>
        <w:rPr>
          <w:lang w:eastAsia="en-US"/>
        </w:rPr>
      </w:pPr>
      <w:r>
        <w:rPr>
          <w:lang w:eastAsia="en-US"/>
        </w:rPr>
        <w:t>Nome: DerivacaoProposta</w:t>
      </w:r>
    </w:p>
    <w:p w14:paraId="6654FF05" w14:textId="77777777" w:rsidR="00702699" w:rsidRDefault="00702699" w:rsidP="00702699">
      <w:pPr>
        <w:rPr>
          <w:lang w:eastAsia="en-US"/>
        </w:rPr>
      </w:pPr>
      <w:r>
        <w:rPr>
          <w:lang w:eastAsia="en-US"/>
        </w:rPr>
        <w:t>Parâmetros de Entrada:</w:t>
      </w:r>
    </w:p>
    <w:p w14:paraId="65C84B7D" w14:textId="77777777" w:rsidR="00702699" w:rsidRDefault="00702699" w:rsidP="00702699">
      <w:pPr>
        <w:rPr>
          <w:lang w:eastAsia="en-US"/>
        </w:rPr>
      </w:pPr>
    </w:p>
    <w:tbl>
      <w:tblPr>
        <w:tblStyle w:val="TableGrid"/>
        <w:tblW w:w="0" w:type="auto"/>
        <w:jc w:val="center"/>
        <w:tblLook w:val="04A0" w:firstRow="1" w:lastRow="0" w:firstColumn="1" w:lastColumn="0" w:noHBand="0" w:noVBand="1"/>
      </w:tblPr>
      <w:tblGrid>
        <w:gridCol w:w="4151"/>
        <w:gridCol w:w="1656"/>
      </w:tblGrid>
      <w:tr w:rsidR="00702699" w14:paraId="2DF7B308" w14:textId="77777777" w:rsidTr="00702699">
        <w:trPr>
          <w:jc w:val="center"/>
        </w:trPr>
        <w:tc>
          <w:tcPr>
            <w:tcW w:w="4151" w:type="dxa"/>
            <w:shd w:val="clear" w:color="auto" w:fill="A6A6A6" w:themeFill="background1" w:themeFillShade="A6"/>
          </w:tcPr>
          <w:p w14:paraId="5004F119" w14:textId="77777777" w:rsidR="00702699" w:rsidRPr="00F02345" w:rsidRDefault="00702699" w:rsidP="00702699">
            <w:pPr>
              <w:jc w:val="center"/>
              <w:rPr>
                <w:rFonts w:cs="Arial"/>
                <w:b/>
                <w:sz w:val="20"/>
              </w:rPr>
            </w:pPr>
            <w:r w:rsidRPr="00F02345">
              <w:rPr>
                <w:rFonts w:cs="Arial"/>
                <w:b/>
                <w:sz w:val="20"/>
              </w:rPr>
              <w:t>Campo</w:t>
            </w:r>
          </w:p>
        </w:tc>
        <w:tc>
          <w:tcPr>
            <w:tcW w:w="1656" w:type="dxa"/>
            <w:shd w:val="clear" w:color="auto" w:fill="A6A6A6" w:themeFill="background1" w:themeFillShade="A6"/>
          </w:tcPr>
          <w:p w14:paraId="68A21B21" w14:textId="77777777" w:rsidR="00702699" w:rsidRPr="00F02345" w:rsidRDefault="00702699" w:rsidP="00702699">
            <w:pPr>
              <w:jc w:val="center"/>
              <w:rPr>
                <w:rFonts w:cs="Arial"/>
                <w:b/>
                <w:sz w:val="20"/>
              </w:rPr>
            </w:pPr>
            <w:r w:rsidRPr="00F02345">
              <w:rPr>
                <w:rFonts w:cs="Arial"/>
                <w:b/>
                <w:sz w:val="20"/>
              </w:rPr>
              <w:t>Tipo</w:t>
            </w:r>
          </w:p>
        </w:tc>
      </w:tr>
      <w:tr w:rsidR="00702699" w14:paraId="62FE133C" w14:textId="77777777" w:rsidTr="00702699">
        <w:trPr>
          <w:jc w:val="center"/>
        </w:trPr>
        <w:tc>
          <w:tcPr>
            <w:tcW w:w="4151" w:type="dxa"/>
          </w:tcPr>
          <w:p w14:paraId="129BFEEB" w14:textId="77777777" w:rsidR="00702699" w:rsidRPr="008134DB" w:rsidRDefault="00702699" w:rsidP="00702699">
            <w:pPr>
              <w:rPr>
                <w:rFonts w:cs="Arial"/>
                <w:sz w:val="20"/>
              </w:rPr>
            </w:pPr>
            <w:r>
              <w:rPr>
                <w:sz w:val="20"/>
              </w:rPr>
              <w:t>CpfCnpj</w:t>
            </w:r>
          </w:p>
        </w:tc>
        <w:tc>
          <w:tcPr>
            <w:tcW w:w="1656" w:type="dxa"/>
          </w:tcPr>
          <w:p w14:paraId="058F3C04" w14:textId="77777777" w:rsidR="00702699" w:rsidRPr="008134DB" w:rsidRDefault="00702699" w:rsidP="00702699">
            <w:pPr>
              <w:jc w:val="center"/>
              <w:rPr>
                <w:rFonts w:cs="Arial"/>
                <w:sz w:val="20"/>
              </w:rPr>
            </w:pPr>
            <w:r w:rsidRPr="008134DB">
              <w:rPr>
                <w:rFonts w:cs="Arial"/>
                <w:sz w:val="20"/>
              </w:rPr>
              <w:t>String</w:t>
            </w:r>
          </w:p>
        </w:tc>
      </w:tr>
      <w:tr w:rsidR="00702699" w14:paraId="021FD8D8" w14:textId="77777777" w:rsidTr="00702699">
        <w:trPr>
          <w:jc w:val="center"/>
        </w:trPr>
        <w:tc>
          <w:tcPr>
            <w:tcW w:w="4151" w:type="dxa"/>
          </w:tcPr>
          <w:p w14:paraId="4834BDF6" w14:textId="1F4D524E" w:rsidR="00702699" w:rsidRPr="008134DB" w:rsidRDefault="00702699" w:rsidP="00702699">
            <w:pPr>
              <w:rPr>
                <w:rFonts w:cs="Arial"/>
                <w:sz w:val="20"/>
              </w:rPr>
            </w:pPr>
            <w:r>
              <w:rPr>
                <w:sz w:val="20"/>
              </w:rPr>
              <w:t>NumProposta</w:t>
            </w:r>
          </w:p>
        </w:tc>
        <w:tc>
          <w:tcPr>
            <w:tcW w:w="1656" w:type="dxa"/>
          </w:tcPr>
          <w:p w14:paraId="2A68660D" w14:textId="77777777" w:rsidR="00702699" w:rsidRPr="008134DB" w:rsidRDefault="00702699" w:rsidP="00702699">
            <w:pPr>
              <w:jc w:val="center"/>
              <w:rPr>
                <w:rFonts w:cs="Arial"/>
                <w:sz w:val="20"/>
              </w:rPr>
            </w:pPr>
            <w:r w:rsidRPr="008134DB">
              <w:rPr>
                <w:rFonts w:cs="Arial"/>
                <w:sz w:val="20"/>
              </w:rPr>
              <w:t>String</w:t>
            </w:r>
          </w:p>
        </w:tc>
      </w:tr>
      <w:tr w:rsidR="00702699" w14:paraId="5C61E2C0" w14:textId="77777777" w:rsidTr="00702699">
        <w:trPr>
          <w:jc w:val="center"/>
        </w:trPr>
        <w:tc>
          <w:tcPr>
            <w:tcW w:w="4151" w:type="dxa"/>
          </w:tcPr>
          <w:p w14:paraId="1ACE7AF6" w14:textId="6D37E559" w:rsidR="00702699" w:rsidRPr="008134DB" w:rsidRDefault="00702699" w:rsidP="00702699">
            <w:pPr>
              <w:rPr>
                <w:rFonts w:cs="Arial"/>
                <w:sz w:val="20"/>
              </w:rPr>
            </w:pPr>
            <w:r>
              <w:rPr>
                <w:sz w:val="20"/>
              </w:rPr>
              <w:t>StatusProposta</w:t>
            </w:r>
          </w:p>
        </w:tc>
        <w:tc>
          <w:tcPr>
            <w:tcW w:w="1656" w:type="dxa"/>
          </w:tcPr>
          <w:p w14:paraId="7E4FF473" w14:textId="77777777" w:rsidR="00702699" w:rsidRPr="008134DB" w:rsidRDefault="00702699" w:rsidP="00702699">
            <w:pPr>
              <w:jc w:val="center"/>
              <w:rPr>
                <w:rFonts w:cs="Arial"/>
                <w:sz w:val="20"/>
              </w:rPr>
            </w:pPr>
            <w:r w:rsidRPr="008134DB">
              <w:rPr>
                <w:rFonts w:cs="Arial"/>
                <w:sz w:val="20"/>
              </w:rPr>
              <w:t>String</w:t>
            </w:r>
          </w:p>
        </w:tc>
      </w:tr>
    </w:tbl>
    <w:p w14:paraId="68EBA6CC" w14:textId="77777777" w:rsidR="00702699" w:rsidRDefault="00702699" w:rsidP="0039140F">
      <w:pPr>
        <w:rPr>
          <w:lang w:eastAsia="en-US"/>
        </w:rPr>
      </w:pPr>
    </w:p>
    <w:p w14:paraId="583FCDEE" w14:textId="77777777" w:rsidR="00702699" w:rsidRDefault="00702699" w:rsidP="00702699">
      <w:pPr>
        <w:rPr>
          <w:lang w:eastAsia="en-US"/>
        </w:rPr>
      </w:pPr>
      <w:r>
        <w:rPr>
          <w:lang w:eastAsia="en-US"/>
        </w:rPr>
        <w:t>Parâmetros de Retorno:</w:t>
      </w:r>
    </w:p>
    <w:p w14:paraId="22CC07CB" w14:textId="77777777" w:rsidR="00702699" w:rsidRDefault="00702699" w:rsidP="00702699">
      <w:pPr>
        <w:rPr>
          <w:lang w:eastAsia="en-US"/>
        </w:rPr>
      </w:pPr>
    </w:p>
    <w:tbl>
      <w:tblPr>
        <w:tblStyle w:val="TableGrid"/>
        <w:tblW w:w="0" w:type="auto"/>
        <w:jc w:val="center"/>
        <w:tblLook w:val="04A0" w:firstRow="1" w:lastRow="0" w:firstColumn="1" w:lastColumn="0" w:noHBand="0" w:noVBand="1"/>
      </w:tblPr>
      <w:tblGrid>
        <w:gridCol w:w="4151"/>
        <w:gridCol w:w="1656"/>
      </w:tblGrid>
      <w:tr w:rsidR="00702699" w14:paraId="1240327F" w14:textId="77777777" w:rsidTr="00702699">
        <w:trPr>
          <w:jc w:val="center"/>
        </w:trPr>
        <w:tc>
          <w:tcPr>
            <w:tcW w:w="4151" w:type="dxa"/>
            <w:shd w:val="clear" w:color="auto" w:fill="A6A6A6" w:themeFill="background1" w:themeFillShade="A6"/>
          </w:tcPr>
          <w:p w14:paraId="0853B28B" w14:textId="77777777" w:rsidR="00702699" w:rsidRPr="00F02345" w:rsidRDefault="00702699" w:rsidP="00702699">
            <w:pPr>
              <w:jc w:val="center"/>
              <w:rPr>
                <w:rFonts w:cs="Arial"/>
                <w:b/>
                <w:sz w:val="20"/>
              </w:rPr>
            </w:pPr>
            <w:r w:rsidRPr="00F02345">
              <w:rPr>
                <w:rFonts w:cs="Arial"/>
                <w:b/>
                <w:sz w:val="20"/>
              </w:rPr>
              <w:t>Campo</w:t>
            </w:r>
          </w:p>
        </w:tc>
        <w:tc>
          <w:tcPr>
            <w:tcW w:w="1656" w:type="dxa"/>
            <w:shd w:val="clear" w:color="auto" w:fill="A6A6A6" w:themeFill="background1" w:themeFillShade="A6"/>
          </w:tcPr>
          <w:p w14:paraId="0DF53007" w14:textId="77777777" w:rsidR="00702699" w:rsidRPr="00F02345" w:rsidRDefault="00702699" w:rsidP="00702699">
            <w:pPr>
              <w:jc w:val="center"/>
              <w:rPr>
                <w:rFonts w:cs="Arial"/>
                <w:b/>
                <w:sz w:val="20"/>
              </w:rPr>
            </w:pPr>
            <w:r w:rsidRPr="00F02345">
              <w:rPr>
                <w:rFonts w:cs="Arial"/>
                <w:b/>
                <w:sz w:val="20"/>
              </w:rPr>
              <w:t>Tipo</w:t>
            </w:r>
          </w:p>
        </w:tc>
      </w:tr>
      <w:tr w:rsidR="0072525A" w14:paraId="13E76A64" w14:textId="77777777" w:rsidTr="00702699">
        <w:trPr>
          <w:jc w:val="center"/>
        </w:trPr>
        <w:tc>
          <w:tcPr>
            <w:tcW w:w="4151" w:type="dxa"/>
          </w:tcPr>
          <w:p w14:paraId="43DDDD38" w14:textId="1BF0BFA6" w:rsidR="0072525A" w:rsidRPr="008134DB" w:rsidRDefault="0072525A" w:rsidP="0072525A">
            <w:pPr>
              <w:rPr>
                <w:rFonts w:cs="Arial"/>
                <w:sz w:val="20"/>
              </w:rPr>
            </w:pPr>
            <w:r>
              <w:rPr>
                <w:sz w:val="20"/>
              </w:rPr>
              <w:t>CpfCnpj</w:t>
            </w:r>
          </w:p>
        </w:tc>
        <w:tc>
          <w:tcPr>
            <w:tcW w:w="1656" w:type="dxa"/>
          </w:tcPr>
          <w:p w14:paraId="317C9831" w14:textId="3C1ECC23" w:rsidR="0072525A" w:rsidRPr="008134DB" w:rsidRDefault="0072525A" w:rsidP="0072525A">
            <w:pPr>
              <w:jc w:val="center"/>
              <w:rPr>
                <w:rFonts w:cs="Arial"/>
                <w:sz w:val="20"/>
              </w:rPr>
            </w:pPr>
            <w:r w:rsidRPr="008134DB">
              <w:rPr>
                <w:rFonts w:cs="Arial"/>
                <w:sz w:val="20"/>
              </w:rPr>
              <w:t>String</w:t>
            </w:r>
          </w:p>
        </w:tc>
      </w:tr>
      <w:tr w:rsidR="0072525A" w14:paraId="67618DD4" w14:textId="77777777" w:rsidTr="00702699">
        <w:trPr>
          <w:jc w:val="center"/>
        </w:trPr>
        <w:tc>
          <w:tcPr>
            <w:tcW w:w="4151" w:type="dxa"/>
          </w:tcPr>
          <w:p w14:paraId="2FE948F5" w14:textId="429699B6" w:rsidR="0072525A" w:rsidRPr="008134DB" w:rsidRDefault="0072525A" w:rsidP="0072525A">
            <w:pPr>
              <w:rPr>
                <w:rFonts w:cs="Arial"/>
                <w:sz w:val="20"/>
              </w:rPr>
            </w:pPr>
            <w:r>
              <w:rPr>
                <w:sz w:val="20"/>
              </w:rPr>
              <w:t>NumProposta</w:t>
            </w:r>
          </w:p>
        </w:tc>
        <w:tc>
          <w:tcPr>
            <w:tcW w:w="1656" w:type="dxa"/>
          </w:tcPr>
          <w:p w14:paraId="23A0B58C" w14:textId="096445C5" w:rsidR="0072525A" w:rsidRPr="008134DB" w:rsidRDefault="0072525A" w:rsidP="0072525A">
            <w:pPr>
              <w:jc w:val="center"/>
              <w:rPr>
                <w:rFonts w:cs="Arial"/>
                <w:sz w:val="20"/>
              </w:rPr>
            </w:pPr>
            <w:r w:rsidRPr="008134DB">
              <w:rPr>
                <w:rFonts w:cs="Arial"/>
                <w:sz w:val="20"/>
              </w:rPr>
              <w:t>String</w:t>
            </w:r>
          </w:p>
        </w:tc>
      </w:tr>
      <w:tr w:rsidR="0072525A" w14:paraId="04451ACF" w14:textId="77777777" w:rsidTr="00702699">
        <w:trPr>
          <w:jc w:val="center"/>
        </w:trPr>
        <w:tc>
          <w:tcPr>
            <w:tcW w:w="4151" w:type="dxa"/>
          </w:tcPr>
          <w:p w14:paraId="248AF348" w14:textId="1E89650D" w:rsidR="0072525A" w:rsidRPr="008134DB" w:rsidRDefault="0072525A" w:rsidP="0072525A">
            <w:pPr>
              <w:rPr>
                <w:rFonts w:cs="Arial"/>
                <w:sz w:val="20"/>
              </w:rPr>
            </w:pPr>
            <w:r>
              <w:rPr>
                <w:sz w:val="20"/>
              </w:rPr>
              <w:t>StatusProposta</w:t>
            </w:r>
          </w:p>
        </w:tc>
        <w:tc>
          <w:tcPr>
            <w:tcW w:w="1656" w:type="dxa"/>
          </w:tcPr>
          <w:p w14:paraId="01A3CEE7" w14:textId="6305B3F8" w:rsidR="0072525A" w:rsidRPr="008134DB" w:rsidRDefault="0072525A" w:rsidP="0072525A">
            <w:pPr>
              <w:jc w:val="center"/>
              <w:rPr>
                <w:rFonts w:cs="Arial"/>
                <w:sz w:val="20"/>
              </w:rPr>
            </w:pPr>
            <w:r w:rsidRPr="008134DB">
              <w:rPr>
                <w:rFonts w:cs="Arial"/>
                <w:sz w:val="20"/>
              </w:rPr>
              <w:t>String</w:t>
            </w:r>
          </w:p>
        </w:tc>
      </w:tr>
      <w:tr w:rsidR="00702699" w14:paraId="609DF228" w14:textId="77777777" w:rsidTr="00702699">
        <w:trPr>
          <w:jc w:val="center"/>
        </w:trPr>
        <w:tc>
          <w:tcPr>
            <w:tcW w:w="4151" w:type="dxa"/>
          </w:tcPr>
          <w:p w14:paraId="60B40DC7" w14:textId="77777777" w:rsidR="00702699" w:rsidRDefault="00702699" w:rsidP="00702699">
            <w:pPr>
              <w:rPr>
                <w:sz w:val="20"/>
              </w:rPr>
            </w:pPr>
            <w:r>
              <w:rPr>
                <w:sz w:val="20"/>
              </w:rPr>
              <w:t>CodigoRetorno</w:t>
            </w:r>
          </w:p>
        </w:tc>
        <w:tc>
          <w:tcPr>
            <w:tcW w:w="1656" w:type="dxa"/>
          </w:tcPr>
          <w:p w14:paraId="76817CCE" w14:textId="77777777" w:rsidR="00702699" w:rsidRPr="008134DB" w:rsidRDefault="00702699" w:rsidP="00702699">
            <w:pPr>
              <w:jc w:val="center"/>
              <w:rPr>
                <w:rFonts w:cs="Arial"/>
                <w:sz w:val="20"/>
              </w:rPr>
            </w:pPr>
            <w:r>
              <w:rPr>
                <w:rFonts w:cs="Arial"/>
                <w:sz w:val="20"/>
              </w:rPr>
              <w:t>Numérico</w:t>
            </w:r>
          </w:p>
        </w:tc>
      </w:tr>
    </w:tbl>
    <w:p w14:paraId="265FC42C" w14:textId="77777777" w:rsidR="00702699" w:rsidRDefault="00702699" w:rsidP="00702699">
      <w:pPr>
        <w:rPr>
          <w:rFonts w:cs="Arial"/>
        </w:rPr>
      </w:pPr>
    </w:p>
    <w:p w14:paraId="42F58514" w14:textId="77777777" w:rsidR="00702699" w:rsidRDefault="00702699" w:rsidP="00702699">
      <w:pPr>
        <w:rPr>
          <w:rFonts w:cs="Arial"/>
        </w:rPr>
      </w:pPr>
      <w:r>
        <w:rPr>
          <w:rFonts w:cs="Arial"/>
        </w:rPr>
        <w:t>Os códigos de retorno possíveis do FMS são os seguintes:</w:t>
      </w:r>
    </w:p>
    <w:p w14:paraId="5FFF39D7" w14:textId="77777777" w:rsidR="00702699" w:rsidRDefault="00702699" w:rsidP="00702699">
      <w:pPr>
        <w:rPr>
          <w:rFonts w:cs="Arial"/>
        </w:rPr>
      </w:pPr>
    </w:p>
    <w:tbl>
      <w:tblPr>
        <w:tblStyle w:val="TableGrid"/>
        <w:tblW w:w="0" w:type="auto"/>
        <w:jc w:val="center"/>
        <w:tblLook w:val="04A0" w:firstRow="1" w:lastRow="0" w:firstColumn="1" w:lastColumn="0" w:noHBand="0" w:noVBand="1"/>
      </w:tblPr>
      <w:tblGrid>
        <w:gridCol w:w="1016"/>
        <w:gridCol w:w="4819"/>
      </w:tblGrid>
      <w:tr w:rsidR="00702699" w:rsidRPr="00F02345" w14:paraId="3BE8F0B6" w14:textId="77777777" w:rsidTr="00702699">
        <w:trPr>
          <w:jc w:val="center"/>
        </w:trPr>
        <w:tc>
          <w:tcPr>
            <w:tcW w:w="1016" w:type="dxa"/>
            <w:shd w:val="clear" w:color="auto" w:fill="A6A6A6" w:themeFill="background1" w:themeFillShade="A6"/>
          </w:tcPr>
          <w:p w14:paraId="5D5AC452" w14:textId="77777777" w:rsidR="00702699" w:rsidRPr="00F02345" w:rsidRDefault="00702699" w:rsidP="00702699">
            <w:pPr>
              <w:jc w:val="center"/>
              <w:rPr>
                <w:rFonts w:cs="Arial"/>
                <w:b/>
                <w:sz w:val="20"/>
              </w:rPr>
            </w:pPr>
            <w:r>
              <w:rPr>
                <w:rFonts w:cs="Arial"/>
                <w:b/>
                <w:sz w:val="20"/>
              </w:rPr>
              <w:t>Código</w:t>
            </w:r>
          </w:p>
        </w:tc>
        <w:tc>
          <w:tcPr>
            <w:tcW w:w="4819" w:type="dxa"/>
            <w:shd w:val="clear" w:color="auto" w:fill="A6A6A6" w:themeFill="background1" w:themeFillShade="A6"/>
          </w:tcPr>
          <w:p w14:paraId="7E2A681C" w14:textId="77777777" w:rsidR="00702699" w:rsidRPr="00F02345" w:rsidRDefault="00702699" w:rsidP="00702699">
            <w:pPr>
              <w:jc w:val="center"/>
              <w:rPr>
                <w:rFonts w:cs="Arial"/>
                <w:b/>
                <w:sz w:val="20"/>
              </w:rPr>
            </w:pPr>
            <w:r>
              <w:rPr>
                <w:rFonts w:cs="Arial"/>
                <w:b/>
                <w:sz w:val="20"/>
              </w:rPr>
              <w:t>Descrição</w:t>
            </w:r>
          </w:p>
        </w:tc>
      </w:tr>
      <w:tr w:rsidR="00702699" w:rsidRPr="008134DB" w14:paraId="158D8941" w14:textId="77777777" w:rsidTr="00702699">
        <w:trPr>
          <w:jc w:val="center"/>
        </w:trPr>
        <w:tc>
          <w:tcPr>
            <w:tcW w:w="1016" w:type="dxa"/>
          </w:tcPr>
          <w:p w14:paraId="72673761" w14:textId="166AF3E5" w:rsidR="00702699" w:rsidRPr="008134DB" w:rsidRDefault="0072525A" w:rsidP="00702699">
            <w:pPr>
              <w:jc w:val="center"/>
              <w:rPr>
                <w:rFonts w:cs="Arial"/>
                <w:sz w:val="20"/>
              </w:rPr>
            </w:pPr>
            <w:r>
              <w:rPr>
                <w:sz w:val="20"/>
              </w:rPr>
              <w:t>3</w:t>
            </w:r>
          </w:p>
        </w:tc>
        <w:tc>
          <w:tcPr>
            <w:tcW w:w="4819" w:type="dxa"/>
          </w:tcPr>
          <w:p w14:paraId="7CC46617" w14:textId="6E84956B" w:rsidR="00702699" w:rsidRPr="008134DB" w:rsidRDefault="0072525A" w:rsidP="00702699">
            <w:pPr>
              <w:jc w:val="left"/>
              <w:rPr>
                <w:rFonts w:cs="Arial"/>
                <w:sz w:val="20"/>
              </w:rPr>
            </w:pPr>
            <w:r>
              <w:rPr>
                <w:rFonts w:cs="Arial"/>
                <w:sz w:val="20"/>
              </w:rPr>
              <w:t>Proposta derivada</w:t>
            </w:r>
            <w:r w:rsidR="00702699">
              <w:rPr>
                <w:rFonts w:cs="Arial"/>
                <w:sz w:val="20"/>
              </w:rPr>
              <w:t xml:space="preserve"> com sucesso</w:t>
            </w:r>
          </w:p>
        </w:tc>
      </w:tr>
      <w:tr w:rsidR="00702699" w:rsidRPr="008134DB" w14:paraId="651837F4" w14:textId="77777777" w:rsidTr="00702699">
        <w:trPr>
          <w:jc w:val="center"/>
        </w:trPr>
        <w:tc>
          <w:tcPr>
            <w:tcW w:w="1016" w:type="dxa"/>
          </w:tcPr>
          <w:p w14:paraId="71D730B1" w14:textId="5346A460" w:rsidR="00702699" w:rsidRDefault="0072525A" w:rsidP="00702699">
            <w:pPr>
              <w:jc w:val="center"/>
              <w:rPr>
                <w:sz w:val="20"/>
              </w:rPr>
            </w:pPr>
            <w:r>
              <w:rPr>
                <w:sz w:val="20"/>
              </w:rPr>
              <w:t>4</w:t>
            </w:r>
          </w:p>
        </w:tc>
        <w:tc>
          <w:tcPr>
            <w:tcW w:w="4819" w:type="dxa"/>
          </w:tcPr>
          <w:p w14:paraId="6773EB56" w14:textId="37976AC6" w:rsidR="00702699" w:rsidRDefault="0072525A" w:rsidP="00702699">
            <w:pPr>
              <w:jc w:val="left"/>
              <w:rPr>
                <w:rFonts w:cs="Arial"/>
                <w:sz w:val="20"/>
              </w:rPr>
            </w:pPr>
            <w:r>
              <w:rPr>
                <w:rFonts w:cs="Arial"/>
                <w:sz w:val="20"/>
              </w:rPr>
              <w:t>Erro na derivação da proposta</w:t>
            </w:r>
          </w:p>
        </w:tc>
      </w:tr>
      <w:tr w:rsidR="00702699" w:rsidRPr="008134DB" w14:paraId="11C9BB84" w14:textId="77777777" w:rsidTr="00702699">
        <w:trPr>
          <w:jc w:val="center"/>
        </w:trPr>
        <w:tc>
          <w:tcPr>
            <w:tcW w:w="1016" w:type="dxa"/>
          </w:tcPr>
          <w:p w14:paraId="6D277330" w14:textId="68626167" w:rsidR="00702699" w:rsidRPr="008134DB" w:rsidRDefault="0072525A" w:rsidP="00702699">
            <w:pPr>
              <w:jc w:val="center"/>
              <w:rPr>
                <w:rFonts w:cs="Arial"/>
                <w:sz w:val="20"/>
              </w:rPr>
            </w:pPr>
            <w:r>
              <w:rPr>
                <w:sz w:val="20"/>
              </w:rPr>
              <w:t>5</w:t>
            </w:r>
          </w:p>
        </w:tc>
        <w:tc>
          <w:tcPr>
            <w:tcW w:w="4819" w:type="dxa"/>
          </w:tcPr>
          <w:p w14:paraId="1D7AF9B1" w14:textId="4D56CF8F" w:rsidR="00702699" w:rsidRPr="008134DB" w:rsidRDefault="0072525A" w:rsidP="00702699">
            <w:pPr>
              <w:jc w:val="left"/>
              <w:rPr>
                <w:rFonts w:cs="Arial"/>
                <w:sz w:val="20"/>
              </w:rPr>
            </w:pPr>
            <w:r>
              <w:rPr>
                <w:rFonts w:cs="Arial"/>
                <w:sz w:val="20"/>
              </w:rPr>
              <w:t>Proposta ignorada</w:t>
            </w:r>
          </w:p>
        </w:tc>
      </w:tr>
    </w:tbl>
    <w:p w14:paraId="032B83FC" w14:textId="77777777" w:rsidR="00702699" w:rsidRDefault="00702699" w:rsidP="00702699">
      <w:pPr>
        <w:rPr>
          <w:rFonts w:cs="Arial"/>
        </w:rPr>
      </w:pPr>
    </w:p>
    <w:p w14:paraId="3F7DCD75" w14:textId="77777777" w:rsidR="00702699" w:rsidRDefault="00702699" w:rsidP="0039140F">
      <w:pPr>
        <w:rPr>
          <w:lang w:eastAsia="en-US"/>
        </w:rPr>
      </w:pPr>
    </w:p>
    <w:p w14:paraId="37EFDC26" w14:textId="5748A167" w:rsidR="00702699" w:rsidRDefault="00702699" w:rsidP="0039140F">
      <w:pPr>
        <w:rPr>
          <w:lang w:eastAsia="en-US"/>
        </w:rPr>
      </w:pPr>
      <w:r>
        <w:rPr>
          <w:lang w:eastAsia="en-US"/>
        </w:rPr>
        <w:t>Haverá também uma tabela de referência onde serão definidos quais status</w:t>
      </w:r>
      <w:r w:rsidR="0072525A">
        <w:rPr>
          <w:lang w:eastAsia="en-US"/>
        </w:rPr>
        <w:t>/códigos que</w:t>
      </w:r>
      <w:r>
        <w:rPr>
          <w:lang w:eastAsia="en-US"/>
        </w:rPr>
        <w:t xml:space="preserve"> devem ou não ser tratados no RAID FMS, ou seja, somente serão gerados casos para alguns tipos de status de acordo com a configuração. As propostas que tenham outro tipo de status serão ignoradas</w:t>
      </w:r>
      <w:r w:rsidR="0072525A">
        <w:rPr>
          <w:lang w:eastAsia="en-US"/>
        </w:rPr>
        <w:t xml:space="preserve"> (código de retorno 5)</w:t>
      </w:r>
      <w:r>
        <w:rPr>
          <w:lang w:eastAsia="en-US"/>
        </w:rPr>
        <w:t xml:space="preserve">. </w:t>
      </w:r>
    </w:p>
    <w:p w14:paraId="074C4287" w14:textId="77777777" w:rsidR="0072525A" w:rsidRDefault="0072525A" w:rsidP="0039140F">
      <w:pPr>
        <w:rPr>
          <w:lang w:eastAsia="en-US"/>
        </w:rPr>
      </w:pPr>
    </w:p>
    <w:p w14:paraId="377A6542" w14:textId="4C502CAA" w:rsidR="005F4AFF" w:rsidRDefault="0072525A" w:rsidP="0039140F">
      <w:pPr>
        <w:rPr>
          <w:rFonts w:cs="Arial"/>
        </w:rPr>
      </w:pPr>
      <w:r>
        <w:rPr>
          <w:rFonts w:cs="Arial"/>
        </w:rPr>
        <w:t>A definição da tabela é a seguinte:</w:t>
      </w:r>
    </w:p>
    <w:p w14:paraId="5663C382" w14:textId="4EF4C6B7" w:rsidR="0072525A" w:rsidRDefault="0072525A" w:rsidP="00955CB3">
      <w:pPr>
        <w:pStyle w:val="ListParagraph"/>
        <w:numPr>
          <w:ilvl w:val="0"/>
          <w:numId w:val="24"/>
        </w:numPr>
        <w:rPr>
          <w:rFonts w:cs="Arial"/>
        </w:rPr>
      </w:pPr>
      <w:r>
        <w:rPr>
          <w:rFonts w:cs="Arial"/>
        </w:rPr>
        <w:t>Código Transact</w:t>
      </w:r>
    </w:p>
    <w:p w14:paraId="1864DB04" w14:textId="7032DFD3" w:rsidR="0072525A" w:rsidRPr="0072525A" w:rsidRDefault="0072525A" w:rsidP="00955CB3">
      <w:pPr>
        <w:pStyle w:val="ListParagraph"/>
        <w:numPr>
          <w:ilvl w:val="0"/>
          <w:numId w:val="24"/>
        </w:numPr>
        <w:rPr>
          <w:rFonts w:cs="Arial"/>
        </w:rPr>
      </w:pPr>
      <w:r>
        <w:rPr>
          <w:rFonts w:cs="Arial"/>
        </w:rPr>
        <w:t>Sistema</w:t>
      </w:r>
    </w:p>
    <w:p w14:paraId="2F0CB4A4" w14:textId="77777777" w:rsidR="0072525A" w:rsidRDefault="0072525A" w:rsidP="0072525A">
      <w:pPr>
        <w:rPr>
          <w:rFonts w:cs="Arial"/>
          <w:lang w:eastAsia="en-US"/>
        </w:rPr>
      </w:pPr>
    </w:p>
    <w:p w14:paraId="157AD398" w14:textId="6AC18468" w:rsidR="0072525A" w:rsidRDefault="0072525A" w:rsidP="0072525A">
      <w:pPr>
        <w:rPr>
          <w:rFonts w:cs="Arial"/>
          <w:lang w:eastAsia="en-US"/>
        </w:rPr>
      </w:pPr>
      <w:r>
        <w:rPr>
          <w:rFonts w:cs="Arial"/>
          <w:lang w:eastAsia="en-US"/>
        </w:rPr>
        <w:t xml:space="preserve">Exemplo: </w:t>
      </w:r>
    </w:p>
    <w:p w14:paraId="241423CB" w14:textId="77777777" w:rsidR="0072525A" w:rsidRDefault="0072525A" w:rsidP="0072525A">
      <w:pPr>
        <w:rPr>
          <w:rFonts w:cs="Arial"/>
          <w:lang w:eastAsia="en-US"/>
        </w:rPr>
      </w:pPr>
    </w:p>
    <w:tbl>
      <w:tblPr>
        <w:tblW w:w="3393" w:type="dxa"/>
        <w:jc w:val="center"/>
        <w:tblCellMar>
          <w:left w:w="70" w:type="dxa"/>
          <w:right w:w="70" w:type="dxa"/>
        </w:tblCellMar>
        <w:tblLook w:val="04A0" w:firstRow="1" w:lastRow="0" w:firstColumn="1" w:lastColumn="0" w:noHBand="0" w:noVBand="1"/>
      </w:tblPr>
      <w:tblGrid>
        <w:gridCol w:w="1830"/>
        <w:gridCol w:w="1563"/>
      </w:tblGrid>
      <w:tr w:rsidR="0072525A" w:rsidRPr="00EC7A8B" w14:paraId="3EF3B9C1" w14:textId="77777777" w:rsidTr="0072525A">
        <w:trPr>
          <w:trHeight w:val="315"/>
          <w:jc w:val="center"/>
        </w:trPr>
        <w:tc>
          <w:tcPr>
            <w:tcW w:w="1830"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14:paraId="33ADF7B7" w14:textId="2A4F30F9" w:rsidR="0072525A" w:rsidRPr="00EC7A8B" w:rsidRDefault="0072525A" w:rsidP="00F37FBF">
            <w:pPr>
              <w:rPr>
                <w:rFonts w:cs="Arial"/>
                <w:b/>
                <w:color w:val="000000"/>
                <w:sz w:val="20"/>
                <w:szCs w:val="20"/>
              </w:rPr>
            </w:pPr>
            <w:r>
              <w:rPr>
                <w:rFonts w:cs="Arial"/>
                <w:b/>
                <w:color w:val="000000"/>
                <w:sz w:val="20"/>
                <w:szCs w:val="20"/>
              </w:rPr>
              <w:t>Código Transact</w:t>
            </w:r>
          </w:p>
        </w:tc>
        <w:tc>
          <w:tcPr>
            <w:tcW w:w="1563" w:type="dxa"/>
            <w:tcBorders>
              <w:top w:val="single" w:sz="8" w:space="0" w:color="auto"/>
              <w:left w:val="single" w:sz="8" w:space="0" w:color="auto"/>
              <w:bottom w:val="single" w:sz="8" w:space="0" w:color="auto"/>
              <w:right w:val="single" w:sz="8" w:space="0" w:color="auto"/>
            </w:tcBorders>
            <w:shd w:val="clear" w:color="auto" w:fill="A6A6A6" w:themeFill="background1" w:themeFillShade="A6"/>
          </w:tcPr>
          <w:p w14:paraId="34050092" w14:textId="6B9A9941" w:rsidR="0072525A" w:rsidRPr="00EC7A8B" w:rsidRDefault="0072525A" w:rsidP="00F37FBF">
            <w:pPr>
              <w:rPr>
                <w:rFonts w:cs="Arial"/>
                <w:b/>
                <w:color w:val="000000"/>
                <w:sz w:val="20"/>
                <w:szCs w:val="20"/>
              </w:rPr>
            </w:pPr>
            <w:r>
              <w:rPr>
                <w:rFonts w:cs="Arial"/>
                <w:b/>
                <w:color w:val="000000"/>
                <w:sz w:val="20"/>
                <w:szCs w:val="20"/>
              </w:rPr>
              <w:t>Sistema</w:t>
            </w:r>
          </w:p>
        </w:tc>
      </w:tr>
      <w:tr w:rsidR="0072525A" w:rsidRPr="00EC7A8B" w14:paraId="5CE9F6F4" w14:textId="77777777" w:rsidTr="0072525A">
        <w:trPr>
          <w:trHeight w:val="315"/>
          <w:jc w:val="center"/>
        </w:trPr>
        <w:tc>
          <w:tcPr>
            <w:tcW w:w="1830" w:type="dxa"/>
            <w:tcBorders>
              <w:top w:val="single" w:sz="8" w:space="0" w:color="auto"/>
              <w:left w:val="single" w:sz="8" w:space="0" w:color="auto"/>
              <w:bottom w:val="single" w:sz="8" w:space="0" w:color="auto"/>
              <w:right w:val="single" w:sz="8" w:space="0" w:color="auto"/>
            </w:tcBorders>
            <w:shd w:val="clear" w:color="auto" w:fill="auto"/>
          </w:tcPr>
          <w:p w14:paraId="2729FD5A" w14:textId="185E130D" w:rsidR="0072525A" w:rsidRPr="00EC7A8B" w:rsidRDefault="0072525A" w:rsidP="00F37FBF">
            <w:pPr>
              <w:rPr>
                <w:rFonts w:cs="Arial"/>
                <w:color w:val="000000"/>
                <w:sz w:val="20"/>
                <w:szCs w:val="20"/>
              </w:rPr>
            </w:pPr>
            <w:r>
              <w:rPr>
                <w:rFonts w:cs="Arial"/>
                <w:color w:val="000000"/>
                <w:sz w:val="20"/>
                <w:szCs w:val="20"/>
              </w:rPr>
              <w:t>RR01</w:t>
            </w:r>
          </w:p>
        </w:tc>
        <w:tc>
          <w:tcPr>
            <w:tcW w:w="1563" w:type="dxa"/>
            <w:tcBorders>
              <w:top w:val="single" w:sz="8" w:space="0" w:color="auto"/>
              <w:left w:val="single" w:sz="8" w:space="0" w:color="auto"/>
              <w:bottom w:val="single" w:sz="8" w:space="0" w:color="auto"/>
              <w:right w:val="single" w:sz="8" w:space="0" w:color="auto"/>
            </w:tcBorders>
            <w:shd w:val="clear" w:color="auto" w:fill="auto"/>
          </w:tcPr>
          <w:p w14:paraId="10E9302D" w14:textId="63471D26" w:rsidR="0072525A" w:rsidRPr="00EC7A8B" w:rsidRDefault="0072525A" w:rsidP="00F37FBF">
            <w:pPr>
              <w:rPr>
                <w:rFonts w:cs="Arial"/>
                <w:color w:val="000000"/>
                <w:sz w:val="20"/>
                <w:szCs w:val="20"/>
              </w:rPr>
            </w:pPr>
            <w:r>
              <w:rPr>
                <w:rFonts w:cs="Arial"/>
                <w:color w:val="000000"/>
                <w:sz w:val="20"/>
                <w:szCs w:val="20"/>
              </w:rPr>
              <w:t>FMS</w:t>
            </w:r>
          </w:p>
        </w:tc>
      </w:tr>
      <w:tr w:rsidR="0072525A" w:rsidRPr="00EC7A8B" w14:paraId="0624D5E8" w14:textId="77777777" w:rsidTr="0072525A">
        <w:trPr>
          <w:trHeight w:val="315"/>
          <w:jc w:val="center"/>
        </w:trPr>
        <w:tc>
          <w:tcPr>
            <w:tcW w:w="1830" w:type="dxa"/>
            <w:tcBorders>
              <w:top w:val="single" w:sz="8" w:space="0" w:color="auto"/>
              <w:left w:val="single" w:sz="8" w:space="0" w:color="auto"/>
              <w:bottom w:val="single" w:sz="8" w:space="0" w:color="auto"/>
              <w:right w:val="single" w:sz="8" w:space="0" w:color="auto"/>
            </w:tcBorders>
            <w:shd w:val="clear" w:color="auto" w:fill="auto"/>
          </w:tcPr>
          <w:p w14:paraId="16B3C8DB" w14:textId="4A29F3F0" w:rsidR="0072525A" w:rsidRDefault="0072525A" w:rsidP="00F37FBF">
            <w:pPr>
              <w:rPr>
                <w:rFonts w:cs="Arial"/>
                <w:color w:val="000000"/>
                <w:sz w:val="20"/>
                <w:szCs w:val="20"/>
              </w:rPr>
            </w:pPr>
            <w:r>
              <w:rPr>
                <w:rFonts w:cs="Arial"/>
                <w:color w:val="000000"/>
                <w:sz w:val="20"/>
                <w:szCs w:val="20"/>
              </w:rPr>
              <w:lastRenderedPageBreak/>
              <w:t>RR02</w:t>
            </w:r>
          </w:p>
        </w:tc>
        <w:tc>
          <w:tcPr>
            <w:tcW w:w="1563" w:type="dxa"/>
            <w:tcBorders>
              <w:top w:val="single" w:sz="8" w:space="0" w:color="auto"/>
              <w:left w:val="single" w:sz="8" w:space="0" w:color="auto"/>
              <w:bottom w:val="single" w:sz="8" w:space="0" w:color="auto"/>
              <w:right w:val="single" w:sz="8" w:space="0" w:color="auto"/>
            </w:tcBorders>
            <w:shd w:val="clear" w:color="auto" w:fill="auto"/>
          </w:tcPr>
          <w:p w14:paraId="0A2D47B6" w14:textId="3B269637" w:rsidR="0072525A" w:rsidRDefault="0072525A" w:rsidP="00F37FBF">
            <w:pPr>
              <w:rPr>
                <w:rFonts w:cs="Arial"/>
                <w:color w:val="000000"/>
                <w:sz w:val="20"/>
                <w:szCs w:val="20"/>
              </w:rPr>
            </w:pPr>
            <w:r>
              <w:rPr>
                <w:rFonts w:cs="Arial"/>
                <w:color w:val="000000"/>
                <w:sz w:val="20"/>
                <w:szCs w:val="20"/>
              </w:rPr>
              <w:t>FMS</w:t>
            </w:r>
          </w:p>
        </w:tc>
      </w:tr>
      <w:tr w:rsidR="0072525A" w:rsidRPr="00EC7A8B" w14:paraId="51A03168" w14:textId="77777777" w:rsidTr="0072525A">
        <w:trPr>
          <w:trHeight w:val="315"/>
          <w:jc w:val="center"/>
        </w:trPr>
        <w:tc>
          <w:tcPr>
            <w:tcW w:w="1830" w:type="dxa"/>
            <w:tcBorders>
              <w:top w:val="single" w:sz="8" w:space="0" w:color="auto"/>
              <w:left w:val="single" w:sz="8" w:space="0" w:color="auto"/>
              <w:bottom w:val="single" w:sz="8" w:space="0" w:color="auto"/>
              <w:right w:val="single" w:sz="8" w:space="0" w:color="auto"/>
            </w:tcBorders>
            <w:shd w:val="clear" w:color="auto" w:fill="auto"/>
          </w:tcPr>
          <w:p w14:paraId="4E2ECF04" w14:textId="6B382BBC" w:rsidR="0072525A" w:rsidRDefault="0072525A" w:rsidP="00F37FBF">
            <w:pPr>
              <w:rPr>
                <w:rFonts w:cs="Arial"/>
                <w:color w:val="000000"/>
                <w:sz w:val="20"/>
                <w:szCs w:val="20"/>
              </w:rPr>
            </w:pPr>
            <w:r>
              <w:rPr>
                <w:rFonts w:cs="Arial"/>
                <w:color w:val="000000"/>
                <w:sz w:val="20"/>
                <w:szCs w:val="20"/>
              </w:rPr>
              <w:t>RR03</w:t>
            </w:r>
          </w:p>
        </w:tc>
        <w:tc>
          <w:tcPr>
            <w:tcW w:w="1563" w:type="dxa"/>
            <w:tcBorders>
              <w:top w:val="single" w:sz="8" w:space="0" w:color="auto"/>
              <w:left w:val="single" w:sz="8" w:space="0" w:color="auto"/>
              <w:bottom w:val="single" w:sz="8" w:space="0" w:color="auto"/>
              <w:right w:val="single" w:sz="8" w:space="0" w:color="auto"/>
            </w:tcBorders>
            <w:shd w:val="clear" w:color="auto" w:fill="auto"/>
          </w:tcPr>
          <w:p w14:paraId="74C8ACF5" w14:textId="4F59578F" w:rsidR="0072525A" w:rsidRDefault="0072525A" w:rsidP="00F37FBF">
            <w:pPr>
              <w:rPr>
                <w:rFonts w:cs="Arial"/>
                <w:color w:val="000000"/>
                <w:sz w:val="20"/>
                <w:szCs w:val="20"/>
              </w:rPr>
            </w:pPr>
            <w:r>
              <w:rPr>
                <w:rFonts w:cs="Arial"/>
                <w:color w:val="000000"/>
                <w:sz w:val="20"/>
                <w:szCs w:val="20"/>
              </w:rPr>
              <w:t>Transact</w:t>
            </w:r>
          </w:p>
        </w:tc>
      </w:tr>
    </w:tbl>
    <w:p w14:paraId="09944D1C" w14:textId="77777777" w:rsidR="0072525A" w:rsidRDefault="0072525A" w:rsidP="0072525A">
      <w:pPr>
        <w:rPr>
          <w:rFonts w:cs="Arial"/>
          <w:lang w:eastAsia="en-US"/>
        </w:rPr>
      </w:pPr>
    </w:p>
    <w:p w14:paraId="195ED4FC" w14:textId="0F9B1908" w:rsidR="0072525A" w:rsidRPr="00153785" w:rsidRDefault="0072525A" w:rsidP="0072525A">
      <w:pPr>
        <w:pStyle w:val="Heading5"/>
      </w:pPr>
      <w:r w:rsidRPr="00153785">
        <w:t xml:space="preserve">Tabela de </w:t>
      </w:r>
      <w:r>
        <w:t>códigos</w:t>
      </w:r>
    </w:p>
    <w:p w14:paraId="661D88A8" w14:textId="77777777" w:rsidR="0072525A" w:rsidRPr="00153785" w:rsidRDefault="0072525A" w:rsidP="0072525A">
      <w:pPr>
        <w:rPr>
          <w:rFonts w:cs="Arial"/>
        </w:rPr>
      </w:pPr>
    </w:p>
    <w:p w14:paraId="16108F51" w14:textId="6B8A0D9D" w:rsidR="0072525A" w:rsidRPr="00153785" w:rsidRDefault="0072525A" w:rsidP="0072525A">
      <w:pPr>
        <w:rPr>
          <w:rFonts w:cs="Arial"/>
        </w:rPr>
      </w:pPr>
      <w:r w:rsidRPr="00153785">
        <w:rPr>
          <w:rFonts w:cs="Arial"/>
        </w:rPr>
        <w:t xml:space="preserve">Nome: </w:t>
      </w:r>
      <w:r>
        <w:rPr>
          <w:rFonts w:cs="Arial"/>
        </w:rPr>
        <w:t>FMS_R</w:t>
      </w:r>
      <w:r w:rsidRPr="00153785">
        <w:rPr>
          <w:rFonts w:cs="Arial"/>
        </w:rPr>
        <w:t>_</w:t>
      </w:r>
      <w:r>
        <w:rPr>
          <w:rFonts w:cs="Arial"/>
        </w:rPr>
        <w:t>CODIGO_SISTEMA</w:t>
      </w:r>
    </w:p>
    <w:p w14:paraId="1456DAB0" w14:textId="77777777" w:rsidR="0072525A" w:rsidRPr="00153785" w:rsidRDefault="0072525A" w:rsidP="0072525A">
      <w:pPr>
        <w:rPr>
          <w:rFonts w:cs="Arial"/>
          <w:lang w:eastAsia="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17"/>
        <w:gridCol w:w="1063"/>
        <w:gridCol w:w="1030"/>
        <w:gridCol w:w="741"/>
        <w:gridCol w:w="585"/>
        <w:gridCol w:w="1760"/>
      </w:tblGrid>
      <w:tr w:rsidR="0072525A" w:rsidRPr="00153785" w14:paraId="6D945521" w14:textId="77777777" w:rsidTr="00F37FBF">
        <w:trPr>
          <w:trHeight w:val="257"/>
          <w:jc w:val="center"/>
        </w:trPr>
        <w:tc>
          <w:tcPr>
            <w:tcW w:w="2460" w:type="pct"/>
            <w:shd w:val="clear" w:color="auto" w:fill="808080" w:themeFill="background1" w:themeFillShade="80"/>
            <w:noWrap/>
            <w:vAlign w:val="center"/>
            <w:hideMark/>
          </w:tcPr>
          <w:p w14:paraId="6310579E" w14:textId="77777777" w:rsidR="0072525A" w:rsidRPr="00153785" w:rsidRDefault="0072525A" w:rsidP="00F37FBF">
            <w:pPr>
              <w:jc w:val="center"/>
              <w:rPr>
                <w:rFonts w:cs="Arial"/>
                <w:b/>
                <w:color w:val="000000"/>
                <w:sz w:val="20"/>
                <w:szCs w:val="20"/>
              </w:rPr>
            </w:pPr>
            <w:r w:rsidRPr="00153785">
              <w:rPr>
                <w:rFonts w:cs="Arial"/>
                <w:b/>
                <w:color w:val="000000"/>
                <w:sz w:val="20"/>
                <w:szCs w:val="20"/>
              </w:rPr>
              <w:t>Campo</w:t>
            </w:r>
          </w:p>
        </w:tc>
        <w:tc>
          <w:tcPr>
            <w:tcW w:w="521" w:type="pct"/>
            <w:shd w:val="clear" w:color="auto" w:fill="808080" w:themeFill="background1" w:themeFillShade="80"/>
            <w:vAlign w:val="center"/>
          </w:tcPr>
          <w:p w14:paraId="04FE45C2" w14:textId="77777777" w:rsidR="0072525A" w:rsidRPr="00153785" w:rsidRDefault="0072525A" w:rsidP="00F37FBF">
            <w:pPr>
              <w:jc w:val="center"/>
              <w:rPr>
                <w:rFonts w:cs="Arial"/>
                <w:b/>
                <w:color w:val="000000"/>
                <w:sz w:val="20"/>
                <w:szCs w:val="20"/>
              </w:rPr>
            </w:pPr>
            <w:r w:rsidRPr="00153785">
              <w:rPr>
                <w:rFonts w:cs="Arial"/>
                <w:b/>
                <w:color w:val="000000"/>
                <w:sz w:val="20"/>
                <w:szCs w:val="20"/>
              </w:rPr>
              <w:t>Tipo</w:t>
            </w:r>
          </w:p>
        </w:tc>
        <w:tc>
          <w:tcPr>
            <w:tcW w:w="505" w:type="pct"/>
            <w:shd w:val="clear" w:color="auto" w:fill="808080" w:themeFill="background1" w:themeFillShade="80"/>
            <w:vAlign w:val="center"/>
          </w:tcPr>
          <w:p w14:paraId="29C6D289" w14:textId="77777777" w:rsidR="0072525A" w:rsidRPr="00153785" w:rsidRDefault="0072525A" w:rsidP="00F37FBF">
            <w:pPr>
              <w:jc w:val="center"/>
              <w:rPr>
                <w:rFonts w:cs="Arial"/>
                <w:b/>
                <w:color w:val="000000"/>
                <w:sz w:val="20"/>
                <w:szCs w:val="20"/>
              </w:rPr>
            </w:pPr>
            <w:r w:rsidRPr="00153785">
              <w:rPr>
                <w:rFonts w:cs="Arial"/>
                <w:b/>
                <w:color w:val="000000"/>
                <w:sz w:val="20"/>
                <w:szCs w:val="20"/>
              </w:rPr>
              <w:t>Tamanho</w:t>
            </w:r>
          </w:p>
        </w:tc>
        <w:tc>
          <w:tcPr>
            <w:tcW w:w="363" w:type="pct"/>
            <w:shd w:val="clear" w:color="auto" w:fill="808080" w:themeFill="background1" w:themeFillShade="80"/>
            <w:vAlign w:val="center"/>
          </w:tcPr>
          <w:p w14:paraId="4B8787F1" w14:textId="77777777" w:rsidR="0072525A" w:rsidRPr="00153785" w:rsidRDefault="0072525A" w:rsidP="00F37FBF">
            <w:pPr>
              <w:jc w:val="center"/>
              <w:rPr>
                <w:rFonts w:cs="Arial"/>
                <w:b/>
                <w:color w:val="000000"/>
                <w:sz w:val="20"/>
                <w:szCs w:val="20"/>
              </w:rPr>
            </w:pPr>
            <w:r w:rsidRPr="00153785">
              <w:rPr>
                <w:rFonts w:cs="Arial"/>
                <w:b/>
                <w:color w:val="000000"/>
                <w:sz w:val="20"/>
                <w:szCs w:val="20"/>
              </w:rPr>
              <w:t>Chave</w:t>
            </w:r>
          </w:p>
        </w:tc>
        <w:tc>
          <w:tcPr>
            <w:tcW w:w="287" w:type="pct"/>
            <w:shd w:val="clear" w:color="auto" w:fill="808080" w:themeFill="background1" w:themeFillShade="80"/>
            <w:vAlign w:val="center"/>
          </w:tcPr>
          <w:p w14:paraId="29770EE8" w14:textId="77777777" w:rsidR="0072525A" w:rsidRPr="00153785" w:rsidRDefault="0072525A" w:rsidP="00F37FBF">
            <w:pPr>
              <w:jc w:val="center"/>
              <w:rPr>
                <w:rFonts w:cs="Arial"/>
                <w:b/>
                <w:color w:val="000000"/>
                <w:sz w:val="20"/>
                <w:szCs w:val="20"/>
              </w:rPr>
            </w:pPr>
            <w:r w:rsidRPr="00153785">
              <w:rPr>
                <w:rFonts w:cs="Arial"/>
                <w:b/>
                <w:color w:val="000000"/>
                <w:sz w:val="20"/>
                <w:szCs w:val="20"/>
              </w:rPr>
              <w:t>Nulo</w:t>
            </w:r>
          </w:p>
        </w:tc>
        <w:tc>
          <w:tcPr>
            <w:tcW w:w="863" w:type="pct"/>
            <w:shd w:val="clear" w:color="auto" w:fill="808080" w:themeFill="background1" w:themeFillShade="80"/>
          </w:tcPr>
          <w:p w14:paraId="57839267" w14:textId="77777777" w:rsidR="0072525A" w:rsidRPr="00153785" w:rsidRDefault="0072525A" w:rsidP="00F37FBF">
            <w:pPr>
              <w:jc w:val="center"/>
              <w:rPr>
                <w:rFonts w:cs="Arial"/>
                <w:b/>
                <w:color w:val="000000"/>
                <w:sz w:val="20"/>
                <w:szCs w:val="20"/>
              </w:rPr>
            </w:pPr>
            <w:r w:rsidRPr="00153785">
              <w:rPr>
                <w:rFonts w:cs="Arial"/>
                <w:b/>
                <w:color w:val="000000"/>
                <w:sz w:val="20"/>
                <w:szCs w:val="20"/>
              </w:rPr>
              <w:t>Regra para armazenamento</w:t>
            </w:r>
          </w:p>
        </w:tc>
      </w:tr>
      <w:tr w:rsidR="0072525A" w:rsidRPr="00153785" w14:paraId="735B5D2C" w14:textId="77777777" w:rsidTr="00F37FBF">
        <w:trPr>
          <w:trHeight w:val="257"/>
          <w:jc w:val="center"/>
        </w:trPr>
        <w:tc>
          <w:tcPr>
            <w:tcW w:w="2460" w:type="pct"/>
            <w:shd w:val="clear" w:color="auto" w:fill="auto"/>
            <w:noWrap/>
            <w:vAlign w:val="bottom"/>
          </w:tcPr>
          <w:p w14:paraId="6E92B96A" w14:textId="6CC7AAEE" w:rsidR="0072525A" w:rsidRPr="00F950B2" w:rsidRDefault="0072525A" w:rsidP="00F37FBF">
            <w:pPr>
              <w:rPr>
                <w:rFonts w:cs="Arial"/>
                <w:color w:val="000000"/>
                <w:sz w:val="20"/>
                <w:szCs w:val="20"/>
              </w:rPr>
            </w:pPr>
            <w:r>
              <w:rPr>
                <w:rFonts w:cs="Arial"/>
                <w:color w:val="000000"/>
                <w:sz w:val="20"/>
                <w:szCs w:val="20"/>
              </w:rPr>
              <w:t>CODIGO_TRANSACT</w:t>
            </w:r>
          </w:p>
        </w:tc>
        <w:tc>
          <w:tcPr>
            <w:tcW w:w="521" w:type="pct"/>
            <w:vAlign w:val="center"/>
          </w:tcPr>
          <w:p w14:paraId="0DDFFD0A" w14:textId="38D8E935" w:rsidR="0072525A" w:rsidRPr="00F950B2" w:rsidRDefault="0072525A" w:rsidP="00F37FBF">
            <w:pPr>
              <w:rPr>
                <w:rFonts w:cs="Arial"/>
                <w:sz w:val="20"/>
                <w:szCs w:val="20"/>
              </w:rPr>
            </w:pPr>
            <w:r>
              <w:rPr>
                <w:rFonts w:cs="Arial"/>
                <w:sz w:val="20"/>
                <w:szCs w:val="20"/>
              </w:rPr>
              <w:t>String</w:t>
            </w:r>
          </w:p>
        </w:tc>
        <w:tc>
          <w:tcPr>
            <w:tcW w:w="505" w:type="pct"/>
            <w:vAlign w:val="center"/>
          </w:tcPr>
          <w:p w14:paraId="64FB20E7" w14:textId="2D90C05F" w:rsidR="0072525A" w:rsidRPr="00F950B2" w:rsidRDefault="0072525A" w:rsidP="00F37FBF">
            <w:pPr>
              <w:rPr>
                <w:rFonts w:cs="Arial"/>
                <w:sz w:val="20"/>
                <w:szCs w:val="20"/>
              </w:rPr>
            </w:pPr>
            <w:r>
              <w:rPr>
                <w:rFonts w:cs="Arial"/>
                <w:sz w:val="20"/>
                <w:szCs w:val="20"/>
              </w:rPr>
              <w:t>10</w:t>
            </w:r>
          </w:p>
        </w:tc>
        <w:tc>
          <w:tcPr>
            <w:tcW w:w="363" w:type="pct"/>
            <w:vAlign w:val="bottom"/>
          </w:tcPr>
          <w:p w14:paraId="112A2792" w14:textId="77777777" w:rsidR="0072525A" w:rsidRPr="00F950B2" w:rsidRDefault="0072525A" w:rsidP="00F37FBF">
            <w:pPr>
              <w:jc w:val="left"/>
              <w:rPr>
                <w:rFonts w:cs="Arial"/>
                <w:sz w:val="20"/>
                <w:szCs w:val="20"/>
              </w:rPr>
            </w:pPr>
            <w:r>
              <w:rPr>
                <w:rFonts w:cs="Arial"/>
                <w:sz w:val="20"/>
                <w:szCs w:val="20"/>
              </w:rPr>
              <w:t>S</w:t>
            </w:r>
          </w:p>
        </w:tc>
        <w:tc>
          <w:tcPr>
            <w:tcW w:w="287" w:type="pct"/>
            <w:vAlign w:val="bottom"/>
          </w:tcPr>
          <w:p w14:paraId="193CC3DD" w14:textId="77777777" w:rsidR="0072525A" w:rsidRPr="00F950B2" w:rsidRDefault="0072525A" w:rsidP="00F37FBF">
            <w:pPr>
              <w:jc w:val="left"/>
              <w:rPr>
                <w:rFonts w:cs="Arial"/>
                <w:sz w:val="20"/>
                <w:szCs w:val="20"/>
              </w:rPr>
            </w:pPr>
            <w:r>
              <w:rPr>
                <w:rFonts w:cs="Arial"/>
                <w:sz w:val="20"/>
                <w:szCs w:val="20"/>
              </w:rPr>
              <w:t>N</w:t>
            </w:r>
          </w:p>
        </w:tc>
        <w:tc>
          <w:tcPr>
            <w:tcW w:w="863" w:type="pct"/>
          </w:tcPr>
          <w:p w14:paraId="4B32B520" w14:textId="2530D454" w:rsidR="0072525A" w:rsidRPr="00F950B2" w:rsidRDefault="0072525A" w:rsidP="00F37FBF">
            <w:pPr>
              <w:rPr>
                <w:rFonts w:cs="Arial"/>
                <w:sz w:val="20"/>
                <w:szCs w:val="20"/>
              </w:rPr>
            </w:pPr>
          </w:p>
        </w:tc>
      </w:tr>
      <w:tr w:rsidR="0072525A" w:rsidRPr="00153785" w14:paraId="730C5B46" w14:textId="77777777" w:rsidTr="00F37FBF">
        <w:trPr>
          <w:trHeight w:val="257"/>
          <w:jc w:val="center"/>
        </w:trPr>
        <w:tc>
          <w:tcPr>
            <w:tcW w:w="2460" w:type="pct"/>
            <w:shd w:val="clear" w:color="auto" w:fill="auto"/>
            <w:noWrap/>
            <w:vAlign w:val="bottom"/>
          </w:tcPr>
          <w:p w14:paraId="131244F1" w14:textId="57D01B8C" w:rsidR="0072525A" w:rsidRDefault="0072525A" w:rsidP="00F37FBF">
            <w:pPr>
              <w:rPr>
                <w:rFonts w:cs="Arial"/>
                <w:color w:val="000000"/>
                <w:sz w:val="20"/>
                <w:szCs w:val="20"/>
              </w:rPr>
            </w:pPr>
            <w:r>
              <w:rPr>
                <w:rFonts w:cs="Arial"/>
                <w:color w:val="000000"/>
                <w:sz w:val="20"/>
                <w:szCs w:val="20"/>
              </w:rPr>
              <w:t>SISTEMA</w:t>
            </w:r>
          </w:p>
        </w:tc>
        <w:tc>
          <w:tcPr>
            <w:tcW w:w="521" w:type="pct"/>
            <w:vAlign w:val="center"/>
          </w:tcPr>
          <w:p w14:paraId="3EEB9104" w14:textId="22EF1318" w:rsidR="0072525A" w:rsidRDefault="0072525A" w:rsidP="00F37FBF">
            <w:pPr>
              <w:rPr>
                <w:rFonts w:cs="Arial"/>
                <w:sz w:val="20"/>
                <w:szCs w:val="20"/>
              </w:rPr>
            </w:pPr>
            <w:r>
              <w:rPr>
                <w:rFonts w:cs="Arial"/>
                <w:sz w:val="20"/>
                <w:szCs w:val="20"/>
              </w:rPr>
              <w:t>String</w:t>
            </w:r>
          </w:p>
        </w:tc>
        <w:tc>
          <w:tcPr>
            <w:tcW w:w="505" w:type="pct"/>
            <w:vAlign w:val="center"/>
          </w:tcPr>
          <w:p w14:paraId="6E271A85" w14:textId="79F03535" w:rsidR="0072525A" w:rsidRDefault="0072525A" w:rsidP="00F37FBF">
            <w:pPr>
              <w:rPr>
                <w:rFonts w:cs="Arial"/>
                <w:sz w:val="20"/>
                <w:szCs w:val="20"/>
              </w:rPr>
            </w:pPr>
            <w:r>
              <w:rPr>
                <w:rFonts w:cs="Arial"/>
                <w:sz w:val="20"/>
                <w:szCs w:val="20"/>
              </w:rPr>
              <w:t>30</w:t>
            </w:r>
          </w:p>
        </w:tc>
        <w:tc>
          <w:tcPr>
            <w:tcW w:w="363" w:type="pct"/>
            <w:vAlign w:val="bottom"/>
          </w:tcPr>
          <w:p w14:paraId="6D3158E0" w14:textId="77777777" w:rsidR="0072525A" w:rsidRPr="00F950B2" w:rsidRDefault="0072525A" w:rsidP="00F37FBF">
            <w:pPr>
              <w:jc w:val="left"/>
              <w:rPr>
                <w:rFonts w:cs="Arial"/>
                <w:sz w:val="20"/>
                <w:szCs w:val="20"/>
              </w:rPr>
            </w:pPr>
            <w:r w:rsidRPr="00F950B2">
              <w:rPr>
                <w:rFonts w:cs="Arial"/>
                <w:sz w:val="20"/>
                <w:szCs w:val="20"/>
              </w:rPr>
              <w:t>N</w:t>
            </w:r>
          </w:p>
        </w:tc>
        <w:tc>
          <w:tcPr>
            <w:tcW w:w="287" w:type="pct"/>
            <w:vAlign w:val="bottom"/>
          </w:tcPr>
          <w:p w14:paraId="192B6D42" w14:textId="77777777" w:rsidR="0072525A" w:rsidRDefault="0072525A" w:rsidP="00F37FBF">
            <w:pPr>
              <w:jc w:val="left"/>
              <w:rPr>
                <w:rFonts w:cs="Arial"/>
                <w:sz w:val="20"/>
                <w:szCs w:val="20"/>
              </w:rPr>
            </w:pPr>
            <w:r>
              <w:rPr>
                <w:rFonts w:cs="Arial"/>
                <w:sz w:val="20"/>
                <w:szCs w:val="20"/>
              </w:rPr>
              <w:t>N</w:t>
            </w:r>
          </w:p>
        </w:tc>
        <w:tc>
          <w:tcPr>
            <w:tcW w:w="863" w:type="pct"/>
          </w:tcPr>
          <w:p w14:paraId="320B3566" w14:textId="77777777" w:rsidR="0072525A" w:rsidRPr="00F950B2" w:rsidRDefault="0072525A" w:rsidP="00F37FBF">
            <w:pPr>
              <w:rPr>
                <w:rFonts w:cs="Arial"/>
                <w:sz w:val="20"/>
                <w:szCs w:val="20"/>
              </w:rPr>
            </w:pPr>
          </w:p>
        </w:tc>
      </w:tr>
    </w:tbl>
    <w:p w14:paraId="4EEF47AE" w14:textId="77777777" w:rsidR="0072525A" w:rsidRDefault="0072525A" w:rsidP="0039140F">
      <w:pPr>
        <w:rPr>
          <w:rFonts w:cs="Arial"/>
        </w:rPr>
      </w:pPr>
    </w:p>
    <w:p w14:paraId="76B2DD12" w14:textId="77777777" w:rsidR="0039140F" w:rsidRDefault="0039140F" w:rsidP="00224891">
      <w:pPr>
        <w:rPr>
          <w:rFonts w:cs="Arial"/>
        </w:rPr>
      </w:pPr>
    </w:p>
    <w:p w14:paraId="158C235A" w14:textId="2D237831" w:rsidR="0039140F" w:rsidRDefault="0039140F" w:rsidP="00955CB3">
      <w:pPr>
        <w:pStyle w:val="Heading4"/>
        <w:numPr>
          <w:ilvl w:val="3"/>
          <w:numId w:val="8"/>
        </w:numPr>
      </w:pPr>
      <w:bookmarkStart w:id="18" w:name="_Toc506564548"/>
      <w:r w:rsidRPr="00463671">
        <w:t>RGN0</w:t>
      </w:r>
      <w:r>
        <w:t>8</w:t>
      </w:r>
      <w:r w:rsidRPr="00153785">
        <w:t xml:space="preserve"> – </w:t>
      </w:r>
      <w:r w:rsidR="005F4AFF">
        <w:t>Workflow para aprovação de propostas</w:t>
      </w:r>
      <w:bookmarkEnd w:id="18"/>
    </w:p>
    <w:p w14:paraId="3C3503B8" w14:textId="77777777" w:rsidR="0039140F" w:rsidRDefault="0039140F" w:rsidP="0039140F">
      <w:pPr>
        <w:rPr>
          <w:lang w:eastAsia="en-US"/>
        </w:rPr>
      </w:pPr>
    </w:p>
    <w:p w14:paraId="58DC8362" w14:textId="2C692707" w:rsidR="0039140F" w:rsidRDefault="0039140F" w:rsidP="0039140F">
      <w:pPr>
        <w:rPr>
          <w:rFonts w:cs="Arial"/>
        </w:rPr>
      </w:pPr>
      <w:r w:rsidRPr="0039140F">
        <w:rPr>
          <w:lang w:eastAsia="en-US"/>
        </w:rPr>
        <w:t>O Novo FMS deverá ter um workflow para aprovação automatica de todas propostas derivadas após X horas e que não tenham sido tratadas, desde que o Risco do Score de Fraude seja menor que Y. As propostas aprovadas automaticamente, sem analise humana, deverão enviar uma marcação especifica para o sistema de crédito. O sistema de credito irá aprovar ou cancelar a proposta, de acordo com a regra citada.</w:t>
      </w:r>
    </w:p>
    <w:p w14:paraId="4437DABF" w14:textId="77777777" w:rsidR="0039140F" w:rsidRDefault="0039140F" w:rsidP="00224891">
      <w:pPr>
        <w:rPr>
          <w:rFonts w:cs="Arial"/>
        </w:rPr>
      </w:pPr>
    </w:p>
    <w:p w14:paraId="44C6B137" w14:textId="1589546A" w:rsidR="005F4AFF" w:rsidRDefault="005F4AFF" w:rsidP="00224891">
      <w:pPr>
        <w:rPr>
          <w:rFonts w:cs="Arial"/>
        </w:rPr>
      </w:pPr>
      <w:r>
        <w:rPr>
          <w:rFonts w:cs="Arial"/>
        </w:rPr>
        <w:t>TBD</w:t>
      </w:r>
    </w:p>
    <w:p w14:paraId="1CA7D97C" w14:textId="79C3AEB4" w:rsidR="0039140F" w:rsidRDefault="0039140F" w:rsidP="00955CB3">
      <w:pPr>
        <w:pStyle w:val="Heading4"/>
        <w:numPr>
          <w:ilvl w:val="3"/>
          <w:numId w:val="8"/>
        </w:numPr>
      </w:pPr>
      <w:bookmarkStart w:id="19" w:name="_Toc506564549"/>
      <w:r w:rsidRPr="00463671">
        <w:t>RGN0</w:t>
      </w:r>
      <w:r>
        <w:t>9</w:t>
      </w:r>
      <w:r w:rsidRPr="00153785">
        <w:t xml:space="preserve"> – </w:t>
      </w:r>
      <w:r w:rsidR="005F4AFF">
        <w:t>Aprovação ou negativa de propostas em massa</w:t>
      </w:r>
      <w:bookmarkEnd w:id="19"/>
    </w:p>
    <w:p w14:paraId="6E4F1E1F" w14:textId="77777777" w:rsidR="0039140F" w:rsidRDefault="0039140F" w:rsidP="0039140F">
      <w:pPr>
        <w:rPr>
          <w:lang w:eastAsia="en-US"/>
        </w:rPr>
      </w:pPr>
    </w:p>
    <w:p w14:paraId="6C436E51" w14:textId="1BA52099" w:rsidR="0039140F" w:rsidRDefault="0039140F" w:rsidP="0039140F">
      <w:pPr>
        <w:rPr>
          <w:rFonts w:cs="Arial"/>
        </w:rPr>
      </w:pPr>
      <w:r w:rsidRPr="0039140F">
        <w:rPr>
          <w:lang w:eastAsia="en-US"/>
        </w:rPr>
        <w:t>O novo FMS deverá ter a função de aprovação ou negativa em massa das propostas derivadas de acordo com filtros que serão definidos para o analista, tais como: Tipo de derivação pelo Transact, produto, fila de tratamento, pontuação de risco de fraude, score final de crédito, e com as devidas permissões do operador. As propostas poderão ser aprovadas e/ou canceladas massivamente com e/ou sem analise humana e deverão ter uma marcação especifica para o transact.</w:t>
      </w:r>
    </w:p>
    <w:p w14:paraId="5FD8109E" w14:textId="77777777" w:rsidR="0039140F" w:rsidRDefault="0039140F" w:rsidP="00224891">
      <w:pPr>
        <w:rPr>
          <w:rFonts w:cs="Arial"/>
        </w:rPr>
      </w:pPr>
    </w:p>
    <w:p w14:paraId="631229E6" w14:textId="4ADE35CB" w:rsidR="005F4AFF" w:rsidRDefault="005F4AFF" w:rsidP="00224891">
      <w:pPr>
        <w:rPr>
          <w:rFonts w:cs="Arial"/>
        </w:rPr>
      </w:pPr>
      <w:r>
        <w:rPr>
          <w:rFonts w:cs="Arial"/>
        </w:rPr>
        <w:t>TBD</w:t>
      </w:r>
    </w:p>
    <w:p w14:paraId="2564BA88" w14:textId="3BA4EBF1" w:rsidR="00475941" w:rsidRDefault="00475941">
      <w:pPr>
        <w:jc w:val="left"/>
        <w:rPr>
          <w:rFonts w:cs="Arial"/>
        </w:rPr>
      </w:pPr>
      <w:r>
        <w:rPr>
          <w:rFonts w:cs="Arial"/>
        </w:rPr>
        <w:br w:type="page"/>
      </w:r>
    </w:p>
    <w:p w14:paraId="640ADECA" w14:textId="5B436CE4" w:rsidR="0039140F" w:rsidRDefault="0039140F" w:rsidP="0039140F">
      <w:pPr>
        <w:pStyle w:val="Heading3"/>
        <w:tabs>
          <w:tab w:val="clear" w:pos="4547"/>
          <w:tab w:val="num" w:pos="1701"/>
        </w:tabs>
        <w:ind w:left="1418"/>
      </w:pPr>
      <w:bookmarkStart w:id="20" w:name="_Toc506564550"/>
      <w:r w:rsidRPr="00463671">
        <w:lastRenderedPageBreak/>
        <w:t>RQN0</w:t>
      </w:r>
      <w:r>
        <w:t>3</w:t>
      </w:r>
      <w:r w:rsidRPr="00153785">
        <w:t xml:space="preserve"> – </w:t>
      </w:r>
      <w:r>
        <w:t>Faseamento de entrada em produção</w:t>
      </w:r>
      <w:bookmarkEnd w:id="20"/>
    </w:p>
    <w:p w14:paraId="1011DF13" w14:textId="77777777" w:rsidR="0039140F" w:rsidRDefault="0039140F" w:rsidP="0039140F">
      <w:pPr>
        <w:rPr>
          <w:rFonts w:cs="Arial"/>
        </w:rPr>
      </w:pPr>
    </w:p>
    <w:p w14:paraId="18A7A0C4" w14:textId="3D42BA37" w:rsidR="0039140F" w:rsidRDefault="0039140F" w:rsidP="00955CB3">
      <w:pPr>
        <w:pStyle w:val="Heading4"/>
        <w:numPr>
          <w:ilvl w:val="3"/>
          <w:numId w:val="8"/>
        </w:numPr>
      </w:pPr>
      <w:bookmarkStart w:id="21" w:name="_Toc506564551"/>
      <w:r w:rsidRPr="00463671">
        <w:t>RGN</w:t>
      </w:r>
      <w:r>
        <w:t>1</w:t>
      </w:r>
      <w:r w:rsidRPr="00463671">
        <w:t>0</w:t>
      </w:r>
      <w:r w:rsidRPr="00153785">
        <w:t xml:space="preserve"> – </w:t>
      </w:r>
      <w:r w:rsidR="005F4AFF">
        <w:t>Migração de propostas</w:t>
      </w:r>
      <w:bookmarkEnd w:id="21"/>
    </w:p>
    <w:p w14:paraId="71CF2FE7" w14:textId="77777777" w:rsidR="0039140F" w:rsidRDefault="0039140F" w:rsidP="0039140F">
      <w:pPr>
        <w:rPr>
          <w:lang w:eastAsia="en-US"/>
        </w:rPr>
      </w:pPr>
    </w:p>
    <w:p w14:paraId="2454CB60" w14:textId="053AC19B" w:rsidR="0039140F" w:rsidRDefault="0039140F" w:rsidP="0039140F">
      <w:pPr>
        <w:rPr>
          <w:lang w:eastAsia="en-US"/>
        </w:rPr>
      </w:pPr>
      <w:r w:rsidRPr="0039140F">
        <w:rPr>
          <w:lang w:eastAsia="en-US"/>
        </w:rPr>
        <w:t>Como estratégia de migração do sistema antigo para o novo, Deverá ser criado uma parametrização no sistema de crédito para que seja possível utilizar o antigo sistema de fraude e o novo sistema de fraude, baseado em fases de implantação, podendo ser por CN, UF, Região, Produto, PDV e Canal. O antigo sistema de fraude continuará recebendo os parametros atuais, se necessidade de alterção, já o novo sistema de prevenção a fraude passará a receber a requisição com os novos parametros.</w:t>
      </w:r>
    </w:p>
    <w:p w14:paraId="2023F04A" w14:textId="77777777" w:rsidR="00913945" w:rsidRDefault="00913945" w:rsidP="0039140F">
      <w:pPr>
        <w:rPr>
          <w:lang w:eastAsia="en-US"/>
        </w:rPr>
      </w:pPr>
    </w:p>
    <w:p w14:paraId="1DC60FDE" w14:textId="525B67FA" w:rsidR="00913945" w:rsidRDefault="00913945" w:rsidP="0039140F">
      <w:pPr>
        <w:rPr>
          <w:lang w:eastAsia="en-US"/>
        </w:rPr>
      </w:pPr>
      <w:r>
        <w:rPr>
          <w:lang w:eastAsia="en-US"/>
        </w:rPr>
        <w:t>TBD</w:t>
      </w:r>
    </w:p>
    <w:p w14:paraId="3DC30593" w14:textId="77777777" w:rsidR="0047094F" w:rsidRDefault="0047094F" w:rsidP="0039140F">
      <w:pPr>
        <w:rPr>
          <w:lang w:eastAsia="en-US"/>
        </w:rPr>
      </w:pPr>
    </w:p>
    <w:p w14:paraId="44573FE2" w14:textId="44FF9541" w:rsidR="0047094F" w:rsidRDefault="0047094F" w:rsidP="0047094F">
      <w:pPr>
        <w:pStyle w:val="Heading3"/>
        <w:tabs>
          <w:tab w:val="clear" w:pos="4547"/>
          <w:tab w:val="num" w:pos="1701"/>
        </w:tabs>
        <w:ind w:left="1418"/>
      </w:pPr>
      <w:bookmarkStart w:id="22" w:name="_Toc506564552"/>
      <w:r w:rsidRPr="00463671">
        <w:t>RQN0</w:t>
      </w:r>
      <w:r>
        <w:t>4</w:t>
      </w:r>
      <w:r w:rsidRPr="00153785">
        <w:t xml:space="preserve"> – </w:t>
      </w:r>
      <w:r>
        <w:t>Tratamento de propostas duplicadas</w:t>
      </w:r>
      <w:bookmarkEnd w:id="22"/>
    </w:p>
    <w:p w14:paraId="623A9ADD" w14:textId="77777777" w:rsidR="0047094F" w:rsidRDefault="0047094F" w:rsidP="0047094F">
      <w:pPr>
        <w:rPr>
          <w:rFonts w:cs="Arial"/>
        </w:rPr>
      </w:pPr>
    </w:p>
    <w:p w14:paraId="7D540159" w14:textId="628B96C5" w:rsidR="0047094F" w:rsidRDefault="0047094F" w:rsidP="00955CB3">
      <w:pPr>
        <w:pStyle w:val="Heading4"/>
        <w:numPr>
          <w:ilvl w:val="3"/>
          <w:numId w:val="8"/>
        </w:numPr>
      </w:pPr>
      <w:bookmarkStart w:id="23" w:name="_Toc506564553"/>
      <w:r w:rsidRPr="00463671">
        <w:t>RGN</w:t>
      </w:r>
      <w:r>
        <w:t>11</w:t>
      </w:r>
      <w:r w:rsidRPr="00153785">
        <w:t xml:space="preserve"> – </w:t>
      </w:r>
      <w:r w:rsidR="00913945">
        <w:t>Derivação de propostas duplicadas</w:t>
      </w:r>
      <w:bookmarkEnd w:id="23"/>
    </w:p>
    <w:p w14:paraId="1AC4B735" w14:textId="77777777" w:rsidR="0047094F" w:rsidRDefault="0047094F" w:rsidP="0047094F">
      <w:pPr>
        <w:rPr>
          <w:lang w:eastAsia="en-US"/>
        </w:rPr>
      </w:pPr>
    </w:p>
    <w:p w14:paraId="7F02774E" w14:textId="5BC23388" w:rsidR="0039140F" w:rsidRDefault="0047094F" w:rsidP="00224891">
      <w:pPr>
        <w:rPr>
          <w:lang w:eastAsia="en-US"/>
        </w:rPr>
      </w:pPr>
      <w:r w:rsidRPr="0047094F">
        <w:rPr>
          <w:lang w:eastAsia="en-US"/>
        </w:rPr>
        <w:t>Caso o CPF possua alguma proposta com analise em andamento (derivação), o sistema de fraude deverá derivar todas as propostas subsquentes para tratametno no novo FMS, independente do score calculado. As propostas anteriores deverão ser negadas para o sistema de crédito, ficando apenas a mais recente. Esta informação deverá ser refletida ao sistema de crédito de modo que nao seja necessário avaliar a proposta mais antiga. Caso um operador esteja tratando a primeira proposta e a segunda requisição seja enviada, será emitido um alerta na tela do operador, informando que existe uma nova proposta para este CPF e que a proposta corrente será negada pelo sistema para analise da nova proposta. A proposta mais antigará ser fechada no novo FMS com uma marcação de "duplicidade de proposta".</w:t>
      </w:r>
    </w:p>
    <w:p w14:paraId="17B0C1BB" w14:textId="77777777" w:rsidR="00913945" w:rsidRDefault="00913945" w:rsidP="00224891">
      <w:pPr>
        <w:rPr>
          <w:lang w:eastAsia="en-US"/>
        </w:rPr>
      </w:pPr>
    </w:p>
    <w:p w14:paraId="7304E997" w14:textId="1E822AB6" w:rsidR="00913945" w:rsidRDefault="00913945" w:rsidP="00224891">
      <w:pPr>
        <w:rPr>
          <w:lang w:eastAsia="en-US"/>
        </w:rPr>
      </w:pPr>
      <w:r>
        <w:rPr>
          <w:lang w:eastAsia="en-US"/>
        </w:rPr>
        <w:t>TBD</w:t>
      </w:r>
    </w:p>
    <w:p w14:paraId="443FC10C" w14:textId="77777777" w:rsidR="0047094F" w:rsidRDefault="0047094F" w:rsidP="00224891">
      <w:pPr>
        <w:rPr>
          <w:lang w:eastAsia="en-US"/>
        </w:rPr>
      </w:pPr>
    </w:p>
    <w:p w14:paraId="30963B58" w14:textId="1A7ABD5B" w:rsidR="00427249" w:rsidRDefault="00427249" w:rsidP="00427249">
      <w:pPr>
        <w:pStyle w:val="Heading3"/>
        <w:tabs>
          <w:tab w:val="clear" w:pos="4547"/>
          <w:tab w:val="num" w:pos="1701"/>
        </w:tabs>
        <w:ind w:left="1418"/>
      </w:pPr>
      <w:bookmarkStart w:id="24" w:name="_Toc506564554"/>
      <w:r w:rsidRPr="00463671">
        <w:t>RQN0</w:t>
      </w:r>
      <w:r>
        <w:t>5</w:t>
      </w:r>
      <w:r w:rsidRPr="00153785">
        <w:t xml:space="preserve"> – </w:t>
      </w:r>
      <w:r>
        <w:t>Regra de score de risco de proposta duplicada</w:t>
      </w:r>
      <w:bookmarkEnd w:id="24"/>
    </w:p>
    <w:p w14:paraId="0E6F7AC2" w14:textId="77777777" w:rsidR="00427249" w:rsidRDefault="00427249" w:rsidP="00427249">
      <w:pPr>
        <w:rPr>
          <w:rFonts w:cs="Arial"/>
        </w:rPr>
      </w:pPr>
    </w:p>
    <w:p w14:paraId="65C52B82" w14:textId="56821EED" w:rsidR="00427249" w:rsidRDefault="00427249" w:rsidP="00955CB3">
      <w:pPr>
        <w:pStyle w:val="Heading4"/>
        <w:numPr>
          <w:ilvl w:val="3"/>
          <w:numId w:val="8"/>
        </w:numPr>
      </w:pPr>
      <w:bookmarkStart w:id="25" w:name="_Toc506564555"/>
      <w:r w:rsidRPr="00463671">
        <w:t>RGN</w:t>
      </w:r>
      <w:r>
        <w:t>12</w:t>
      </w:r>
      <w:r w:rsidRPr="00153785">
        <w:t xml:space="preserve"> – </w:t>
      </w:r>
      <w:r w:rsidR="005F4AFF">
        <w:t>Regra de proposta duplicada</w:t>
      </w:r>
      <w:bookmarkEnd w:id="25"/>
    </w:p>
    <w:p w14:paraId="5822FB8F" w14:textId="77777777" w:rsidR="00427249" w:rsidRDefault="00427249" w:rsidP="00427249">
      <w:pPr>
        <w:rPr>
          <w:lang w:eastAsia="en-US"/>
        </w:rPr>
      </w:pPr>
    </w:p>
    <w:p w14:paraId="5CDDBEA0" w14:textId="0AAA7BD2" w:rsidR="0047094F" w:rsidRDefault="00427249" w:rsidP="00224891">
      <w:pPr>
        <w:rPr>
          <w:lang w:eastAsia="en-US"/>
        </w:rPr>
      </w:pPr>
      <w:r w:rsidRPr="00427249">
        <w:rPr>
          <w:lang w:eastAsia="en-US"/>
        </w:rPr>
        <w:t xml:space="preserve">Deverá ser criado uma regra de score de risco de proposta "duplicada" a onde será considerado "duplicidade" aquela proposta que tenha mesmo Documento de entrada, produto, endereço e </w:t>
      </w:r>
      <w:r w:rsidRPr="00427249">
        <w:rPr>
          <w:lang w:eastAsia="en-US"/>
        </w:rPr>
        <w:lastRenderedPageBreak/>
        <w:t>que já tenha sido tratada pelo sistema FMS nos ultimos X dias. Este score de risco da proposta receberá a pontuação para ser adicionada ao motor de score de fraude.</w:t>
      </w:r>
    </w:p>
    <w:p w14:paraId="35B2B07A" w14:textId="77777777" w:rsidR="00315C2C" w:rsidRDefault="00315C2C" w:rsidP="00224891">
      <w:pPr>
        <w:rPr>
          <w:lang w:eastAsia="en-US"/>
        </w:rPr>
      </w:pPr>
    </w:p>
    <w:p w14:paraId="562B6BE7" w14:textId="06A3358F" w:rsidR="00F60E96" w:rsidRPr="0045060A" w:rsidRDefault="00F60E96" w:rsidP="00F60E96">
      <w:pPr>
        <w:rPr>
          <w:rFonts w:cs="Arial"/>
          <w:color w:val="000000"/>
        </w:rPr>
      </w:pPr>
      <w:r w:rsidRPr="0045060A">
        <w:rPr>
          <w:rFonts w:cs="Arial"/>
          <w:color w:val="000000"/>
        </w:rPr>
        <w:t>Durante o processamento da proposta</w:t>
      </w:r>
      <w:r>
        <w:rPr>
          <w:rFonts w:cs="Arial"/>
          <w:color w:val="000000"/>
        </w:rPr>
        <w:t xml:space="preserve"> s</w:t>
      </w:r>
      <w:r w:rsidRPr="0045060A">
        <w:rPr>
          <w:rFonts w:cs="Arial"/>
          <w:color w:val="000000"/>
        </w:rPr>
        <w:t>er</w:t>
      </w:r>
      <w:r>
        <w:rPr>
          <w:rFonts w:cs="Arial"/>
          <w:color w:val="000000"/>
        </w:rPr>
        <w:t>ão avaliadas as propostas com critério de duplicidade e, a</w:t>
      </w:r>
      <w:r w:rsidRPr="0045060A">
        <w:rPr>
          <w:rFonts w:cs="Arial"/>
          <w:color w:val="000000"/>
        </w:rPr>
        <w:t>o final da validação</w:t>
      </w:r>
      <w:r>
        <w:rPr>
          <w:rFonts w:cs="Arial"/>
          <w:color w:val="000000"/>
        </w:rPr>
        <w:t>,</w:t>
      </w:r>
      <w:r w:rsidRPr="0045060A">
        <w:rPr>
          <w:rFonts w:cs="Arial"/>
          <w:color w:val="000000"/>
        </w:rPr>
        <w:t xml:space="preserve"> será criada uma variável que poderá ser utilizada no motor de regras:</w:t>
      </w:r>
    </w:p>
    <w:p w14:paraId="5AD74FDD" w14:textId="77777777" w:rsidR="00F60E96" w:rsidRPr="00753CFB" w:rsidRDefault="00F60E96" w:rsidP="00F60E96">
      <w:pPr>
        <w:rPr>
          <w:rFonts w:ascii="Courier New" w:hAnsi="Courier New" w:cs="Courier New"/>
          <w:sz w:val="18"/>
          <w:szCs w:val="20"/>
        </w:rPr>
      </w:pPr>
    </w:p>
    <w:tbl>
      <w:tblPr>
        <w:tblW w:w="89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88"/>
        <w:gridCol w:w="6774"/>
      </w:tblGrid>
      <w:tr w:rsidR="00F60E96" w:rsidRPr="00153785" w14:paraId="42A2AABC" w14:textId="77777777" w:rsidTr="00913945">
        <w:trPr>
          <w:trHeight w:val="289"/>
          <w:jc w:val="center"/>
        </w:trPr>
        <w:tc>
          <w:tcPr>
            <w:tcW w:w="2188" w:type="dxa"/>
            <w:shd w:val="clear" w:color="000000" w:fill="A6A6A6"/>
            <w:vAlign w:val="center"/>
          </w:tcPr>
          <w:p w14:paraId="111FAE0D" w14:textId="77777777" w:rsidR="00F60E96" w:rsidRPr="00153785" w:rsidRDefault="00F60E96" w:rsidP="00913945">
            <w:pPr>
              <w:jc w:val="right"/>
              <w:rPr>
                <w:rFonts w:cs="Arial"/>
                <w:b/>
                <w:bCs/>
                <w:color w:val="000000"/>
                <w:sz w:val="20"/>
                <w:szCs w:val="20"/>
              </w:rPr>
            </w:pPr>
            <w:r>
              <w:rPr>
                <w:rFonts w:cs="Arial"/>
                <w:b/>
                <w:bCs/>
                <w:color w:val="000000"/>
                <w:sz w:val="20"/>
                <w:szCs w:val="20"/>
              </w:rPr>
              <w:t>Variável</w:t>
            </w:r>
          </w:p>
        </w:tc>
        <w:tc>
          <w:tcPr>
            <w:tcW w:w="6774" w:type="dxa"/>
            <w:shd w:val="clear" w:color="auto" w:fill="auto"/>
            <w:vAlign w:val="center"/>
          </w:tcPr>
          <w:p w14:paraId="0764D742" w14:textId="6D27086D" w:rsidR="00F60E96" w:rsidRPr="00153785" w:rsidRDefault="00F60E96" w:rsidP="00913945">
            <w:pPr>
              <w:rPr>
                <w:rFonts w:cs="Arial"/>
                <w:color w:val="000000"/>
                <w:sz w:val="20"/>
                <w:szCs w:val="20"/>
              </w:rPr>
            </w:pPr>
            <w:r>
              <w:rPr>
                <w:rFonts w:cs="Arial"/>
                <w:color w:val="000000"/>
                <w:sz w:val="20"/>
                <w:szCs w:val="20"/>
              </w:rPr>
              <w:t>Proposta Duplicada</w:t>
            </w:r>
          </w:p>
        </w:tc>
      </w:tr>
      <w:tr w:rsidR="00F60E96" w:rsidRPr="00153785" w14:paraId="70AD1321" w14:textId="77777777" w:rsidTr="00913945">
        <w:trPr>
          <w:trHeight w:val="289"/>
          <w:jc w:val="center"/>
        </w:trPr>
        <w:tc>
          <w:tcPr>
            <w:tcW w:w="2188" w:type="dxa"/>
            <w:shd w:val="clear" w:color="000000" w:fill="A6A6A6"/>
            <w:vAlign w:val="center"/>
          </w:tcPr>
          <w:p w14:paraId="757CCB21" w14:textId="77777777" w:rsidR="00F60E96" w:rsidRDefault="00F60E96" w:rsidP="00913945">
            <w:pPr>
              <w:jc w:val="right"/>
              <w:rPr>
                <w:rFonts w:cs="Arial"/>
                <w:b/>
                <w:bCs/>
                <w:color w:val="000000"/>
                <w:sz w:val="20"/>
                <w:szCs w:val="20"/>
              </w:rPr>
            </w:pPr>
            <w:r>
              <w:rPr>
                <w:rFonts w:cs="Arial"/>
                <w:b/>
                <w:bCs/>
                <w:color w:val="000000"/>
                <w:sz w:val="20"/>
                <w:szCs w:val="20"/>
              </w:rPr>
              <w:t>Possíveis Valores</w:t>
            </w:r>
          </w:p>
        </w:tc>
        <w:tc>
          <w:tcPr>
            <w:tcW w:w="6774" w:type="dxa"/>
            <w:shd w:val="clear" w:color="auto" w:fill="auto"/>
            <w:vAlign w:val="center"/>
          </w:tcPr>
          <w:p w14:paraId="7BBF8B3B" w14:textId="40B0E056" w:rsidR="00F60E96" w:rsidRDefault="00E46E1D" w:rsidP="00913945">
            <w:pPr>
              <w:rPr>
                <w:rFonts w:cs="Arial"/>
                <w:color w:val="000000"/>
                <w:sz w:val="20"/>
                <w:szCs w:val="20"/>
              </w:rPr>
            </w:pPr>
            <w:r>
              <w:rPr>
                <w:rFonts w:cs="Arial"/>
                <w:color w:val="000000"/>
                <w:sz w:val="20"/>
                <w:szCs w:val="20"/>
              </w:rPr>
              <w:t>0 – Proposta não duplicada</w:t>
            </w:r>
          </w:p>
          <w:p w14:paraId="4F89B337" w14:textId="73BC7F8D" w:rsidR="00E46E1D" w:rsidRDefault="00E46E1D" w:rsidP="00E46E1D">
            <w:pPr>
              <w:rPr>
                <w:rFonts w:cs="Arial"/>
                <w:color w:val="000000"/>
                <w:sz w:val="20"/>
                <w:szCs w:val="20"/>
              </w:rPr>
            </w:pPr>
            <w:r>
              <w:rPr>
                <w:rFonts w:cs="Arial"/>
                <w:color w:val="000000"/>
                <w:sz w:val="20"/>
                <w:szCs w:val="20"/>
              </w:rPr>
              <w:t>1 – Proposta duplicada</w:t>
            </w:r>
          </w:p>
        </w:tc>
      </w:tr>
      <w:tr w:rsidR="00F60E96" w:rsidRPr="00153785" w14:paraId="063DC5D1" w14:textId="77777777" w:rsidTr="00913945">
        <w:trPr>
          <w:trHeight w:val="289"/>
          <w:jc w:val="center"/>
        </w:trPr>
        <w:tc>
          <w:tcPr>
            <w:tcW w:w="2188" w:type="dxa"/>
            <w:shd w:val="clear" w:color="000000" w:fill="A6A6A6"/>
            <w:vAlign w:val="center"/>
          </w:tcPr>
          <w:p w14:paraId="3AC3C423" w14:textId="7E4D58F5" w:rsidR="00F60E96" w:rsidRDefault="00F60E96" w:rsidP="00913945">
            <w:pPr>
              <w:jc w:val="right"/>
              <w:rPr>
                <w:rFonts w:cs="Arial"/>
                <w:b/>
                <w:bCs/>
                <w:color w:val="000000"/>
                <w:sz w:val="20"/>
                <w:szCs w:val="20"/>
              </w:rPr>
            </w:pPr>
            <w:r>
              <w:rPr>
                <w:rFonts w:cs="Arial"/>
                <w:b/>
                <w:bCs/>
                <w:color w:val="000000"/>
                <w:sz w:val="20"/>
                <w:szCs w:val="20"/>
              </w:rPr>
              <w:t>Regra Exemplo</w:t>
            </w:r>
          </w:p>
        </w:tc>
        <w:tc>
          <w:tcPr>
            <w:tcW w:w="6774" w:type="dxa"/>
            <w:shd w:val="clear" w:color="auto" w:fill="auto"/>
            <w:vAlign w:val="center"/>
          </w:tcPr>
          <w:p w14:paraId="034842F8" w14:textId="65989505" w:rsidR="00F60E96" w:rsidRDefault="00E46E1D" w:rsidP="00913945">
            <w:pPr>
              <w:rPr>
                <w:rFonts w:cs="Arial"/>
                <w:color w:val="000000"/>
                <w:sz w:val="20"/>
                <w:szCs w:val="20"/>
              </w:rPr>
            </w:pPr>
            <w:r>
              <w:rPr>
                <w:rFonts w:cs="Arial"/>
                <w:color w:val="000000"/>
                <w:sz w:val="20"/>
                <w:szCs w:val="20"/>
              </w:rPr>
              <w:t>(Proposta Duplicada) * 10</w:t>
            </w:r>
          </w:p>
        </w:tc>
      </w:tr>
    </w:tbl>
    <w:p w14:paraId="58E95279" w14:textId="77777777" w:rsidR="005F4AFF" w:rsidRDefault="005F4AFF" w:rsidP="00224891">
      <w:pPr>
        <w:rPr>
          <w:lang w:eastAsia="en-US"/>
        </w:rPr>
      </w:pPr>
    </w:p>
    <w:p w14:paraId="55545698" w14:textId="43867356" w:rsidR="00275A42" w:rsidRDefault="00275A42" w:rsidP="00E46E1D">
      <w:pPr>
        <w:rPr>
          <w:rFonts w:cs="Arial"/>
        </w:rPr>
      </w:pPr>
      <w:r>
        <w:rPr>
          <w:rFonts w:cs="Arial"/>
        </w:rPr>
        <w:t>Os seguintes campos serão utilizados para verificar a duplicidade da proposta:</w:t>
      </w:r>
    </w:p>
    <w:p w14:paraId="4A0F2EE2" w14:textId="020D3AC7" w:rsidR="00275A42" w:rsidRPr="00275A42" w:rsidRDefault="00275A42" w:rsidP="00955CB3">
      <w:pPr>
        <w:pStyle w:val="ListParagraph"/>
        <w:numPr>
          <w:ilvl w:val="0"/>
          <w:numId w:val="23"/>
        </w:numPr>
        <w:rPr>
          <w:rFonts w:cs="Arial"/>
        </w:rPr>
      </w:pPr>
      <w:r>
        <w:t>CpfCnpj</w:t>
      </w:r>
    </w:p>
    <w:p w14:paraId="1AC2FBE3" w14:textId="4545F0AE" w:rsidR="00275A42" w:rsidRPr="00275A42" w:rsidRDefault="00275A42" w:rsidP="00955CB3">
      <w:pPr>
        <w:pStyle w:val="ListParagraph"/>
        <w:numPr>
          <w:ilvl w:val="0"/>
          <w:numId w:val="23"/>
        </w:numPr>
        <w:rPr>
          <w:rFonts w:cs="Arial"/>
        </w:rPr>
      </w:pPr>
      <w:r w:rsidRPr="008134DB">
        <w:t>T</w:t>
      </w:r>
      <w:r>
        <w:t>ipo</w:t>
      </w:r>
      <w:r w:rsidRPr="008134DB">
        <w:t>N</w:t>
      </w:r>
      <w:r>
        <w:t>egocio</w:t>
      </w:r>
    </w:p>
    <w:p w14:paraId="509485EF" w14:textId="6CE31105" w:rsidR="00275A42" w:rsidRPr="00275A42" w:rsidRDefault="00275A42" w:rsidP="00955CB3">
      <w:pPr>
        <w:pStyle w:val="ListParagraph"/>
        <w:numPr>
          <w:ilvl w:val="0"/>
          <w:numId w:val="23"/>
        </w:numPr>
        <w:rPr>
          <w:rFonts w:cs="Arial"/>
        </w:rPr>
      </w:pPr>
      <w:r>
        <w:t>Logradouro</w:t>
      </w:r>
    </w:p>
    <w:p w14:paraId="1F8ADACA" w14:textId="77777777" w:rsidR="00275A42" w:rsidRDefault="00275A42" w:rsidP="00E46E1D">
      <w:pPr>
        <w:rPr>
          <w:rFonts w:cs="Arial"/>
        </w:rPr>
      </w:pPr>
    </w:p>
    <w:p w14:paraId="047AD3FF" w14:textId="64ADCF20" w:rsidR="00E46E1D" w:rsidRDefault="00E46E1D" w:rsidP="00E46E1D">
      <w:pPr>
        <w:rPr>
          <w:rFonts w:cs="Arial"/>
        </w:rPr>
      </w:pPr>
      <w:r>
        <w:rPr>
          <w:rFonts w:cs="Arial"/>
        </w:rPr>
        <w:t>Para atender este requisito, será criado o parâmetro configuráveis pelo usuário, conforme abaixo:</w:t>
      </w:r>
    </w:p>
    <w:p w14:paraId="7723A14B" w14:textId="77777777" w:rsidR="00E46E1D" w:rsidRDefault="00E46E1D" w:rsidP="00E46E1D">
      <w:pPr>
        <w:rPr>
          <w:rFonts w:cs="Arial"/>
        </w:rPr>
      </w:pPr>
    </w:p>
    <w:tbl>
      <w:tblPr>
        <w:tblW w:w="4688" w:type="pct"/>
        <w:jc w:val="center"/>
        <w:tblCellMar>
          <w:left w:w="70" w:type="dxa"/>
          <w:right w:w="70" w:type="dxa"/>
        </w:tblCellMar>
        <w:tblLook w:val="04A0" w:firstRow="1" w:lastRow="0" w:firstColumn="1" w:lastColumn="0" w:noHBand="0" w:noVBand="1"/>
      </w:tblPr>
      <w:tblGrid>
        <w:gridCol w:w="3738"/>
        <w:gridCol w:w="5822"/>
      </w:tblGrid>
      <w:tr w:rsidR="00E46E1D" w:rsidRPr="00726F23" w14:paraId="03F03E2E" w14:textId="77777777" w:rsidTr="00D976F6">
        <w:trPr>
          <w:trHeight w:val="300"/>
          <w:jc w:val="center"/>
        </w:trPr>
        <w:tc>
          <w:tcPr>
            <w:tcW w:w="5000" w:type="pct"/>
            <w:gridSpan w:val="2"/>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2CEFBB46" w14:textId="77777777" w:rsidR="00E46E1D" w:rsidRPr="00D976F6" w:rsidRDefault="00E46E1D" w:rsidP="00702699">
            <w:pPr>
              <w:jc w:val="center"/>
              <w:rPr>
                <w:rFonts w:ascii="Calibri" w:hAnsi="Calibri" w:cs="Calibri"/>
                <w:b/>
                <w:color w:val="000000"/>
                <w:sz w:val="22"/>
                <w:szCs w:val="22"/>
              </w:rPr>
            </w:pPr>
            <w:r w:rsidRPr="00D976F6">
              <w:rPr>
                <w:rFonts w:ascii="Calibri" w:hAnsi="Calibri" w:cs="Calibri"/>
                <w:b/>
                <w:color w:val="000000"/>
                <w:sz w:val="22"/>
                <w:szCs w:val="22"/>
              </w:rPr>
              <w:t>FMS_R_PARAMETERS</w:t>
            </w:r>
          </w:p>
        </w:tc>
      </w:tr>
      <w:tr w:rsidR="00E46E1D" w:rsidRPr="00726F23" w14:paraId="6371AD0C" w14:textId="77777777" w:rsidTr="00D976F6">
        <w:trPr>
          <w:trHeight w:val="300"/>
          <w:jc w:val="center"/>
        </w:trPr>
        <w:tc>
          <w:tcPr>
            <w:tcW w:w="1955" w:type="pct"/>
            <w:tcBorders>
              <w:top w:val="nil"/>
              <w:left w:val="single" w:sz="4" w:space="0" w:color="auto"/>
              <w:bottom w:val="single" w:sz="4" w:space="0" w:color="auto"/>
              <w:right w:val="single" w:sz="4" w:space="0" w:color="auto"/>
            </w:tcBorders>
            <w:shd w:val="clear" w:color="000000" w:fill="808080"/>
            <w:noWrap/>
            <w:vAlign w:val="bottom"/>
            <w:hideMark/>
          </w:tcPr>
          <w:p w14:paraId="328E24B5" w14:textId="77777777" w:rsidR="00E46E1D" w:rsidRPr="00D976F6" w:rsidRDefault="00E46E1D" w:rsidP="00702699">
            <w:pPr>
              <w:jc w:val="center"/>
              <w:rPr>
                <w:rFonts w:ascii="Calibri" w:hAnsi="Calibri" w:cs="Calibri"/>
                <w:b/>
                <w:color w:val="000000"/>
                <w:sz w:val="22"/>
                <w:szCs w:val="22"/>
              </w:rPr>
            </w:pPr>
            <w:r w:rsidRPr="00D976F6">
              <w:rPr>
                <w:rFonts w:ascii="Calibri" w:hAnsi="Calibri" w:cs="Calibri"/>
                <w:b/>
                <w:color w:val="000000"/>
                <w:sz w:val="22"/>
                <w:szCs w:val="22"/>
              </w:rPr>
              <w:t>Campos</w:t>
            </w:r>
          </w:p>
        </w:tc>
        <w:tc>
          <w:tcPr>
            <w:tcW w:w="3045" w:type="pct"/>
            <w:tcBorders>
              <w:top w:val="nil"/>
              <w:left w:val="nil"/>
              <w:bottom w:val="single" w:sz="4" w:space="0" w:color="auto"/>
              <w:right w:val="single" w:sz="4" w:space="0" w:color="auto"/>
            </w:tcBorders>
            <w:shd w:val="clear" w:color="000000" w:fill="808080"/>
            <w:noWrap/>
            <w:vAlign w:val="bottom"/>
            <w:hideMark/>
          </w:tcPr>
          <w:p w14:paraId="1222FDDC" w14:textId="77777777" w:rsidR="00E46E1D" w:rsidRPr="00D976F6" w:rsidRDefault="00E46E1D" w:rsidP="00702699">
            <w:pPr>
              <w:jc w:val="center"/>
              <w:rPr>
                <w:rFonts w:ascii="Calibri" w:hAnsi="Calibri" w:cs="Calibri"/>
                <w:b/>
                <w:color w:val="000000"/>
                <w:sz w:val="22"/>
                <w:szCs w:val="22"/>
              </w:rPr>
            </w:pPr>
            <w:r w:rsidRPr="00D976F6">
              <w:rPr>
                <w:rFonts w:ascii="Calibri" w:hAnsi="Calibri" w:cs="Calibri"/>
                <w:b/>
                <w:color w:val="000000"/>
                <w:sz w:val="22"/>
                <w:szCs w:val="22"/>
              </w:rPr>
              <w:t>Valores</w:t>
            </w:r>
          </w:p>
        </w:tc>
      </w:tr>
      <w:tr w:rsidR="00E46E1D" w:rsidRPr="00726F23" w14:paraId="5879E44D" w14:textId="77777777" w:rsidTr="00D976F6">
        <w:trPr>
          <w:trHeight w:val="300"/>
          <w:jc w:val="center"/>
        </w:trPr>
        <w:tc>
          <w:tcPr>
            <w:tcW w:w="1955" w:type="pct"/>
            <w:tcBorders>
              <w:top w:val="nil"/>
              <w:left w:val="single" w:sz="4" w:space="0" w:color="auto"/>
              <w:bottom w:val="single" w:sz="4" w:space="0" w:color="auto"/>
              <w:right w:val="single" w:sz="4" w:space="0" w:color="auto"/>
            </w:tcBorders>
            <w:shd w:val="clear" w:color="auto" w:fill="auto"/>
            <w:vAlign w:val="center"/>
            <w:hideMark/>
          </w:tcPr>
          <w:p w14:paraId="1B08942E" w14:textId="77777777" w:rsidR="00E46E1D" w:rsidRPr="00726F23" w:rsidRDefault="00E46E1D" w:rsidP="00702699">
            <w:pPr>
              <w:jc w:val="left"/>
              <w:rPr>
                <w:rFonts w:cs="Arial"/>
                <w:b/>
                <w:bCs/>
                <w:color w:val="333333"/>
                <w:sz w:val="16"/>
                <w:szCs w:val="16"/>
              </w:rPr>
            </w:pPr>
            <w:r w:rsidRPr="00726F23">
              <w:rPr>
                <w:rFonts w:cs="Arial"/>
                <w:b/>
                <w:bCs/>
                <w:color w:val="333333"/>
                <w:sz w:val="16"/>
                <w:szCs w:val="16"/>
              </w:rPr>
              <w:t>Param Id</w:t>
            </w:r>
          </w:p>
        </w:tc>
        <w:tc>
          <w:tcPr>
            <w:tcW w:w="3045" w:type="pct"/>
            <w:tcBorders>
              <w:top w:val="nil"/>
              <w:left w:val="nil"/>
              <w:bottom w:val="single" w:sz="4" w:space="0" w:color="auto"/>
              <w:right w:val="single" w:sz="4" w:space="0" w:color="auto"/>
            </w:tcBorders>
            <w:shd w:val="clear" w:color="auto" w:fill="auto"/>
            <w:noWrap/>
            <w:vAlign w:val="bottom"/>
            <w:hideMark/>
          </w:tcPr>
          <w:p w14:paraId="332974FD" w14:textId="61949944" w:rsidR="00E46E1D" w:rsidRPr="00726F23" w:rsidRDefault="00E46E1D" w:rsidP="00702699">
            <w:pPr>
              <w:jc w:val="left"/>
              <w:rPr>
                <w:rFonts w:ascii="Calibri" w:hAnsi="Calibri" w:cs="Calibri"/>
                <w:color w:val="000000"/>
                <w:sz w:val="22"/>
                <w:szCs w:val="22"/>
              </w:rPr>
            </w:pPr>
            <w:r>
              <w:rPr>
                <w:rFonts w:ascii="Calibri" w:hAnsi="Calibri" w:cs="Calibri"/>
                <w:color w:val="000000"/>
                <w:sz w:val="22"/>
                <w:szCs w:val="22"/>
              </w:rPr>
              <w:t>MOTOR</w:t>
            </w:r>
          </w:p>
        </w:tc>
      </w:tr>
      <w:tr w:rsidR="00E46E1D" w:rsidRPr="00726F23" w14:paraId="39265906" w14:textId="77777777" w:rsidTr="00D976F6">
        <w:trPr>
          <w:trHeight w:val="300"/>
          <w:jc w:val="center"/>
        </w:trPr>
        <w:tc>
          <w:tcPr>
            <w:tcW w:w="1955" w:type="pct"/>
            <w:tcBorders>
              <w:top w:val="nil"/>
              <w:left w:val="single" w:sz="4" w:space="0" w:color="auto"/>
              <w:bottom w:val="single" w:sz="4" w:space="0" w:color="auto"/>
              <w:right w:val="single" w:sz="4" w:space="0" w:color="auto"/>
            </w:tcBorders>
            <w:shd w:val="clear" w:color="auto" w:fill="auto"/>
            <w:vAlign w:val="center"/>
            <w:hideMark/>
          </w:tcPr>
          <w:p w14:paraId="5738485F" w14:textId="77777777" w:rsidR="00E46E1D" w:rsidRPr="00726F23" w:rsidRDefault="00E46E1D" w:rsidP="00702699">
            <w:pPr>
              <w:jc w:val="left"/>
              <w:rPr>
                <w:rFonts w:cs="Arial"/>
                <w:b/>
                <w:bCs/>
                <w:color w:val="333333"/>
                <w:sz w:val="16"/>
                <w:szCs w:val="16"/>
              </w:rPr>
            </w:pPr>
            <w:r w:rsidRPr="00726F23">
              <w:rPr>
                <w:rFonts w:cs="Arial"/>
                <w:b/>
                <w:bCs/>
                <w:color w:val="333333"/>
                <w:sz w:val="16"/>
                <w:szCs w:val="16"/>
              </w:rPr>
              <w:t>Param Id2</w:t>
            </w:r>
          </w:p>
        </w:tc>
        <w:tc>
          <w:tcPr>
            <w:tcW w:w="3045" w:type="pct"/>
            <w:tcBorders>
              <w:top w:val="nil"/>
              <w:left w:val="nil"/>
              <w:bottom w:val="single" w:sz="4" w:space="0" w:color="auto"/>
              <w:right w:val="single" w:sz="4" w:space="0" w:color="auto"/>
            </w:tcBorders>
            <w:shd w:val="clear" w:color="auto" w:fill="auto"/>
            <w:noWrap/>
            <w:vAlign w:val="bottom"/>
            <w:hideMark/>
          </w:tcPr>
          <w:p w14:paraId="253D3BA8" w14:textId="362B6B82" w:rsidR="00E46E1D" w:rsidRPr="00726F23" w:rsidRDefault="00E46E1D" w:rsidP="00702699">
            <w:pPr>
              <w:jc w:val="left"/>
              <w:rPr>
                <w:rFonts w:ascii="Calibri" w:hAnsi="Calibri" w:cs="Calibri"/>
                <w:color w:val="000000"/>
                <w:sz w:val="22"/>
                <w:szCs w:val="22"/>
              </w:rPr>
            </w:pPr>
            <w:r>
              <w:rPr>
                <w:rFonts w:ascii="Calibri" w:hAnsi="Calibri" w:cs="Calibri"/>
                <w:color w:val="000000"/>
                <w:sz w:val="22"/>
                <w:szCs w:val="22"/>
              </w:rPr>
              <w:t>PARAMETRO_REGRA</w:t>
            </w:r>
          </w:p>
        </w:tc>
      </w:tr>
      <w:tr w:rsidR="00E46E1D" w:rsidRPr="00726F23" w14:paraId="250C22E4" w14:textId="77777777" w:rsidTr="00D976F6">
        <w:trPr>
          <w:trHeight w:val="300"/>
          <w:jc w:val="center"/>
        </w:trPr>
        <w:tc>
          <w:tcPr>
            <w:tcW w:w="1955" w:type="pct"/>
            <w:tcBorders>
              <w:top w:val="nil"/>
              <w:left w:val="single" w:sz="4" w:space="0" w:color="auto"/>
              <w:bottom w:val="single" w:sz="4" w:space="0" w:color="auto"/>
              <w:right w:val="single" w:sz="4" w:space="0" w:color="auto"/>
            </w:tcBorders>
            <w:shd w:val="clear" w:color="auto" w:fill="auto"/>
            <w:vAlign w:val="center"/>
            <w:hideMark/>
          </w:tcPr>
          <w:p w14:paraId="0F320F7A" w14:textId="77777777" w:rsidR="00E46E1D" w:rsidRPr="00726F23" w:rsidRDefault="00E46E1D" w:rsidP="00702699">
            <w:pPr>
              <w:jc w:val="left"/>
              <w:rPr>
                <w:rFonts w:cs="Arial"/>
                <w:b/>
                <w:bCs/>
                <w:color w:val="333333"/>
                <w:sz w:val="16"/>
                <w:szCs w:val="16"/>
              </w:rPr>
            </w:pPr>
            <w:r w:rsidRPr="00726F23">
              <w:rPr>
                <w:rFonts w:cs="Arial"/>
                <w:b/>
                <w:bCs/>
                <w:color w:val="333333"/>
                <w:sz w:val="16"/>
                <w:szCs w:val="16"/>
              </w:rPr>
              <w:t>Param Id3</w:t>
            </w:r>
          </w:p>
        </w:tc>
        <w:tc>
          <w:tcPr>
            <w:tcW w:w="3045" w:type="pct"/>
            <w:tcBorders>
              <w:top w:val="nil"/>
              <w:left w:val="nil"/>
              <w:bottom w:val="single" w:sz="4" w:space="0" w:color="auto"/>
              <w:right w:val="single" w:sz="4" w:space="0" w:color="auto"/>
            </w:tcBorders>
            <w:shd w:val="clear" w:color="auto" w:fill="auto"/>
            <w:noWrap/>
            <w:vAlign w:val="bottom"/>
            <w:hideMark/>
          </w:tcPr>
          <w:p w14:paraId="0E887C10" w14:textId="5BD078CC" w:rsidR="00E46E1D" w:rsidRPr="00726F23" w:rsidRDefault="00E46E1D" w:rsidP="00702699">
            <w:pPr>
              <w:jc w:val="left"/>
              <w:rPr>
                <w:rFonts w:ascii="Calibri" w:hAnsi="Calibri" w:cs="Calibri"/>
                <w:color w:val="000000"/>
                <w:sz w:val="22"/>
                <w:szCs w:val="22"/>
              </w:rPr>
            </w:pPr>
            <w:r>
              <w:rPr>
                <w:rFonts w:ascii="Calibri" w:hAnsi="Calibri" w:cs="Calibri"/>
                <w:color w:val="000000"/>
                <w:sz w:val="22"/>
                <w:szCs w:val="22"/>
              </w:rPr>
              <w:t>DIAS_PROPOSTA_DUPLICADA</w:t>
            </w:r>
          </w:p>
        </w:tc>
      </w:tr>
      <w:tr w:rsidR="00E46E1D" w:rsidRPr="00726F23" w14:paraId="56FFBF8E" w14:textId="77777777" w:rsidTr="00D976F6">
        <w:trPr>
          <w:trHeight w:val="300"/>
          <w:jc w:val="center"/>
        </w:trPr>
        <w:tc>
          <w:tcPr>
            <w:tcW w:w="1955" w:type="pct"/>
            <w:tcBorders>
              <w:top w:val="nil"/>
              <w:left w:val="single" w:sz="4" w:space="0" w:color="auto"/>
              <w:bottom w:val="single" w:sz="4" w:space="0" w:color="auto"/>
              <w:right w:val="single" w:sz="4" w:space="0" w:color="auto"/>
            </w:tcBorders>
            <w:shd w:val="clear" w:color="auto" w:fill="auto"/>
            <w:vAlign w:val="center"/>
            <w:hideMark/>
          </w:tcPr>
          <w:p w14:paraId="5DA35DB1" w14:textId="77777777" w:rsidR="00E46E1D" w:rsidRPr="00726F23" w:rsidRDefault="00E46E1D" w:rsidP="00702699">
            <w:pPr>
              <w:jc w:val="left"/>
              <w:rPr>
                <w:rFonts w:cs="Arial"/>
                <w:b/>
                <w:bCs/>
                <w:color w:val="333333"/>
                <w:sz w:val="16"/>
                <w:szCs w:val="16"/>
              </w:rPr>
            </w:pPr>
            <w:r w:rsidRPr="00726F23">
              <w:rPr>
                <w:rFonts w:cs="Arial"/>
                <w:b/>
                <w:bCs/>
                <w:color w:val="333333"/>
                <w:sz w:val="16"/>
                <w:szCs w:val="16"/>
              </w:rPr>
              <w:t>Valor</w:t>
            </w:r>
          </w:p>
        </w:tc>
        <w:tc>
          <w:tcPr>
            <w:tcW w:w="3045" w:type="pct"/>
            <w:tcBorders>
              <w:top w:val="nil"/>
              <w:left w:val="nil"/>
              <w:bottom w:val="single" w:sz="4" w:space="0" w:color="auto"/>
              <w:right w:val="single" w:sz="4" w:space="0" w:color="auto"/>
            </w:tcBorders>
            <w:shd w:val="clear" w:color="auto" w:fill="auto"/>
            <w:noWrap/>
            <w:vAlign w:val="bottom"/>
            <w:hideMark/>
          </w:tcPr>
          <w:p w14:paraId="5F4E3979" w14:textId="77777777" w:rsidR="00E46E1D" w:rsidRPr="00726F23" w:rsidRDefault="00E46E1D" w:rsidP="00702699">
            <w:pPr>
              <w:jc w:val="right"/>
              <w:rPr>
                <w:rFonts w:ascii="Calibri" w:hAnsi="Calibri" w:cs="Calibri"/>
                <w:color w:val="000000"/>
                <w:sz w:val="22"/>
                <w:szCs w:val="22"/>
              </w:rPr>
            </w:pPr>
            <w:r>
              <w:rPr>
                <w:rFonts w:ascii="Calibri" w:hAnsi="Calibri" w:cs="Calibri"/>
                <w:color w:val="000000"/>
                <w:sz w:val="22"/>
                <w:szCs w:val="22"/>
              </w:rPr>
              <w:t>1</w:t>
            </w:r>
          </w:p>
        </w:tc>
      </w:tr>
      <w:tr w:rsidR="00E46E1D" w:rsidRPr="00726F23" w14:paraId="1D28C788" w14:textId="77777777" w:rsidTr="00D976F6">
        <w:trPr>
          <w:trHeight w:val="300"/>
          <w:jc w:val="center"/>
        </w:trPr>
        <w:tc>
          <w:tcPr>
            <w:tcW w:w="1955" w:type="pct"/>
            <w:tcBorders>
              <w:top w:val="nil"/>
              <w:left w:val="single" w:sz="4" w:space="0" w:color="auto"/>
              <w:bottom w:val="single" w:sz="4" w:space="0" w:color="auto"/>
              <w:right w:val="single" w:sz="4" w:space="0" w:color="auto"/>
            </w:tcBorders>
            <w:shd w:val="clear" w:color="auto" w:fill="auto"/>
            <w:vAlign w:val="center"/>
            <w:hideMark/>
          </w:tcPr>
          <w:p w14:paraId="2C649A4E" w14:textId="77777777" w:rsidR="00E46E1D" w:rsidRPr="00726F23" w:rsidRDefault="00E46E1D" w:rsidP="00702699">
            <w:pPr>
              <w:jc w:val="left"/>
              <w:rPr>
                <w:rFonts w:cs="Arial"/>
                <w:b/>
                <w:bCs/>
                <w:color w:val="333333"/>
                <w:sz w:val="16"/>
                <w:szCs w:val="16"/>
              </w:rPr>
            </w:pPr>
            <w:r>
              <w:rPr>
                <w:rFonts w:cs="Arial"/>
                <w:b/>
                <w:bCs/>
                <w:color w:val="333333"/>
                <w:sz w:val="16"/>
                <w:szCs w:val="16"/>
              </w:rPr>
              <w:t>Descrição</w:t>
            </w:r>
          </w:p>
        </w:tc>
        <w:tc>
          <w:tcPr>
            <w:tcW w:w="3045" w:type="pct"/>
            <w:tcBorders>
              <w:top w:val="nil"/>
              <w:left w:val="nil"/>
              <w:bottom w:val="single" w:sz="4" w:space="0" w:color="auto"/>
              <w:right w:val="single" w:sz="4" w:space="0" w:color="auto"/>
            </w:tcBorders>
            <w:shd w:val="clear" w:color="auto" w:fill="auto"/>
            <w:noWrap/>
            <w:vAlign w:val="bottom"/>
            <w:hideMark/>
          </w:tcPr>
          <w:p w14:paraId="2A807582" w14:textId="462A202F" w:rsidR="00E46E1D" w:rsidRPr="00726F23" w:rsidRDefault="00E46E1D" w:rsidP="00E46E1D">
            <w:pPr>
              <w:jc w:val="left"/>
              <w:rPr>
                <w:rFonts w:ascii="Calibri" w:hAnsi="Calibri" w:cs="Calibri"/>
                <w:color w:val="000000"/>
                <w:sz w:val="22"/>
                <w:szCs w:val="22"/>
              </w:rPr>
            </w:pPr>
            <w:r>
              <w:rPr>
                <w:rFonts w:ascii="Calibri" w:hAnsi="Calibri" w:cs="Calibri"/>
                <w:color w:val="000000"/>
                <w:sz w:val="22"/>
                <w:szCs w:val="22"/>
              </w:rPr>
              <w:t>Quantidade de dias para validação de duplicidade de proposta</w:t>
            </w:r>
          </w:p>
        </w:tc>
      </w:tr>
      <w:tr w:rsidR="00E46E1D" w:rsidRPr="009E634B" w14:paraId="0B64EA99" w14:textId="77777777" w:rsidTr="00D976F6">
        <w:trPr>
          <w:trHeight w:val="300"/>
          <w:jc w:val="center"/>
        </w:trPr>
        <w:tc>
          <w:tcPr>
            <w:tcW w:w="1955" w:type="pct"/>
            <w:tcBorders>
              <w:top w:val="nil"/>
              <w:left w:val="single" w:sz="4" w:space="0" w:color="auto"/>
              <w:bottom w:val="single" w:sz="4" w:space="0" w:color="auto"/>
              <w:right w:val="single" w:sz="4" w:space="0" w:color="auto"/>
            </w:tcBorders>
            <w:shd w:val="clear" w:color="auto" w:fill="auto"/>
            <w:vAlign w:val="center"/>
            <w:hideMark/>
          </w:tcPr>
          <w:p w14:paraId="407B74F0" w14:textId="77777777" w:rsidR="00E46E1D" w:rsidRPr="00726F23" w:rsidRDefault="00E46E1D" w:rsidP="00702699">
            <w:pPr>
              <w:jc w:val="left"/>
              <w:rPr>
                <w:rFonts w:cs="Arial"/>
                <w:b/>
                <w:bCs/>
                <w:color w:val="333333"/>
                <w:sz w:val="16"/>
                <w:szCs w:val="16"/>
              </w:rPr>
            </w:pPr>
            <w:r>
              <w:rPr>
                <w:rFonts w:cs="Arial"/>
                <w:b/>
                <w:bCs/>
                <w:color w:val="333333"/>
                <w:sz w:val="16"/>
                <w:szCs w:val="16"/>
              </w:rPr>
              <w:t>Data de Criação</w:t>
            </w:r>
          </w:p>
        </w:tc>
        <w:tc>
          <w:tcPr>
            <w:tcW w:w="3045" w:type="pct"/>
            <w:tcBorders>
              <w:top w:val="nil"/>
              <w:left w:val="nil"/>
              <w:bottom w:val="single" w:sz="4" w:space="0" w:color="auto"/>
              <w:right w:val="single" w:sz="4" w:space="0" w:color="auto"/>
            </w:tcBorders>
            <w:shd w:val="clear" w:color="auto" w:fill="auto"/>
            <w:noWrap/>
            <w:vAlign w:val="bottom"/>
            <w:hideMark/>
          </w:tcPr>
          <w:p w14:paraId="5B41EE6E" w14:textId="77777777" w:rsidR="00E46E1D" w:rsidRPr="00AC4566" w:rsidRDefault="00E46E1D" w:rsidP="00702699">
            <w:pPr>
              <w:jc w:val="left"/>
              <w:rPr>
                <w:rFonts w:ascii="Calibri" w:hAnsi="Calibri" w:cs="Calibri"/>
                <w:color w:val="000000"/>
                <w:sz w:val="22"/>
                <w:szCs w:val="22"/>
                <w:lang w:val="en-US"/>
              </w:rPr>
            </w:pPr>
            <w:r w:rsidRPr="00AC4566">
              <w:rPr>
                <w:rFonts w:ascii="Calibri" w:hAnsi="Calibri" w:cs="Calibri"/>
                <w:color w:val="000000"/>
                <w:sz w:val="22"/>
                <w:szCs w:val="22"/>
                <w:lang w:val="en-US"/>
              </w:rPr>
              <w:t>DD/MM/YYYY HH:MM:SS</w:t>
            </w:r>
          </w:p>
        </w:tc>
      </w:tr>
      <w:tr w:rsidR="00E46E1D" w:rsidRPr="00726F23" w14:paraId="2FD921F1" w14:textId="77777777" w:rsidTr="00D976F6">
        <w:trPr>
          <w:trHeight w:val="300"/>
          <w:jc w:val="center"/>
        </w:trPr>
        <w:tc>
          <w:tcPr>
            <w:tcW w:w="1955" w:type="pct"/>
            <w:tcBorders>
              <w:top w:val="nil"/>
              <w:left w:val="single" w:sz="4" w:space="0" w:color="auto"/>
              <w:bottom w:val="single" w:sz="4" w:space="0" w:color="auto"/>
              <w:right w:val="single" w:sz="4" w:space="0" w:color="auto"/>
            </w:tcBorders>
            <w:shd w:val="clear" w:color="auto" w:fill="auto"/>
            <w:vAlign w:val="center"/>
            <w:hideMark/>
          </w:tcPr>
          <w:p w14:paraId="3988B3FE" w14:textId="77777777" w:rsidR="00E46E1D" w:rsidRPr="00726F23" w:rsidRDefault="00E46E1D" w:rsidP="00702699">
            <w:pPr>
              <w:jc w:val="left"/>
              <w:rPr>
                <w:rFonts w:cs="Arial"/>
                <w:b/>
                <w:bCs/>
                <w:color w:val="333333"/>
                <w:sz w:val="16"/>
                <w:szCs w:val="16"/>
              </w:rPr>
            </w:pPr>
            <w:r>
              <w:rPr>
                <w:rFonts w:cs="Arial"/>
                <w:b/>
                <w:bCs/>
                <w:color w:val="333333"/>
                <w:sz w:val="16"/>
                <w:szCs w:val="16"/>
              </w:rPr>
              <w:t>Criado Por</w:t>
            </w:r>
          </w:p>
        </w:tc>
        <w:tc>
          <w:tcPr>
            <w:tcW w:w="3045" w:type="pct"/>
            <w:tcBorders>
              <w:top w:val="nil"/>
              <w:left w:val="nil"/>
              <w:bottom w:val="single" w:sz="4" w:space="0" w:color="auto"/>
              <w:right w:val="single" w:sz="4" w:space="0" w:color="auto"/>
            </w:tcBorders>
            <w:shd w:val="clear" w:color="auto" w:fill="auto"/>
            <w:noWrap/>
            <w:vAlign w:val="bottom"/>
            <w:hideMark/>
          </w:tcPr>
          <w:p w14:paraId="4C6DEAE5" w14:textId="77777777" w:rsidR="00E46E1D" w:rsidRPr="00726F23" w:rsidRDefault="00E46E1D" w:rsidP="00702699">
            <w:pPr>
              <w:jc w:val="left"/>
              <w:rPr>
                <w:rFonts w:ascii="Calibri" w:hAnsi="Calibri" w:cs="Calibri"/>
                <w:color w:val="000000"/>
                <w:sz w:val="22"/>
                <w:szCs w:val="22"/>
              </w:rPr>
            </w:pPr>
            <w:r w:rsidRPr="00726F23">
              <w:rPr>
                <w:rFonts w:ascii="Calibri" w:hAnsi="Calibri" w:cs="Calibri"/>
                <w:color w:val="000000"/>
                <w:sz w:val="22"/>
                <w:szCs w:val="22"/>
              </w:rPr>
              <w:t>Adm</w:t>
            </w:r>
          </w:p>
        </w:tc>
      </w:tr>
      <w:tr w:rsidR="00E46E1D" w:rsidRPr="009E634B" w14:paraId="0612FEC0" w14:textId="77777777" w:rsidTr="00D976F6">
        <w:trPr>
          <w:trHeight w:val="450"/>
          <w:jc w:val="center"/>
        </w:trPr>
        <w:tc>
          <w:tcPr>
            <w:tcW w:w="1955" w:type="pct"/>
            <w:tcBorders>
              <w:top w:val="nil"/>
              <w:left w:val="single" w:sz="4" w:space="0" w:color="auto"/>
              <w:bottom w:val="single" w:sz="4" w:space="0" w:color="auto"/>
              <w:right w:val="single" w:sz="4" w:space="0" w:color="auto"/>
            </w:tcBorders>
            <w:shd w:val="clear" w:color="auto" w:fill="auto"/>
            <w:vAlign w:val="center"/>
            <w:hideMark/>
          </w:tcPr>
          <w:p w14:paraId="37F7F0B8" w14:textId="77777777" w:rsidR="00E46E1D" w:rsidRPr="00726F23" w:rsidRDefault="00E46E1D" w:rsidP="00702699">
            <w:pPr>
              <w:jc w:val="left"/>
              <w:rPr>
                <w:rFonts w:cs="Arial"/>
                <w:b/>
                <w:bCs/>
                <w:color w:val="333333"/>
                <w:sz w:val="16"/>
                <w:szCs w:val="16"/>
              </w:rPr>
            </w:pPr>
            <w:r>
              <w:rPr>
                <w:rFonts w:cs="Arial"/>
                <w:b/>
                <w:bCs/>
                <w:color w:val="333333"/>
                <w:sz w:val="16"/>
                <w:szCs w:val="16"/>
              </w:rPr>
              <w:t>Data de Atualização</w:t>
            </w:r>
          </w:p>
        </w:tc>
        <w:tc>
          <w:tcPr>
            <w:tcW w:w="3045" w:type="pct"/>
            <w:tcBorders>
              <w:top w:val="nil"/>
              <w:left w:val="nil"/>
              <w:bottom w:val="single" w:sz="4" w:space="0" w:color="auto"/>
              <w:right w:val="single" w:sz="4" w:space="0" w:color="auto"/>
            </w:tcBorders>
            <w:shd w:val="clear" w:color="auto" w:fill="auto"/>
            <w:noWrap/>
            <w:vAlign w:val="bottom"/>
            <w:hideMark/>
          </w:tcPr>
          <w:p w14:paraId="3DDA9856" w14:textId="77777777" w:rsidR="00E46E1D" w:rsidRPr="00AC4566" w:rsidRDefault="00E46E1D" w:rsidP="00702699">
            <w:pPr>
              <w:jc w:val="left"/>
              <w:rPr>
                <w:rFonts w:ascii="Calibri" w:hAnsi="Calibri" w:cs="Calibri"/>
                <w:color w:val="000000"/>
                <w:sz w:val="22"/>
                <w:szCs w:val="22"/>
                <w:lang w:val="en-US"/>
              </w:rPr>
            </w:pPr>
            <w:r w:rsidRPr="00AC4566">
              <w:rPr>
                <w:rFonts w:ascii="Calibri" w:hAnsi="Calibri" w:cs="Calibri"/>
                <w:color w:val="000000"/>
                <w:sz w:val="22"/>
                <w:szCs w:val="22"/>
                <w:lang w:val="en-US"/>
              </w:rPr>
              <w:t>DD/MM/YYYY HH:MM:SS</w:t>
            </w:r>
          </w:p>
        </w:tc>
      </w:tr>
      <w:tr w:rsidR="00E46E1D" w:rsidRPr="00726F23" w14:paraId="69C7D72A" w14:textId="77777777" w:rsidTr="00D976F6">
        <w:trPr>
          <w:trHeight w:val="300"/>
          <w:jc w:val="center"/>
        </w:trPr>
        <w:tc>
          <w:tcPr>
            <w:tcW w:w="1955" w:type="pct"/>
            <w:tcBorders>
              <w:top w:val="nil"/>
              <w:left w:val="single" w:sz="4" w:space="0" w:color="auto"/>
              <w:bottom w:val="single" w:sz="4" w:space="0" w:color="auto"/>
              <w:right w:val="single" w:sz="4" w:space="0" w:color="auto"/>
            </w:tcBorders>
            <w:shd w:val="clear" w:color="auto" w:fill="auto"/>
            <w:vAlign w:val="center"/>
            <w:hideMark/>
          </w:tcPr>
          <w:p w14:paraId="21C3C79F" w14:textId="77777777" w:rsidR="00E46E1D" w:rsidRPr="00726F23" w:rsidRDefault="00E46E1D" w:rsidP="00702699">
            <w:pPr>
              <w:jc w:val="left"/>
              <w:rPr>
                <w:rFonts w:cs="Arial"/>
                <w:b/>
                <w:bCs/>
                <w:color w:val="333333"/>
                <w:sz w:val="16"/>
                <w:szCs w:val="16"/>
              </w:rPr>
            </w:pPr>
            <w:r>
              <w:rPr>
                <w:rFonts w:cs="Arial"/>
                <w:b/>
                <w:bCs/>
                <w:color w:val="333333"/>
                <w:sz w:val="16"/>
                <w:szCs w:val="16"/>
              </w:rPr>
              <w:t>Atualizado Por</w:t>
            </w:r>
          </w:p>
        </w:tc>
        <w:tc>
          <w:tcPr>
            <w:tcW w:w="3045" w:type="pct"/>
            <w:tcBorders>
              <w:top w:val="nil"/>
              <w:left w:val="nil"/>
              <w:bottom w:val="single" w:sz="4" w:space="0" w:color="auto"/>
              <w:right w:val="single" w:sz="4" w:space="0" w:color="auto"/>
            </w:tcBorders>
            <w:shd w:val="clear" w:color="auto" w:fill="auto"/>
            <w:noWrap/>
            <w:vAlign w:val="bottom"/>
            <w:hideMark/>
          </w:tcPr>
          <w:p w14:paraId="6ECDD741" w14:textId="74962674" w:rsidR="00E46E1D" w:rsidRPr="00726F23" w:rsidRDefault="00E46E1D" w:rsidP="00702699">
            <w:pPr>
              <w:jc w:val="left"/>
              <w:rPr>
                <w:rFonts w:ascii="Calibri" w:hAnsi="Calibri" w:cs="Calibri"/>
                <w:color w:val="000000"/>
                <w:sz w:val="22"/>
                <w:szCs w:val="22"/>
              </w:rPr>
            </w:pPr>
            <w:r w:rsidRPr="00726F23">
              <w:rPr>
                <w:rFonts w:ascii="Calibri" w:hAnsi="Calibri" w:cs="Calibri"/>
                <w:color w:val="000000"/>
                <w:sz w:val="22"/>
                <w:szCs w:val="22"/>
              </w:rPr>
              <w:t>Adm</w:t>
            </w:r>
          </w:p>
        </w:tc>
      </w:tr>
    </w:tbl>
    <w:p w14:paraId="0A0DC6C6" w14:textId="77777777" w:rsidR="005F4AFF" w:rsidRDefault="005F4AFF" w:rsidP="00224891">
      <w:pPr>
        <w:rPr>
          <w:lang w:eastAsia="en-US"/>
        </w:rPr>
      </w:pPr>
    </w:p>
    <w:p w14:paraId="7CB9F1B6" w14:textId="547DBE98" w:rsidR="00475941" w:rsidRDefault="00475941">
      <w:pPr>
        <w:jc w:val="left"/>
        <w:rPr>
          <w:lang w:eastAsia="en-US"/>
        </w:rPr>
      </w:pPr>
      <w:r>
        <w:rPr>
          <w:lang w:eastAsia="en-US"/>
        </w:rPr>
        <w:br w:type="page"/>
      </w:r>
    </w:p>
    <w:p w14:paraId="780CBE09" w14:textId="5FC43BD0" w:rsidR="00427249" w:rsidRDefault="00427249" w:rsidP="00427249">
      <w:pPr>
        <w:pStyle w:val="Heading3"/>
        <w:tabs>
          <w:tab w:val="clear" w:pos="4547"/>
          <w:tab w:val="num" w:pos="1701"/>
        </w:tabs>
        <w:ind w:left="1418"/>
      </w:pPr>
      <w:bookmarkStart w:id="26" w:name="_Toc506564556"/>
      <w:bookmarkStart w:id="27" w:name="_GoBack"/>
      <w:bookmarkEnd w:id="27"/>
      <w:r w:rsidRPr="00463671">
        <w:lastRenderedPageBreak/>
        <w:t>RQN0</w:t>
      </w:r>
      <w:r>
        <w:t>6</w:t>
      </w:r>
      <w:r w:rsidRPr="00153785">
        <w:t xml:space="preserve"> – </w:t>
      </w:r>
      <w:r>
        <w:t>Limitador de derivações</w:t>
      </w:r>
      <w:bookmarkEnd w:id="26"/>
    </w:p>
    <w:p w14:paraId="1BE368C4" w14:textId="77777777" w:rsidR="00427249" w:rsidRDefault="00427249" w:rsidP="00427249">
      <w:pPr>
        <w:rPr>
          <w:rFonts w:cs="Arial"/>
        </w:rPr>
      </w:pPr>
    </w:p>
    <w:p w14:paraId="7E36E6AA" w14:textId="04B7DE56" w:rsidR="00427249" w:rsidRDefault="00427249" w:rsidP="00955CB3">
      <w:pPr>
        <w:pStyle w:val="Heading4"/>
        <w:numPr>
          <w:ilvl w:val="3"/>
          <w:numId w:val="8"/>
        </w:numPr>
      </w:pPr>
      <w:bookmarkStart w:id="28" w:name="_Toc506564557"/>
      <w:r w:rsidRPr="00463671">
        <w:t>RGN</w:t>
      </w:r>
      <w:r>
        <w:t>13</w:t>
      </w:r>
      <w:r w:rsidRPr="00153785">
        <w:t xml:space="preserve"> – </w:t>
      </w:r>
      <w:r w:rsidR="005F4AFF">
        <w:t>Limitador de derivações diárias</w:t>
      </w:r>
      <w:bookmarkEnd w:id="28"/>
    </w:p>
    <w:p w14:paraId="1B3C0231" w14:textId="77777777" w:rsidR="00427249" w:rsidRDefault="00427249" w:rsidP="00427249">
      <w:pPr>
        <w:rPr>
          <w:lang w:eastAsia="en-US"/>
        </w:rPr>
      </w:pPr>
    </w:p>
    <w:p w14:paraId="32A520B6" w14:textId="7E370A53" w:rsidR="00427249" w:rsidRDefault="00427249" w:rsidP="00224891">
      <w:pPr>
        <w:rPr>
          <w:lang w:eastAsia="en-US"/>
        </w:rPr>
      </w:pPr>
      <w:r w:rsidRPr="00427249">
        <w:rPr>
          <w:lang w:eastAsia="en-US"/>
        </w:rPr>
        <w:t>O novo FMS deverá possuir um limitador de derivações diárias, ou seja, após atingir o limite de derivações, será flegado uma informação para o Transact receber a pontuação, porém sem encaminhar para derivação, desde que o score da proposta seja inferior a um score de risco X.</w:t>
      </w:r>
    </w:p>
    <w:p w14:paraId="103B8F4C" w14:textId="77777777" w:rsidR="00315C2C" w:rsidRDefault="00315C2C" w:rsidP="00224891">
      <w:pPr>
        <w:rPr>
          <w:lang w:eastAsia="en-US"/>
        </w:rPr>
      </w:pPr>
    </w:p>
    <w:p w14:paraId="57F5189F" w14:textId="3FC06FFA" w:rsidR="00315C2C" w:rsidRPr="00315C2C" w:rsidRDefault="00315C2C" w:rsidP="00224891">
      <w:pPr>
        <w:rPr>
          <w:highlight w:val="yellow"/>
          <w:lang w:eastAsia="en-US"/>
        </w:rPr>
      </w:pPr>
      <w:r w:rsidRPr="00315C2C">
        <w:rPr>
          <w:highlight w:val="yellow"/>
          <w:lang w:eastAsia="en-US"/>
        </w:rPr>
        <w:t>Definir variável de configuração com o limite de derivações diárias.</w:t>
      </w:r>
    </w:p>
    <w:p w14:paraId="2BD905CE" w14:textId="33580C88" w:rsidR="00315C2C" w:rsidRDefault="00315C2C" w:rsidP="00224891">
      <w:pPr>
        <w:rPr>
          <w:lang w:eastAsia="en-US"/>
        </w:rPr>
      </w:pPr>
      <w:r w:rsidRPr="00315C2C">
        <w:rPr>
          <w:highlight w:val="yellow"/>
          <w:lang w:eastAsia="en-US"/>
        </w:rPr>
        <w:t>Definir um novo código “aprovado transbordo”</w:t>
      </w:r>
    </w:p>
    <w:p w14:paraId="70BE6692" w14:textId="77777777" w:rsidR="00315C2C" w:rsidRDefault="00315C2C" w:rsidP="00224891">
      <w:pPr>
        <w:rPr>
          <w:rFonts w:cs="Arial"/>
        </w:rPr>
      </w:pPr>
    </w:p>
    <w:p w14:paraId="03E4B552" w14:textId="6694E9DD" w:rsidR="00427249" w:rsidRDefault="00315C2C" w:rsidP="00224891">
      <w:pPr>
        <w:rPr>
          <w:rFonts w:cs="Arial"/>
        </w:rPr>
      </w:pPr>
      <w:r w:rsidRPr="008B6738">
        <w:rPr>
          <w:rFonts w:cs="Arial"/>
          <w:highlight w:val="yellow"/>
        </w:rPr>
        <w:t>Definir score em que irá derivar mesmo após transbordo.</w:t>
      </w:r>
    </w:p>
    <w:p w14:paraId="53E59A04" w14:textId="77777777" w:rsidR="00315C2C" w:rsidRDefault="00315C2C" w:rsidP="00224891">
      <w:pPr>
        <w:rPr>
          <w:rFonts w:cs="Arial"/>
        </w:rPr>
      </w:pPr>
    </w:p>
    <w:p w14:paraId="38F01E4B" w14:textId="77777777" w:rsidR="00315C2C" w:rsidRPr="00224891" w:rsidRDefault="00315C2C" w:rsidP="00224891">
      <w:pPr>
        <w:rPr>
          <w:rFonts w:cs="Arial"/>
        </w:rPr>
      </w:pPr>
    </w:p>
    <w:p w14:paraId="767CB9D5" w14:textId="77777777" w:rsidR="00F04C89" w:rsidRPr="005535C5" w:rsidRDefault="00F04C89">
      <w:pPr>
        <w:jc w:val="left"/>
        <w:rPr>
          <w:b/>
          <w:szCs w:val="20"/>
          <w:lang w:eastAsia="en-US"/>
        </w:rPr>
      </w:pPr>
      <w:r>
        <w:br w:type="page"/>
      </w:r>
    </w:p>
    <w:p w14:paraId="7EFC9845" w14:textId="6319F945" w:rsidR="00BC091E" w:rsidRDefault="00BC091E" w:rsidP="00BC091E">
      <w:pPr>
        <w:pStyle w:val="Heading2"/>
      </w:pPr>
      <w:bookmarkStart w:id="29" w:name="_Toc506564558"/>
      <w:r>
        <w:lastRenderedPageBreak/>
        <w:t>Requisitos de Cargas</w:t>
      </w:r>
      <w:bookmarkEnd w:id="29"/>
    </w:p>
    <w:p w14:paraId="78D9E51F" w14:textId="77777777" w:rsidR="001A17E6" w:rsidRDefault="001A17E6" w:rsidP="001A17E6">
      <w:pPr>
        <w:rPr>
          <w:lang w:val="en-US" w:eastAsia="en-US"/>
        </w:rPr>
      </w:pPr>
    </w:p>
    <w:p w14:paraId="28E6BF1A" w14:textId="3A4FD637" w:rsidR="001A17E6" w:rsidRDefault="001A17E6" w:rsidP="001A17E6">
      <w:pPr>
        <w:rPr>
          <w:lang w:eastAsia="en-US"/>
        </w:rPr>
      </w:pPr>
      <w:r w:rsidRPr="001A17E6">
        <w:rPr>
          <w:lang w:eastAsia="en-US"/>
        </w:rPr>
        <w:t>Nesta seção serão descrit</w:t>
      </w:r>
      <w:r>
        <w:rPr>
          <w:lang w:eastAsia="en-US"/>
        </w:rPr>
        <w:t xml:space="preserve">as as cargas de dados. Para todos os processos, considera-se que os arquivos serão disponibilizados diretamente no diretório de entrega </w:t>
      </w:r>
      <w:r w:rsidR="00290536">
        <w:rPr>
          <w:lang w:eastAsia="en-US"/>
        </w:rPr>
        <w:t>de</w:t>
      </w:r>
      <w:r>
        <w:rPr>
          <w:lang w:eastAsia="en-US"/>
        </w:rPr>
        <w:t xml:space="preserve"> dados especificado, ou seja, o RAID FMS não irá buscar nenhuma informação externamente.</w:t>
      </w:r>
    </w:p>
    <w:p w14:paraId="0A8CC9F5" w14:textId="77777777" w:rsidR="005A41A1" w:rsidRDefault="005A41A1" w:rsidP="001A17E6">
      <w:pPr>
        <w:rPr>
          <w:lang w:eastAsia="en-US"/>
        </w:rPr>
      </w:pPr>
    </w:p>
    <w:p w14:paraId="0C36F73F" w14:textId="02035AA2" w:rsidR="005A41A1" w:rsidRDefault="00370497" w:rsidP="001A17E6">
      <w:pPr>
        <w:rPr>
          <w:lang w:eastAsia="en-US"/>
        </w:rPr>
      </w:pPr>
      <w:r>
        <w:rPr>
          <w:lang w:eastAsia="en-US"/>
        </w:rPr>
        <w:t>T</w:t>
      </w:r>
      <w:r w:rsidR="005A41A1" w:rsidRPr="005F4414">
        <w:rPr>
          <w:lang w:eastAsia="en-US"/>
        </w:rPr>
        <w:t xml:space="preserve">odos os processos terão sua execução agendada no </w:t>
      </w:r>
      <w:r w:rsidR="005A41A1" w:rsidRPr="005F4414">
        <w:rPr>
          <w:i/>
          <w:lang w:eastAsia="en-US"/>
        </w:rPr>
        <w:t>scheduler</w:t>
      </w:r>
      <w:r w:rsidR="005A41A1" w:rsidRPr="005F4414">
        <w:rPr>
          <w:lang w:eastAsia="en-US"/>
        </w:rPr>
        <w:t xml:space="preserve"> do RAID FMS sendo também possível executar sob demanda qualquer um deles conforme a necessidade.</w:t>
      </w:r>
      <w:r w:rsidR="005A41A1" w:rsidRPr="005A41A1">
        <w:rPr>
          <w:lang w:eastAsia="en-US"/>
        </w:rPr>
        <w:t xml:space="preserve"> </w:t>
      </w:r>
      <w:r w:rsidR="005A41A1">
        <w:rPr>
          <w:lang w:eastAsia="en-US"/>
        </w:rPr>
        <w:t xml:space="preserve">A seguir é apresentado o exemplo do </w:t>
      </w:r>
      <w:r w:rsidR="005A41A1" w:rsidRPr="005F4414">
        <w:rPr>
          <w:i/>
          <w:lang w:eastAsia="en-US"/>
        </w:rPr>
        <w:t>scheduler</w:t>
      </w:r>
      <w:r w:rsidR="005A41A1">
        <w:rPr>
          <w:lang w:eastAsia="en-US"/>
        </w:rPr>
        <w:t xml:space="preserve"> do RAID FMS.</w:t>
      </w:r>
    </w:p>
    <w:p w14:paraId="43E897A1" w14:textId="77777777" w:rsidR="005A41A1" w:rsidRDefault="005A41A1" w:rsidP="001A17E6">
      <w:pPr>
        <w:rPr>
          <w:lang w:eastAsia="en-US"/>
        </w:rPr>
      </w:pPr>
    </w:p>
    <w:p w14:paraId="4D0DCC09" w14:textId="420F1900" w:rsidR="005A41A1" w:rsidRPr="001A17E6" w:rsidRDefault="005A41A1" w:rsidP="001A17E6">
      <w:pPr>
        <w:rPr>
          <w:lang w:eastAsia="en-US"/>
        </w:rPr>
      </w:pPr>
      <w:r>
        <w:rPr>
          <w:noProof/>
        </w:rPr>
        <w:drawing>
          <wp:inline distT="0" distB="0" distL="0" distR="0" wp14:anchorId="18F17F53" wp14:editId="664342AF">
            <wp:extent cx="6805017"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07348" cy="3068101"/>
                    </a:xfrm>
                    <a:prstGeom prst="rect">
                      <a:avLst/>
                    </a:prstGeom>
                    <a:noFill/>
                    <a:ln>
                      <a:noFill/>
                    </a:ln>
                  </pic:spPr>
                </pic:pic>
              </a:graphicData>
            </a:graphic>
          </wp:inline>
        </w:drawing>
      </w:r>
    </w:p>
    <w:p w14:paraId="05C3BC51" w14:textId="6B17F463" w:rsidR="003051D6" w:rsidRPr="006A32DF" w:rsidRDefault="003051D6" w:rsidP="003051D6">
      <w:pPr>
        <w:pStyle w:val="Caption"/>
        <w:rPr>
          <w:lang w:val="pt-PT"/>
        </w:rPr>
      </w:pPr>
      <w:r w:rsidRPr="006A32DF">
        <w:rPr>
          <w:lang w:val="pt-PT"/>
        </w:rPr>
        <w:t xml:space="preserve">Figura </w:t>
      </w:r>
      <w:r w:rsidRPr="006A32DF">
        <w:rPr>
          <w:lang w:val="pt-PT"/>
        </w:rPr>
        <w:fldChar w:fldCharType="begin"/>
      </w:r>
      <w:r w:rsidRPr="006A32DF">
        <w:rPr>
          <w:lang w:val="pt-PT"/>
        </w:rPr>
        <w:instrText xml:space="preserve"> SEQ Figura \* ARABIC </w:instrText>
      </w:r>
      <w:r w:rsidRPr="006A32DF">
        <w:rPr>
          <w:lang w:val="pt-PT"/>
        </w:rPr>
        <w:fldChar w:fldCharType="separate"/>
      </w:r>
      <w:r>
        <w:rPr>
          <w:noProof/>
          <w:lang w:val="pt-PT"/>
        </w:rPr>
        <w:t>6</w:t>
      </w:r>
      <w:r w:rsidRPr="006A32DF">
        <w:rPr>
          <w:lang w:val="pt-PT"/>
        </w:rPr>
        <w:fldChar w:fldCharType="end"/>
      </w:r>
      <w:r w:rsidRPr="006A32DF">
        <w:rPr>
          <w:lang w:val="pt-PT"/>
        </w:rPr>
        <w:t xml:space="preserve"> </w:t>
      </w:r>
      <w:r>
        <w:rPr>
          <w:lang w:val="pt-PT"/>
        </w:rPr>
        <w:t>–</w:t>
      </w:r>
      <w:r w:rsidRPr="006A32DF">
        <w:rPr>
          <w:lang w:val="pt-PT"/>
        </w:rPr>
        <w:t xml:space="preserve"> </w:t>
      </w:r>
      <w:r>
        <w:rPr>
          <w:lang w:val="pt-PT"/>
        </w:rPr>
        <w:t>Scheduler do RAID (exemplo)</w:t>
      </w:r>
    </w:p>
    <w:p w14:paraId="5A37C754" w14:textId="77777777" w:rsidR="001A17E6" w:rsidRDefault="001A17E6" w:rsidP="001A17E6">
      <w:pPr>
        <w:rPr>
          <w:lang w:eastAsia="en-US"/>
        </w:rPr>
      </w:pPr>
    </w:p>
    <w:p w14:paraId="3E9ABB28" w14:textId="77777777" w:rsidR="00370497" w:rsidRDefault="00370497" w:rsidP="001A17E6">
      <w:pPr>
        <w:rPr>
          <w:lang w:eastAsia="en-US"/>
        </w:rPr>
      </w:pPr>
    </w:p>
    <w:p w14:paraId="537DE004" w14:textId="6E28118F" w:rsidR="00C60B80" w:rsidRDefault="00B776BA" w:rsidP="001A17E6">
      <w:pPr>
        <w:rPr>
          <w:lang w:eastAsia="en-US"/>
        </w:rPr>
      </w:pPr>
      <w:r>
        <w:rPr>
          <w:lang w:eastAsia="en-US"/>
        </w:rPr>
        <w:t xml:space="preserve">O diagrama a seguir </w:t>
      </w:r>
      <w:r w:rsidR="00370497">
        <w:rPr>
          <w:lang w:eastAsia="en-US"/>
        </w:rPr>
        <w:t>apresenta o processo de execução das cargas:</w:t>
      </w:r>
    </w:p>
    <w:p w14:paraId="1FAACFE5" w14:textId="77777777" w:rsidR="00B776BA" w:rsidRDefault="00B776BA" w:rsidP="001A17E6">
      <w:pPr>
        <w:rPr>
          <w:lang w:eastAsia="en-US"/>
        </w:rPr>
      </w:pPr>
    </w:p>
    <w:p w14:paraId="60467B55" w14:textId="64F63F20" w:rsidR="00B776BA" w:rsidRDefault="00D976F6" w:rsidP="00B776BA">
      <w:pPr>
        <w:jc w:val="center"/>
        <w:rPr>
          <w:lang w:eastAsia="en-US"/>
        </w:rPr>
      </w:pPr>
      <w:r>
        <w:object w:dxaOrig="10431" w:dyaOrig="14235" w14:anchorId="60F68C46">
          <v:shape id="_x0000_i1026" type="#_x0000_t75" style="width:367.2pt;height:511.2pt" o:ole="">
            <v:imagedata r:id="rId21" o:title=""/>
          </v:shape>
          <o:OLEObject Type="Embed" ProgID="Visio.Drawing.11" ShapeID="_x0000_i1026" DrawAspect="Content" ObjectID="_1580634568" r:id="rId22"/>
        </w:object>
      </w:r>
    </w:p>
    <w:p w14:paraId="57DF38C0" w14:textId="77777777" w:rsidR="00C60B80" w:rsidRDefault="00C60B80" w:rsidP="001A17E6">
      <w:pPr>
        <w:rPr>
          <w:lang w:eastAsia="en-US"/>
        </w:rPr>
      </w:pPr>
    </w:p>
    <w:p w14:paraId="110765A4" w14:textId="586799C9" w:rsidR="003051D6" w:rsidRPr="006A32DF" w:rsidRDefault="003051D6" w:rsidP="003051D6">
      <w:pPr>
        <w:pStyle w:val="Caption"/>
        <w:rPr>
          <w:lang w:val="pt-PT"/>
        </w:rPr>
      </w:pPr>
      <w:r w:rsidRPr="006A32DF">
        <w:rPr>
          <w:lang w:val="pt-PT"/>
        </w:rPr>
        <w:t xml:space="preserve">Figura </w:t>
      </w:r>
      <w:r w:rsidRPr="006A32DF">
        <w:rPr>
          <w:lang w:val="pt-PT"/>
        </w:rPr>
        <w:fldChar w:fldCharType="begin"/>
      </w:r>
      <w:r w:rsidRPr="006A32DF">
        <w:rPr>
          <w:lang w:val="pt-PT"/>
        </w:rPr>
        <w:instrText xml:space="preserve"> SEQ Figura \* ARABIC </w:instrText>
      </w:r>
      <w:r w:rsidRPr="006A32DF">
        <w:rPr>
          <w:lang w:val="pt-PT"/>
        </w:rPr>
        <w:fldChar w:fldCharType="separate"/>
      </w:r>
      <w:r>
        <w:rPr>
          <w:noProof/>
          <w:lang w:val="pt-PT"/>
        </w:rPr>
        <w:t>7</w:t>
      </w:r>
      <w:r w:rsidRPr="006A32DF">
        <w:rPr>
          <w:lang w:val="pt-PT"/>
        </w:rPr>
        <w:fldChar w:fldCharType="end"/>
      </w:r>
      <w:r w:rsidRPr="006A32DF">
        <w:rPr>
          <w:lang w:val="pt-PT"/>
        </w:rPr>
        <w:t xml:space="preserve"> </w:t>
      </w:r>
      <w:r w:rsidR="00D22F9F">
        <w:rPr>
          <w:lang w:val="pt-PT"/>
        </w:rPr>
        <w:t>–</w:t>
      </w:r>
      <w:r w:rsidRPr="006A32DF">
        <w:rPr>
          <w:lang w:val="pt-PT"/>
        </w:rPr>
        <w:t xml:space="preserve"> </w:t>
      </w:r>
      <w:r w:rsidR="00D22F9F">
        <w:rPr>
          <w:lang w:val="pt-PT"/>
        </w:rPr>
        <w:t>Fluxo de processamento das cargas</w:t>
      </w:r>
    </w:p>
    <w:p w14:paraId="27891AAC" w14:textId="77777777" w:rsidR="00C83075" w:rsidRDefault="00C83075" w:rsidP="001A17E6">
      <w:pPr>
        <w:rPr>
          <w:lang w:eastAsia="en-US"/>
        </w:rPr>
      </w:pPr>
    </w:p>
    <w:p w14:paraId="448CC023" w14:textId="4A12CF09" w:rsidR="00B24CB4" w:rsidRPr="00153785" w:rsidRDefault="00B24CB4" w:rsidP="00D66B17">
      <w:pPr>
        <w:pStyle w:val="Heading3"/>
        <w:tabs>
          <w:tab w:val="clear" w:pos="4547"/>
          <w:tab w:val="num" w:pos="1701"/>
        </w:tabs>
        <w:ind w:left="1418"/>
      </w:pPr>
      <w:bookmarkStart w:id="30" w:name="_RQN01_–_Carga"/>
      <w:bookmarkStart w:id="31" w:name="_Toc506564559"/>
      <w:bookmarkEnd w:id="30"/>
      <w:r w:rsidRPr="00463671">
        <w:lastRenderedPageBreak/>
        <w:t>RQN</w:t>
      </w:r>
      <w:r w:rsidR="00D66B17">
        <w:t>13</w:t>
      </w:r>
      <w:r w:rsidRPr="00153785">
        <w:t xml:space="preserve"> – </w:t>
      </w:r>
      <w:r w:rsidR="00D66B17" w:rsidRPr="00D66B17">
        <w:t>Criar carga massiva para tabela de pesos do motor de score no novo FMS</w:t>
      </w:r>
      <w:bookmarkEnd w:id="31"/>
    </w:p>
    <w:p w14:paraId="7FD29687" w14:textId="77777777" w:rsidR="00B24CB4" w:rsidRPr="00153785" w:rsidRDefault="00B24CB4" w:rsidP="00C01C97">
      <w:pPr>
        <w:rPr>
          <w:rFonts w:cs="Arial"/>
        </w:rPr>
      </w:pPr>
    </w:p>
    <w:p w14:paraId="212932BB" w14:textId="2289A4E2" w:rsidR="00B24CB4" w:rsidRPr="00153785" w:rsidRDefault="00B24CB4" w:rsidP="00D226EA">
      <w:pPr>
        <w:pStyle w:val="Heading4"/>
      </w:pPr>
      <w:bookmarkStart w:id="32" w:name="_RGN01_–_Processo"/>
      <w:bookmarkStart w:id="33" w:name="_Toc506564560"/>
      <w:bookmarkEnd w:id="32"/>
      <w:r w:rsidRPr="00463671">
        <w:t>RGN</w:t>
      </w:r>
      <w:r w:rsidR="00D66B17">
        <w:t>32</w:t>
      </w:r>
      <w:r w:rsidRPr="00153785">
        <w:t xml:space="preserve"> – </w:t>
      </w:r>
      <w:r w:rsidR="00D66B17">
        <w:t>Carga massiva de pesos</w:t>
      </w:r>
      <w:bookmarkEnd w:id="33"/>
    </w:p>
    <w:p w14:paraId="390A1D31" w14:textId="77777777" w:rsidR="00304415" w:rsidRPr="00153785" w:rsidRDefault="00304415" w:rsidP="00C01C97">
      <w:pPr>
        <w:rPr>
          <w:rFonts w:cs="Arial"/>
        </w:rPr>
      </w:pPr>
    </w:p>
    <w:p w14:paraId="52D50127" w14:textId="0F85C0F4" w:rsidR="00614D85" w:rsidRDefault="00D66B17" w:rsidP="00C01C97">
      <w:pPr>
        <w:rPr>
          <w:rFonts w:cs="Arial"/>
        </w:rPr>
      </w:pPr>
      <w:r w:rsidRPr="00D66B17">
        <w:rPr>
          <w:rFonts w:cs="Arial"/>
        </w:rPr>
        <w:t>Deverá ser possível carregar de forma massíva a tabela de pesos de score no novo sistema de fraude. Esta tabela de pesos foi construida na onda 2 (PRJ0002531)</w:t>
      </w:r>
      <w:r w:rsidR="003D51E8">
        <w:rPr>
          <w:rFonts w:cs="Arial"/>
        </w:rPr>
        <w:t>.</w:t>
      </w:r>
    </w:p>
    <w:p w14:paraId="1730C86B" w14:textId="77777777" w:rsidR="00110743" w:rsidRPr="00153785" w:rsidRDefault="00110743" w:rsidP="00C01C97">
      <w:pPr>
        <w:rPr>
          <w:rFonts w:cs="Arial"/>
        </w:rPr>
      </w:pPr>
    </w:p>
    <w:p w14:paraId="425E0477" w14:textId="2B7D7423" w:rsidR="00614D85" w:rsidRPr="00153785" w:rsidRDefault="00614D85" w:rsidP="00C01C97">
      <w:pPr>
        <w:rPr>
          <w:rFonts w:cs="Arial"/>
        </w:rPr>
      </w:pPr>
      <w:r w:rsidRPr="00153785">
        <w:rPr>
          <w:rFonts w:cs="Arial"/>
        </w:rPr>
        <w:t>Os detalhes do controle de carga estão descritos nas tabelas a seguir:</w:t>
      </w:r>
    </w:p>
    <w:p w14:paraId="58C7A4EE" w14:textId="77777777" w:rsidR="00DD6F4E" w:rsidRPr="00153785" w:rsidRDefault="00DD6F4E" w:rsidP="00C01C97">
      <w:pPr>
        <w:rPr>
          <w:rFonts w:cs="Arial"/>
        </w:rPr>
      </w:pPr>
    </w:p>
    <w:p w14:paraId="7E0F27CF" w14:textId="77777777" w:rsidR="00DD6F4E" w:rsidRPr="00153785" w:rsidRDefault="00DD6F4E" w:rsidP="00C01C97">
      <w:pPr>
        <w:rPr>
          <w:rFonts w:cs="Arial"/>
        </w:rPr>
      </w:pPr>
    </w:p>
    <w:tbl>
      <w:tblPr>
        <w:tblW w:w="7679" w:type="dxa"/>
        <w:tblInd w:w="1224" w:type="dxa"/>
        <w:tblCellMar>
          <w:left w:w="70" w:type="dxa"/>
          <w:right w:w="70" w:type="dxa"/>
        </w:tblCellMar>
        <w:tblLook w:val="04A0" w:firstRow="1" w:lastRow="0" w:firstColumn="1" w:lastColumn="0" w:noHBand="0" w:noVBand="1"/>
      </w:tblPr>
      <w:tblGrid>
        <w:gridCol w:w="2802"/>
        <w:gridCol w:w="4877"/>
      </w:tblGrid>
      <w:tr w:rsidR="00DD6F4E" w:rsidRPr="00153785" w14:paraId="4F4004B6" w14:textId="77777777" w:rsidTr="003076DB">
        <w:trPr>
          <w:trHeight w:val="289"/>
        </w:trPr>
        <w:tc>
          <w:tcPr>
            <w:tcW w:w="7679" w:type="dxa"/>
            <w:gridSpan w:val="2"/>
            <w:tcBorders>
              <w:top w:val="single" w:sz="8" w:space="0" w:color="auto"/>
              <w:left w:val="single" w:sz="8" w:space="0" w:color="auto"/>
              <w:bottom w:val="single" w:sz="8" w:space="0" w:color="auto"/>
              <w:right w:val="single" w:sz="8" w:space="0" w:color="000000"/>
            </w:tcBorders>
            <w:shd w:val="clear" w:color="000000" w:fill="A6A6A6"/>
            <w:vAlign w:val="center"/>
            <w:hideMark/>
          </w:tcPr>
          <w:p w14:paraId="47742F1B" w14:textId="77777777" w:rsidR="00DD6F4E" w:rsidRPr="00153785" w:rsidRDefault="00DD6F4E" w:rsidP="00C01C97">
            <w:pPr>
              <w:jc w:val="center"/>
              <w:rPr>
                <w:rFonts w:cs="Arial"/>
                <w:b/>
                <w:bCs/>
                <w:color w:val="000000"/>
                <w:sz w:val="20"/>
                <w:szCs w:val="20"/>
              </w:rPr>
            </w:pPr>
            <w:r w:rsidRPr="00153785">
              <w:rPr>
                <w:rFonts w:cs="Arial"/>
                <w:b/>
                <w:bCs/>
                <w:color w:val="000000"/>
                <w:sz w:val="20"/>
                <w:szCs w:val="20"/>
              </w:rPr>
              <w:t>Carga</w:t>
            </w:r>
          </w:p>
        </w:tc>
      </w:tr>
      <w:tr w:rsidR="00DD6F4E" w:rsidRPr="00153785" w14:paraId="287F377D" w14:textId="77777777" w:rsidTr="003076DB">
        <w:trPr>
          <w:trHeight w:val="289"/>
        </w:trPr>
        <w:tc>
          <w:tcPr>
            <w:tcW w:w="2802" w:type="dxa"/>
            <w:tcBorders>
              <w:top w:val="nil"/>
              <w:left w:val="single" w:sz="8" w:space="0" w:color="auto"/>
              <w:bottom w:val="single" w:sz="8" w:space="0" w:color="auto"/>
              <w:right w:val="single" w:sz="8" w:space="0" w:color="auto"/>
            </w:tcBorders>
            <w:shd w:val="clear" w:color="000000" w:fill="A6A6A6"/>
            <w:vAlign w:val="center"/>
            <w:hideMark/>
          </w:tcPr>
          <w:p w14:paraId="66019527" w14:textId="1AB683F0" w:rsidR="00DD6F4E" w:rsidRPr="00153785" w:rsidRDefault="00DD6F4E" w:rsidP="00C01C97">
            <w:pPr>
              <w:jc w:val="right"/>
              <w:rPr>
                <w:rFonts w:cs="Arial"/>
                <w:b/>
                <w:bCs/>
                <w:color w:val="000000"/>
                <w:sz w:val="20"/>
                <w:szCs w:val="20"/>
              </w:rPr>
            </w:pPr>
            <w:r w:rsidRPr="00153785">
              <w:rPr>
                <w:rFonts w:cs="Arial"/>
                <w:b/>
                <w:bCs/>
                <w:color w:val="000000"/>
                <w:sz w:val="20"/>
                <w:szCs w:val="20"/>
              </w:rPr>
              <w:t>Fonte</w:t>
            </w:r>
          </w:p>
        </w:tc>
        <w:tc>
          <w:tcPr>
            <w:tcW w:w="4877" w:type="dxa"/>
            <w:tcBorders>
              <w:top w:val="nil"/>
              <w:left w:val="nil"/>
              <w:bottom w:val="single" w:sz="8" w:space="0" w:color="auto"/>
              <w:right w:val="single" w:sz="8" w:space="0" w:color="auto"/>
            </w:tcBorders>
            <w:shd w:val="clear" w:color="auto" w:fill="auto"/>
            <w:vAlign w:val="center"/>
            <w:hideMark/>
          </w:tcPr>
          <w:p w14:paraId="65C3ED9B" w14:textId="7E6B7CE8" w:rsidR="00DD6F4E" w:rsidRPr="00153785" w:rsidRDefault="00D66B17" w:rsidP="00C01C97">
            <w:pPr>
              <w:rPr>
                <w:rFonts w:cs="Arial"/>
                <w:color w:val="000000"/>
                <w:sz w:val="20"/>
                <w:szCs w:val="20"/>
              </w:rPr>
            </w:pPr>
            <w:r>
              <w:rPr>
                <w:rFonts w:cs="Arial"/>
                <w:color w:val="000000"/>
                <w:sz w:val="20"/>
                <w:szCs w:val="20"/>
              </w:rPr>
              <w:t>Tabela Peso Score</w:t>
            </w:r>
          </w:p>
        </w:tc>
      </w:tr>
      <w:tr w:rsidR="00DD6F4E" w:rsidRPr="00D66B17" w14:paraId="41640953" w14:textId="77777777" w:rsidTr="003076DB">
        <w:trPr>
          <w:trHeight w:val="289"/>
        </w:trPr>
        <w:tc>
          <w:tcPr>
            <w:tcW w:w="2802" w:type="dxa"/>
            <w:tcBorders>
              <w:top w:val="nil"/>
              <w:left w:val="single" w:sz="8" w:space="0" w:color="auto"/>
              <w:bottom w:val="single" w:sz="8" w:space="0" w:color="auto"/>
              <w:right w:val="single" w:sz="8" w:space="0" w:color="auto"/>
            </w:tcBorders>
            <w:shd w:val="clear" w:color="000000" w:fill="A6A6A6"/>
            <w:vAlign w:val="center"/>
            <w:hideMark/>
          </w:tcPr>
          <w:p w14:paraId="33808AA1" w14:textId="4332182E" w:rsidR="00DD6F4E" w:rsidRPr="00153785" w:rsidRDefault="00DD6F4E" w:rsidP="00C01C97">
            <w:pPr>
              <w:jc w:val="right"/>
              <w:rPr>
                <w:rFonts w:cs="Arial"/>
                <w:b/>
                <w:bCs/>
                <w:color w:val="000000"/>
                <w:sz w:val="20"/>
                <w:szCs w:val="20"/>
              </w:rPr>
            </w:pPr>
            <w:r w:rsidRPr="00153785">
              <w:rPr>
                <w:rFonts w:cs="Arial"/>
                <w:b/>
                <w:bCs/>
                <w:color w:val="000000"/>
                <w:sz w:val="20"/>
                <w:szCs w:val="20"/>
              </w:rPr>
              <w:t>Flu</w:t>
            </w:r>
            <w:r w:rsidR="003076DB" w:rsidRPr="00153785">
              <w:rPr>
                <w:rFonts w:cs="Arial"/>
                <w:b/>
                <w:bCs/>
                <w:color w:val="000000"/>
                <w:sz w:val="20"/>
                <w:szCs w:val="20"/>
              </w:rPr>
              <w:t>xo</w:t>
            </w:r>
            <w:r w:rsidRPr="00153785">
              <w:rPr>
                <w:rFonts w:cs="Arial"/>
                <w:b/>
                <w:bCs/>
                <w:color w:val="000000"/>
                <w:sz w:val="20"/>
                <w:szCs w:val="20"/>
              </w:rPr>
              <w:t xml:space="preserve"> de </w:t>
            </w:r>
            <w:r w:rsidR="003076DB" w:rsidRPr="00153785">
              <w:rPr>
                <w:rFonts w:cs="Arial"/>
                <w:b/>
                <w:bCs/>
                <w:color w:val="000000"/>
                <w:sz w:val="20"/>
                <w:szCs w:val="20"/>
              </w:rPr>
              <w:t>c</w:t>
            </w:r>
            <w:r w:rsidRPr="00153785">
              <w:rPr>
                <w:rFonts w:cs="Arial"/>
                <w:b/>
                <w:bCs/>
                <w:color w:val="000000"/>
                <w:sz w:val="20"/>
                <w:szCs w:val="20"/>
              </w:rPr>
              <w:t xml:space="preserve">ontrole de </w:t>
            </w:r>
            <w:r w:rsidR="003076DB" w:rsidRPr="00153785">
              <w:rPr>
                <w:rFonts w:cs="Arial"/>
                <w:b/>
                <w:bCs/>
                <w:color w:val="000000"/>
                <w:sz w:val="20"/>
                <w:szCs w:val="20"/>
              </w:rPr>
              <w:t>c</w:t>
            </w:r>
            <w:r w:rsidRPr="00153785">
              <w:rPr>
                <w:rFonts w:cs="Arial"/>
                <w:b/>
                <w:bCs/>
                <w:color w:val="000000"/>
                <w:sz w:val="20"/>
                <w:szCs w:val="20"/>
              </w:rPr>
              <w:t>arga</w:t>
            </w:r>
          </w:p>
        </w:tc>
        <w:tc>
          <w:tcPr>
            <w:tcW w:w="4877" w:type="dxa"/>
            <w:tcBorders>
              <w:top w:val="nil"/>
              <w:left w:val="nil"/>
              <w:bottom w:val="single" w:sz="8" w:space="0" w:color="auto"/>
              <w:right w:val="single" w:sz="8" w:space="0" w:color="auto"/>
            </w:tcBorders>
            <w:shd w:val="clear" w:color="auto" w:fill="auto"/>
            <w:vAlign w:val="center"/>
            <w:hideMark/>
          </w:tcPr>
          <w:p w14:paraId="6553229F" w14:textId="322BE61C" w:rsidR="00DD6F4E" w:rsidRPr="008B4C5D" w:rsidRDefault="008B4C5D" w:rsidP="00D66B17">
            <w:pPr>
              <w:rPr>
                <w:rFonts w:cs="Arial"/>
                <w:color w:val="000000"/>
                <w:sz w:val="20"/>
                <w:szCs w:val="20"/>
                <w:lang w:val="en-US"/>
              </w:rPr>
            </w:pPr>
            <w:r w:rsidRPr="008B4C5D">
              <w:rPr>
                <w:rFonts w:cs="Arial"/>
                <w:color w:val="000000"/>
                <w:sz w:val="20"/>
                <w:szCs w:val="20"/>
                <w:lang w:val="en-US"/>
              </w:rPr>
              <w:t>Ctrl_LD_</w:t>
            </w:r>
            <w:r w:rsidR="00D66B17">
              <w:rPr>
                <w:rFonts w:cs="Arial"/>
                <w:color w:val="000000"/>
                <w:sz w:val="20"/>
                <w:szCs w:val="20"/>
                <w:lang w:val="en-US"/>
              </w:rPr>
              <w:t>PESO_SCORE</w:t>
            </w:r>
          </w:p>
        </w:tc>
      </w:tr>
      <w:tr w:rsidR="00DD6F4E" w:rsidRPr="00153785" w14:paraId="0ADAE646" w14:textId="77777777" w:rsidTr="003076DB">
        <w:trPr>
          <w:trHeight w:val="289"/>
        </w:trPr>
        <w:tc>
          <w:tcPr>
            <w:tcW w:w="2802" w:type="dxa"/>
            <w:tcBorders>
              <w:top w:val="nil"/>
              <w:left w:val="single" w:sz="8" w:space="0" w:color="auto"/>
              <w:bottom w:val="single" w:sz="8" w:space="0" w:color="auto"/>
              <w:right w:val="single" w:sz="8" w:space="0" w:color="auto"/>
            </w:tcBorders>
            <w:shd w:val="clear" w:color="000000" w:fill="A6A6A6"/>
            <w:vAlign w:val="center"/>
            <w:hideMark/>
          </w:tcPr>
          <w:p w14:paraId="35C68DA5" w14:textId="065DC796" w:rsidR="00DD6F4E" w:rsidRPr="00153785" w:rsidRDefault="00DD6F4E" w:rsidP="00C01C97">
            <w:pPr>
              <w:jc w:val="right"/>
              <w:rPr>
                <w:rFonts w:cs="Arial"/>
                <w:b/>
                <w:bCs/>
                <w:color w:val="000000"/>
                <w:sz w:val="20"/>
                <w:szCs w:val="20"/>
              </w:rPr>
            </w:pPr>
            <w:r w:rsidRPr="00153785">
              <w:rPr>
                <w:rFonts w:cs="Arial"/>
                <w:b/>
                <w:bCs/>
                <w:color w:val="000000"/>
                <w:sz w:val="20"/>
                <w:szCs w:val="20"/>
              </w:rPr>
              <w:t xml:space="preserve">Fluxo de </w:t>
            </w:r>
            <w:r w:rsidR="003076DB" w:rsidRPr="00153785">
              <w:rPr>
                <w:rFonts w:cs="Arial"/>
                <w:b/>
                <w:bCs/>
                <w:color w:val="000000"/>
                <w:sz w:val="20"/>
                <w:szCs w:val="20"/>
              </w:rPr>
              <w:t>c</w:t>
            </w:r>
            <w:r w:rsidRPr="00153785">
              <w:rPr>
                <w:rFonts w:cs="Arial"/>
                <w:b/>
                <w:bCs/>
                <w:color w:val="000000"/>
                <w:sz w:val="20"/>
                <w:szCs w:val="20"/>
              </w:rPr>
              <w:t>arga</w:t>
            </w:r>
          </w:p>
        </w:tc>
        <w:tc>
          <w:tcPr>
            <w:tcW w:w="4877" w:type="dxa"/>
            <w:tcBorders>
              <w:top w:val="nil"/>
              <w:left w:val="nil"/>
              <w:bottom w:val="single" w:sz="8" w:space="0" w:color="auto"/>
              <w:right w:val="single" w:sz="8" w:space="0" w:color="auto"/>
            </w:tcBorders>
            <w:shd w:val="clear" w:color="auto" w:fill="auto"/>
            <w:vAlign w:val="center"/>
            <w:hideMark/>
          </w:tcPr>
          <w:p w14:paraId="1D34BA47" w14:textId="5DFEC5C3" w:rsidR="00DD6F4E" w:rsidRPr="00153785" w:rsidRDefault="00DD6F4E" w:rsidP="00D66B17">
            <w:pPr>
              <w:rPr>
                <w:rFonts w:cs="Arial"/>
                <w:color w:val="000000"/>
                <w:sz w:val="20"/>
                <w:szCs w:val="20"/>
              </w:rPr>
            </w:pPr>
            <w:r w:rsidRPr="00153785">
              <w:rPr>
                <w:rFonts w:cs="Arial"/>
                <w:color w:val="000000"/>
                <w:sz w:val="20"/>
                <w:szCs w:val="20"/>
              </w:rPr>
              <w:t>LD_</w:t>
            </w:r>
            <w:r w:rsidR="00D66B17">
              <w:rPr>
                <w:rFonts w:cs="Arial"/>
                <w:color w:val="000000"/>
                <w:sz w:val="20"/>
                <w:szCs w:val="20"/>
              </w:rPr>
              <w:t>PESO_SCORE</w:t>
            </w:r>
          </w:p>
        </w:tc>
      </w:tr>
      <w:tr w:rsidR="003076DB" w:rsidRPr="00153785" w14:paraId="00906D35" w14:textId="77777777" w:rsidTr="004753E0">
        <w:trPr>
          <w:trHeight w:val="289"/>
        </w:trPr>
        <w:tc>
          <w:tcPr>
            <w:tcW w:w="2802" w:type="dxa"/>
            <w:tcBorders>
              <w:top w:val="single" w:sz="4" w:space="0" w:color="auto"/>
              <w:left w:val="single" w:sz="4" w:space="0" w:color="auto"/>
              <w:bottom w:val="single" w:sz="4" w:space="0" w:color="auto"/>
              <w:right w:val="single" w:sz="4" w:space="0" w:color="auto"/>
            </w:tcBorders>
            <w:shd w:val="clear" w:color="000000" w:fill="A6A6A6"/>
            <w:vAlign w:val="center"/>
          </w:tcPr>
          <w:p w14:paraId="49DB2CE0" w14:textId="77777777" w:rsidR="003076DB" w:rsidRPr="00153785" w:rsidRDefault="003076DB" w:rsidP="00C01C97">
            <w:pPr>
              <w:jc w:val="right"/>
              <w:rPr>
                <w:rFonts w:cs="Arial"/>
                <w:b/>
                <w:bCs/>
                <w:color w:val="000000"/>
                <w:sz w:val="20"/>
                <w:szCs w:val="20"/>
              </w:rPr>
            </w:pPr>
            <w:r w:rsidRPr="00153785">
              <w:rPr>
                <w:rFonts w:cs="Arial"/>
                <w:b/>
                <w:bCs/>
                <w:color w:val="000000"/>
                <w:sz w:val="20"/>
                <w:szCs w:val="20"/>
              </w:rPr>
              <w:t>Formato</w:t>
            </w:r>
          </w:p>
        </w:tc>
        <w:tc>
          <w:tcPr>
            <w:tcW w:w="4877" w:type="dxa"/>
            <w:tcBorders>
              <w:top w:val="single" w:sz="4" w:space="0" w:color="auto"/>
              <w:left w:val="single" w:sz="4" w:space="0" w:color="auto"/>
              <w:bottom w:val="single" w:sz="4" w:space="0" w:color="auto"/>
              <w:right w:val="single" w:sz="4" w:space="0" w:color="auto"/>
            </w:tcBorders>
            <w:shd w:val="clear" w:color="auto" w:fill="auto"/>
            <w:vAlign w:val="center"/>
          </w:tcPr>
          <w:p w14:paraId="78556F01" w14:textId="77777777" w:rsidR="003076DB" w:rsidRPr="00153785" w:rsidRDefault="003076DB" w:rsidP="00C01C97">
            <w:pPr>
              <w:rPr>
                <w:rFonts w:cs="Arial"/>
                <w:color w:val="000000"/>
                <w:sz w:val="20"/>
                <w:szCs w:val="20"/>
              </w:rPr>
            </w:pPr>
            <w:r w:rsidRPr="00153785">
              <w:rPr>
                <w:rFonts w:cs="Arial"/>
                <w:color w:val="000000"/>
                <w:sz w:val="20"/>
                <w:szCs w:val="20"/>
              </w:rPr>
              <w:t>Texto (CSV)</w:t>
            </w:r>
          </w:p>
        </w:tc>
      </w:tr>
      <w:tr w:rsidR="003076DB" w:rsidRPr="00153785" w14:paraId="72D91138" w14:textId="77777777" w:rsidTr="004753E0">
        <w:trPr>
          <w:trHeight w:val="289"/>
        </w:trPr>
        <w:tc>
          <w:tcPr>
            <w:tcW w:w="2802" w:type="dxa"/>
            <w:tcBorders>
              <w:top w:val="single" w:sz="4" w:space="0" w:color="auto"/>
              <w:left w:val="single" w:sz="8" w:space="0" w:color="auto"/>
              <w:bottom w:val="single" w:sz="8" w:space="0" w:color="auto"/>
              <w:right w:val="single" w:sz="8" w:space="0" w:color="auto"/>
            </w:tcBorders>
            <w:shd w:val="clear" w:color="000000" w:fill="A6A6A6"/>
            <w:vAlign w:val="center"/>
          </w:tcPr>
          <w:p w14:paraId="3FBA36D6" w14:textId="77777777" w:rsidR="003076DB" w:rsidRPr="00153785" w:rsidRDefault="003076DB" w:rsidP="00C01C97">
            <w:pPr>
              <w:jc w:val="right"/>
              <w:rPr>
                <w:rFonts w:cs="Arial"/>
                <w:b/>
                <w:bCs/>
                <w:color w:val="000000"/>
                <w:sz w:val="20"/>
                <w:szCs w:val="20"/>
              </w:rPr>
            </w:pPr>
            <w:r w:rsidRPr="00153785">
              <w:rPr>
                <w:rFonts w:cs="Arial"/>
                <w:b/>
                <w:bCs/>
                <w:color w:val="000000"/>
                <w:sz w:val="20"/>
                <w:szCs w:val="20"/>
              </w:rPr>
              <w:t>Regras de nomenclatura</w:t>
            </w:r>
          </w:p>
        </w:tc>
        <w:tc>
          <w:tcPr>
            <w:tcW w:w="4877" w:type="dxa"/>
            <w:tcBorders>
              <w:top w:val="single" w:sz="4" w:space="0" w:color="auto"/>
              <w:left w:val="nil"/>
              <w:bottom w:val="single" w:sz="8" w:space="0" w:color="auto"/>
              <w:right w:val="single" w:sz="8" w:space="0" w:color="auto"/>
            </w:tcBorders>
            <w:shd w:val="clear" w:color="auto" w:fill="auto"/>
            <w:vAlign w:val="center"/>
          </w:tcPr>
          <w:p w14:paraId="65D68C81" w14:textId="2E338E9E" w:rsidR="003076DB" w:rsidRPr="00153785" w:rsidRDefault="00D66B17" w:rsidP="00C46A5F">
            <w:pPr>
              <w:rPr>
                <w:rFonts w:cs="Arial"/>
                <w:color w:val="000000"/>
                <w:sz w:val="20"/>
                <w:szCs w:val="20"/>
              </w:rPr>
            </w:pPr>
            <w:r>
              <w:rPr>
                <w:rFonts w:cs="Arial"/>
                <w:color w:val="000000"/>
                <w:sz w:val="20"/>
                <w:szCs w:val="20"/>
              </w:rPr>
              <w:t>PESO_SCORE_AAAAMMDD</w:t>
            </w:r>
            <w:r w:rsidR="003076DB" w:rsidRPr="00153785">
              <w:rPr>
                <w:rFonts w:cs="Arial"/>
                <w:color w:val="000000"/>
                <w:sz w:val="20"/>
                <w:szCs w:val="20"/>
              </w:rPr>
              <w:t>.</w:t>
            </w:r>
            <w:r w:rsidR="00C46A5F">
              <w:rPr>
                <w:rFonts w:cs="Arial"/>
                <w:color w:val="000000"/>
                <w:sz w:val="20"/>
                <w:szCs w:val="20"/>
              </w:rPr>
              <w:t>csv</w:t>
            </w:r>
          </w:p>
        </w:tc>
      </w:tr>
      <w:tr w:rsidR="003076DB" w:rsidRPr="00153785" w14:paraId="061532A2" w14:textId="77777777" w:rsidTr="003076DB">
        <w:trPr>
          <w:trHeight w:val="289"/>
        </w:trPr>
        <w:tc>
          <w:tcPr>
            <w:tcW w:w="2802" w:type="dxa"/>
            <w:tcBorders>
              <w:top w:val="nil"/>
              <w:left w:val="single" w:sz="8" w:space="0" w:color="auto"/>
              <w:bottom w:val="single" w:sz="8" w:space="0" w:color="auto"/>
              <w:right w:val="single" w:sz="8" w:space="0" w:color="auto"/>
            </w:tcBorders>
            <w:shd w:val="clear" w:color="000000" w:fill="A6A6A6"/>
            <w:vAlign w:val="center"/>
          </w:tcPr>
          <w:p w14:paraId="0C7681D1" w14:textId="77777777" w:rsidR="003076DB" w:rsidRPr="00153785" w:rsidRDefault="003076DB" w:rsidP="00C01C97">
            <w:pPr>
              <w:jc w:val="right"/>
              <w:rPr>
                <w:rFonts w:cs="Arial"/>
                <w:b/>
                <w:bCs/>
                <w:color w:val="000000"/>
                <w:sz w:val="20"/>
                <w:szCs w:val="20"/>
              </w:rPr>
            </w:pPr>
            <w:r w:rsidRPr="00153785">
              <w:rPr>
                <w:rFonts w:cs="Arial"/>
                <w:b/>
                <w:bCs/>
                <w:color w:val="000000"/>
                <w:sz w:val="20"/>
                <w:szCs w:val="20"/>
              </w:rPr>
              <w:t>Exemplo de nome</w:t>
            </w:r>
          </w:p>
        </w:tc>
        <w:tc>
          <w:tcPr>
            <w:tcW w:w="4877" w:type="dxa"/>
            <w:tcBorders>
              <w:top w:val="nil"/>
              <w:left w:val="nil"/>
              <w:bottom w:val="single" w:sz="8" w:space="0" w:color="auto"/>
              <w:right w:val="single" w:sz="8" w:space="0" w:color="auto"/>
            </w:tcBorders>
            <w:shd w:val="clear" w:color="auto" w:fill="auto"/>
            <w:vAlign w:val="center"/>
          </w:tcPr>
          <w:p w14:paraId="395ED4C4" w14:textId="518D60DF" w:rsidR="003076DB" w:rsidRPr="00153785" w:rsidRDefault="00D66B17" w:rsidP="00D66B17">
            <w:pPr>
              <w:rPr>
                <w:rFonts w:cs="Arial"/>
                <w:color w:val="000000"/>
                <w:sz w:val="20"/>
                <w:szCs w:val="20"/>
              </w:rPr>
            </w:pPr>
            <w:r>
              <w:rPr>
                <w:rFonts w:cs="Arial"/>
                <w:color w:val="000000"/>
                <w:sz w:val="20"/>
                <w:szCs w:val="20"/>
              </w:rPr>
              <w:t>PESO_SCORE</w:t>
            </w:r>
            <w:r w:rsidR="003076DB" w:rsidRPr="00153785">
              <w:rPr>
                <w:rFonts w:cs="Arial"/>
                <w:color w:val="000000"/>
                <w:sz w:val="20"/>
                <w:szCs w:val="20"/>
              </w:rPr>
              <w:t>_201</w:t>
            </w:r>
            <w:r>
              <w:rPr>
                <w:rFonts w:cs="Arial"/>
                <w:color w:val="000000"/>
                <w:sz w:val="20"/>
                <w:szCs w:val="20"/>
              </w:rPr>
              <w:t>8</w:t>
            </w:r>
            <w:r w:rsidR="003076DB" w:rsidRPr="00153785">
              <w:rPr>
                <w:rFonts w:cs="Arial"/>
                <w:color w:val="000000"/>
                <w:sz w:val="20"/>
                <w:szCs w:val="20"/>
              </w:rPr>
              <w:t>0</w:t>
            </w:r>
            <w:r>
              <w:rPr>
                <w:rFonts w:cs="Arial"/>
                <w:color w:val="000000"/>
                <w:sz w:val="20"/>
                <w:szCs w:val="20"/>
              </w:rPr>
              <w:t>1</w:t>
            </w:r>
            <w:r w:rsidR="003076DB" w:rsidRPr="00153785">
              <w:rPr>
                <w:rFonts w:cs="Arial"/>
                <w:color w:val="000000"/>
                <w:sz w:val="20"/>
                <w:szCs w:val="20"/>
              </w:rPr>
              <w:t>01.</w:t>
            </w:r>
            <w:r w:rsidR="00C46A5F">
              <w:rPr>
                <w:rFonts w:cs="Arial"/>
                <w:color w:val="000000"/>
                <w:sz w:val="20"/>
                <w:szCs w:val="20"/>
              </w:rPr>
              <w:t>csv</w:t>
            </w:r>
          </w:p>
        </w:tc>
      </w:tr>
      <w:tr w:rsidR="003076DB" w:rsidRPr="00153785" w14:paraId="15E978C8" w14:textId="77777777" w:rsidTr="003076DB">
        <w:trPr>
          <w:trHeight w:val="289"/>
        </w:trPr>
        <w:tc>
          <w:tcPr>
            <w:tcW w:w="2802" w:type="dxa"/>
            <w:tcBorders>
              <w:top w:val="nil"/>
              <w:left w:val="single" w:sz="8" w:space="0" w:color="auto"/>
              <w:bottom w:val="single" w:sz="8" w:space="0" w:color="auto"/>
              <w:right w:val="single" w:sz="8" w:space="0" w:color="auto"/>
            </w:tcBorders>
            <w:shd w:val="clear" w:color="000000" w:fill="A6A6A6"/>
            <w:vAlign w:val="center"/>
          </w:tcPr>
          <w:p w14:paraId="764412A4" w14:textId="5F3758AA" w:rsidR="003076DB" w:rsidRPr="00153785" w:rsidRDefault="007867E2" w:rsidP="00C01C97">
            <w:pPr>
              <w:jc w:val="right"/>
              <w:rPr>
                <w:rFonts w:cs="Arial"/>
                <w:b/>
                <w:bCs/>
                <w:color w:val="000000"/>
                <w:sz w:val="20"/>
                <w:szCs w:val="20"/>
              </w:rPr>
            </w:pPr>
            <w:r w:rsidRPr="00153785">
              <w:rPr>
                <w:rFonts w:cs="Arial"/>
                <w:b/>
                <w:bCs/>
                <w:color w:val="000000"/>
                <w:sz w:val="20"/>
                <w:szCs w:val="20"/>
              </w:rPr>
              <w:t xml:space="preserve">Diretório </w:t>
            </w:r>
            <w:r w:rsidR="003076DB" w:rsidRPr="00153785">
              <w:rPr>
                <w:rFonts w:cs="Arial"/>
                <w:b/>
                <w:bCs/>
                <w:color w:val="000000"/>
                <w:sz w:val="20"/>
                <w:szCs w:val="20"/>
              </w:rPr>
              <w:t>Entrega de dados</w:t>
            </w:r>
          </w:p>
        </w:tc>
        <w:tc>
          <w:tcPr>
            <w:tcW w:w="4877" w:type="dxa"/>
            <w:tcBorders>
              <w:top w:val="nil"/>
              <w:left w:val="nil"/>
              <w:bottom w:val="single" w:sz="8" w:space="0" w:color="auto"/>
              <w:right w:val="single" w:sz="8" w:space="0" w:color="auto"/>
            </w:tcBorders>
            <w:shd w:val="clear" w:color="auto" w:fill="auto"/>
            <w:vAlign w:val="center"/>
          </w:tcPr>
          <w:p w14:paraId="2C8C1AB6" w14:textId="56CAB59A" w:rsidR="003076DB" w:rsidRPr="00153785" w:rsidRDefault="003076DB" w:rsidP="00D66B17">
            <w:pPr>
              <w:rPr>
                <w:rFonts w:cs="Arial"/>
                <w:color w:val="000000"/>
                <w:sz w:val="20"/>
                <w:szCs w:val="20"/>
              </w:rPr>
            </w:pPr>
            <w:r w:rsidRPr="00153785">
              <w:rPr>
                <w:rFonts w:cs="Arial"/>
                <w:color w:val="000000"/>
                <w:sz w:val="20"/>
                <w:szCs w:val="20"/>
              </w:rPr>
              <w:t>${DIR_DADOS}/</w:t>
            </w:r>
            <w:r w:rsidR="00D66B17">
              <w:rPr>
                <w:rFonts w:cs="Arial"/>
                <w:color w:val="000000"/>
                <w:sz w:val="20"/>
                <w:szCs w:val="20"/>
              </w:rPr>
              <w:t>peso_score</w:t>
            </w:r>
            <w:r w:rsidRPr="00153785">
              <w:rPr>
                <w:rFonts w:cs="Arial"/>
                <w:color w:val="000000"/>
                <w:sz w:val="20"/>
                <w:szCs w:val="20"/>
              </w:rPr>
              <w:t>/in</w:t>
            </w:r>
          </w:p>
        </w:tc>
      </w:tr>
      <w:tr w:rsidR="007867E2" w:rsidRPr="00153785" w14:paraId="6194FA7C" w14:textId="77777777" w:rsidTr="003076DB">
        <w:trPr>
          <w:trHeight w:val="289"/>
        </w:trPr>
        <w:tc>
          <w:tcPr>
            <w:tcW w:w="2802" w:type="dxa"/>
            <w:tcBorders>
              <w:top w:val="nil"/>
              <w:left w:val="single" w:sz="8" w:space="0" w:color="auto"/>
              <w:bottom w:val="single" w:sz="8" w:space="0" w:color="auto"/>
              <w:right w:val="single" w:sz="8" w:space="0" w:color="auto"/>
            </w:tcBorders>
            <w:shd w:val="clear" w:color="000000" w:fill="A6A6A6"/>
            <w:vAlign w:val="center"/>
          </w:tcPr>
          <w:p w14:paraId="2CC51C9B" w14:textId="42A42375" w:rsidR="007867E2" w:rsidRPr="00153785" w:rsidRDefault="007867E2" w:rsidP="00C01C97">
            <w:pPr>
              <w:jc w:val="right"/>
              <w:rPr>
                <w:rFonts w:cs="Arial"/>
                <w:b/>
                <w:bCs/>
                <w:color w:val="000000"/>
                <w:sz w:val="20"/>
                <w:szCs w:val="20"/>
              </w:rPr>
            </w:pPr>
            <w:r w:rsidRPr="00153785">
              <w:rPr>
                <w:rFonts w:cs="Arial"/>
                <w:b/>
                <w:bCs/>
                <w:color w:val="000000"/>
                <w:sz w:val="20"/>
                <w:szCs w:val="20"/>
              </w:rPr>
              <w:t>Diretório Arquivos processados</w:t>
            </w:r>
          </w:p>
        </w:tc>
        <w:tc>
          <w:tcPr>
            <w:tcW w:w="4877" w:type="dxa"/>
            <w:tcBorders>
              <w:top w:val="nil"/>
              <w:left w:val="nil"/>
              <w:bottom w:val="single" w:sz="8" w:space="0" w:color="auto"/>
              <w:right w:val="single" w:sz="8" w:space="0" w:color="auto"/>
            </w:tcBorders>
            <w:shd w:val="clear" w:color="auto" w:fill="auto"/>
            <w:vAlign w:val="center"/>
          </w:tcPr>
          <w:p w14:paraId="20E7397B" w14:textId="2365EFBF" w:rsidR="007867E2" w:rsidRPr="00153785" w:rsidRDefault="007867E2" w:rsidP="00D66B17">
            <w:pPr>
              <w:rPr>
                <w:rFonts w:cs="Arial"/>
                <w:color w:val="000000"/>
                <w:sz w:val="20"/>
                <w:szCs w:val="20"/>
              </w:rPr>
            </w:pPr>
            <w:r w:rsidRPr="00153785">
              <w:rPr>
                <w:rFonts w:cs="Arial"/>
                <w:color w:val="000000"/>
                <w:sz w:val="20"/>
                <w:szCs w:val="20"/>
              </w:rPr>
              <w:t>${DIR_DADOS}/</w:t>
            </w:r>
            <w:r w:rsidR="00D66B17">
              <w:rPr>
                <w:rFonts w:cs="Arial"/>
                <w:color w:val="000000"/>
                <w:sz w:val="20"/>
                <w:szCs w:val="20"/>
              </w:rPr>
              <w:t>peso_score</w:t>
            </w:r>
            <w:r w:rsidRPr="00153785">
              <w:rPr>
                <w:rFonts w:cs="Arial"/>
                <w:color w:val="000000"/>
                <w:sz w:val="20"/>
                <w:szCs w:val="20"/>
              </w:rPr>
              <w:t>/out</w:t>
            </w:r>
          </w:p>
        </w:tc>
      </w:tr>
      <w:tr w:rsidR="007867E2" w:rsidRPr="00153785" w14:paraId="4C2AAA87" w14:textId="77777777" w:rsidTr="003076DB">
        <w:trPr>
          <w:trHeight w:val="289"/>
        </w:trPr>
        <w:tc>
          <w:tcPr>
            <w:tcW w:w="2802" w:type="dxa"/>
            <w:tcBorders>
              <w:top w:val="nil"/>
              <w:left w:val="single" w:sz="8" w:space="0" w:color="auto"/>
              <w:bottom w:val="single" w:sz="8" w:space="0" w:color="auto"/>
              <w:right w:val="single" w:sz="8" w:space="0" w:color="auto"/>
            </w:tcBorders>
            <w:shd w:val="clear" w:color="000000" w:fill="A6A6A6"/>
            <w:vAlign w:val="center"/>
          </w:tcPr>
          <w:p w14:paraId="691C63A0" w14:textId="74751B69" w:rsidR="007867E2" w:rsidRPr="00153785" w:rsidRDefault="007867E2" w:rsidP="00C01C97">
            <w:pPr>
              <w:jc w:val="right"/>
              <w:rPr>
                <w:rFonts w:cs="Arial"/>
                <w:b/>
                <w:bCs/>
                <w:color w:val="000000"/>
                <w:sz w:val="20"/>
                <w:szCs w:val="20"/>
              </w:rPr>
            </w:pPr>
            <w:r w:rsidRPr="00153785">
              <w:rPr>
                <w:rFonts w:cs="Arial"/>
                <w:b/>
                <w:bCs/>
                <w:color w:val="000000"/>
                <w:sz w:val="20"/>
                <w:szCs w:val="20"/>
              </w:rPr>
              <w:t>Diretório Arquivos Erro</w:t>
            </w:r>
          </w:p>
        </w:tc>
        <w:tc>
          <w:tcPr>
            <w:tcW w:w="4877" w:type="dxa"/>
            <w:tcBorders>
              <w:top w:val="nil"/>
              <w:left w:val="nil"/>
              <w:bottom w:val="single" w:sz="8" w:space="0" w:color="auto"/>
              <w:right w:val="single" w:sz="8" w:space="0" w:color="auto"/>
            </w:tcBorders>
            <w:shd w:val="clear" w:color="auto" w:fill="auto"/>
            <w:vAlign w:val="center"/>
          </w:tcPr>
          <w:p w14:paraId="0126E4F8" w14:textId="7BC3BF54" w:rsidR="007867E2" w:rsidRPr="00153785" w:rsidRDefault="007867E2" w:rsidP="00D66B17">
            <w:pPr>
              <w:rPr>
                <w:rFonts w:cs="Arial"/>
                <w:color w:val="000000"/>
                <w:sz w:val="20"/>
                <w:szCs w:val="20"/>
              </w:rPr>
            </w:pPr>
            <w:r w:rsidRPr="00153785">
              <w:rPr>
                <w:rFonts w:cs="Arial"/>
                <w:color w:val="000000"/>
                <w:sz w:val="20"/>
                <w:szCs w:val="20"/>
              </w:rPr>
              <w:t>${DIR_DADOS}/</w:t>
            </w:r>
            <w:r w:rsidR="00D66B17">
              <w:rPr>
                <w:rFonts w:cs="Arial"/>
                <w:color w:val="000000"/>
                <w:sz w:val="20"/>
                <w:szCs w:val="20"/>
              </w:rPr>
              <w:t>peso_score</w:t>
            </w:r>
            <w:r w:rsidRPr="00153785">
              <w:rPr>
                <w:rFonts w:cs="Arial"/>
                <w:color w:val="000000"/>
                <w:sz w:val="20"/>
                <w:szCs w:val="20"/>
              </w:rPr>
              <w:t>/err</w:t>
            </w:r>
          </w:p>
        </w:tc>
      </w:tr>
      <w:tr w:rsidR="003076DB" w:rsidRPr="00153785" w14:paraId="7BC35EBB" w14:textId="77777777" w:rsidTr="003076DB">
        <w:trPr>
          <w:trHeight w:val="289"/>
        </w:trPr>
        <w:tc>
          <w:tcPr>
            <w:tcW w:w="2802" w:type="dxa"/>
            <w:tcBorders>
              <w:top w:val="nil"/>
              <w:left w:val="single" w:sz="8" w:space="0" w:color="auto"/>
              <w:bottom w:val="single" w:sz="8" w:space="0" w:color="auto"/>
              <w:right w:val="single" w:sz="8" w:space="0" w:color="auto"/>
            </w:tcBorders>
            <w:shd w:val="clear" w:color="000000" w:fill="A6A6A6"/>
            <w:vAlign w:val="center"/>
          </w:tcPr>
          <w:p w14:paraId="6D5A0BF9" w14:textId="52B960D6" w:rsidR="003076DB" w:rsidRPr="00153785" w:rsidRDefault="003076DB" w:rsidP="00C01C97">
            <w:pPr>
              <w:jc w:val="right"/>
              <w:rPr>
                <w:rFonts w:cs="Arial"/>
                <w:b/>
                <w:bCs/>
                <w:color w:val="000000"/>
                <w:sz w:val="20"/>
                <w:szCs w:val="20"/>
              </w:rPr>
            </w:pPr>
            <w:r w:rsidRPr="00153785">
              <w:rPr>
                <w:rFonts w:cs="Arial"/>
                <w:b/>
                <w:bCs/>
                <w:color w:val="000000"/>
                <w:sz w:val="20"/>
                <w:szCs w:val="20"/>
              </w:rPr>
              <w:t>Frequência, volume</w:t>
            </w:r>
          </w:p>
        </w:tc>
        <w:tc>
          <w:tcPr>
            <w:tcW w:w="4877" w:type="dxa"/>
            <w:tcBorders>
              <w:top w:val="nil"/>
              <w:left w:val="nil"/>
              <w:bottom w:val="single" w:sz="8" w:space="0" w:color="auto"/>
              <w:right w:val="single" w:sz="8" w:space="0" w:color="auto"/>
            </w:tcBorders>
            <w:shd w:val="clear" w:color="auto" w:fill="auto"/>
            <w:vAlign w:val="center"/>
          </w:tcPr>
          <w:p w14:paraId="328A3942" w14:textId="71C215B5" w:rsidR="003076DB" w:rsidRPr="00153785" w:rsidRDefault="00D66B17" w:rsidP="00C01C97">
            <w:pPr>
              <w:rPr>
                <w:rFonts w:cs="Arial"/>
                <w:color w:val="000000"/>
                <w:sz w:val="20"/>
                <w:szCs w:val="20"/>
              </w:rPr>
            </w:pPr>
            <w:r>
              <w:rPr>
                <w:rFonts w:cs="Arial"/>
                <w:color w:val="000000"/>
                <w:sz w:val="20"/>
                <w:szCs w:val="20"/>
              </w:rPr>
              <w:t>Sob demanda</w:t>
            </w:r>
          </w:p>
        </w:tc>
      </w:tr>
      <w:tr w:rsidR="003076DB" w:rsidRPr="00153785" w14:paraId="755373DE" w14:textId="77777777" w:rsidTr="003076DB">
        <w:trPr>
          <w:trHeight w:val="289"/>
        </w:trPr>
        <w:tc>
          <w:tcPr>
            <w:tcW w:w="2802" w:type="dxa"/>
            <w:tcBorders>
              <w:top w:val="nil"/>
              <w:left w:val="single" w:sz="8" w:space="0" w:color="auto"/>
              <w:bottom w:val="single" w:sz="8" w:space="0" w:color="auto"/>
              <w:right w:val="single" w:sz="8" w:space="0" w:color="auto"/>
            </w:tcBorders>
            <w:shd w:val="clear" w:color="000000" w:fill="A6A6A6"/>
            <w:vAlign w:val="center"/>
          </w:tcPr>
          <w:p w14:paraId="14E27F38" w14:textId="174AC33E" w:rsidR="003076DB" w:rsidRPr="00153785" w:rsidRDefault="003076DB" w:rsidP="00C01C97">
            <w:pPr>
              <w:jc w:val="right"/>
              <w:rPr>
                <w:rFonts w:cs="Arial"/>
                <w:b/>
                <w:bCs/>
                <w:color w:val="000000"/>
                <w:sz w:val="20"/>
                <w:szCs w:val="20"/>
              </w:rPr>
            </w:pPr>
            <w:r w:rsidRPr="00153785">
              <w:rPr>
                <w:rFonts w:cs="Arial"/>
                <w:b/>
                <w:bCs/>
                <w:color w:val="000000"/>
                <w:sz w:val="20"/>
                <w:szCs w:val="20"/>
              </w:rPr>
              <w:t>Arquivo comprimido/formato</w:t>
            </w:r>
          </w:p>
        </w:tc>
        <w:tc>
          <w:tcPr>
            <w:tcW w:w="4877" w:type="dxa"/>
            <w:tcBorders>
              <w:top w:val="nil"/>
              <w:left w:val="nil"/>
              <w:bottom w:val="single" w:sz="8" w:space="0" w:color="auto"/>
              <w:right w:val="single" w:sz="8" w:space="0" w:color="auto"/>
            </w:tcBorders>
            <w:shd w:val="clear" w:color="auto" w:fill="auto"/>
            <w:vAlign w:val="center"/>
          </w:tcPr>
          <w:p w14:paraId="5037520C" w14:textId="77777777" w:rsidR="003076DB" w:rsidRPr="00153785" w:rsidRDefault="003076DB" w:rsidP="00C01C97">
            <w:pPr>
              <w:rPr>
                <w:rFonts w:cs="Arial"/>
                <w:color w:val="000000"/>
                <w:sz w:val="20"/>
                <w:szCs w:val="20"/>
              </w:rPr>
            </w:pPr>
            <w:r w:rsidRPr="00153785">
              <w:rPr>
                <w:rFonts w:cs="Arial"/>
                <w:color w:val="000000"/>
                <w:sz w:val="20"/>
                <w:szCs w:val="20"/>
              </w:rPr>
              <w:t>Não</w:t>
            </w:r>
          </w:p>
        </w:tc>
      </w:tr>
      <w:tr w:rsidR="003076DB" w:rsidRPr="00153785" w14:paraId="501D7E67" w14:textId="77777777" w:rsidTr="003076DB">
        <w:trPr>
          <w:trHeight w:val="289"/>
        </w:trPr>
        <w:tc>
          <w:tcPr>
            <w:tcW w:w="2802" w:type="dxa"/>
            <w:tcBorders>
              <w:top w:val="nil"/>
              <w:left w:val="single" w:sz="8" w:space="0" w:color="auto"/>
              <w:bottom w:val="single" w:sz="8" w:space="0" w:color="auto"/>
              <w:right w:val="single" w:sz="8" w:space="0" w:color="auto"/>
            </w:tcBorders>
            <w:shd w:val="clear" w:color="000000" w:fill="A6A6A6"/>
            <w:vAlign w:val="center"/>
          </w:tcPr>
          <w:p w14:paraId="1D90FFDD" w14:textId="77777777" w:rsidR="003076DB" w:rsidRPr="00153785" w:rsidRDefault="003076DB" w:rsidP="00C01C97">
            <w:pPr>
              <w:jc w:val="right"/>
              <w:rPr>
                <w:rFonts w:cs="Arial"/>
                <w:b/>
                <w:bCs/>
                <w:color w:val="000000"/>
                <w:sz w:val="20"/>
                <w:szCs w:val="20"/>
              </w:rPr>
            </w:pPr>
            <w:r w:rsidRPr="00153785">
              <w:rPr>
                <w:rFonts w:cs="Arial"/>
                <w:b/>
                <w:bCs/>
                <w:color w:val="000000"/>
                <w:sz w:val="20"/>
                <w:szCs w:val="20"/>
              </w:rPr>
              <w:t xml:space="preserve">Delimitador </w:t>
            </w:r>
          </w:p>
        </w:tc>
        <w:tc>
          <w:tcPr>
            <w:tcW w:w="4877" w:type="dxa"/>
            <w:tcBorders>
              <w:top w:val="nil"/>
              <w:left w:val="nil"/>
              <w:bottom w:val="single" w:sz="8" w:space="0" w:color="auto"/>
              <w:right w:val="single" w:sz="8" w:space="0" w:color="auto"/>
            </w:tcBorders>
            <w:shd w:val="clear" w:color="auto" w:fill="auto"/>
            <w:vAlign w:val="center"/>
          </w:tcPr>
          <w:p w14:paraId="5EB490A2" w14:textId="3DC7BEEF" w:rsidR="003076DB" w:rsidRPr="00153785" w:rsidRDefault="003076DB" w:rsidP="00D66B17">
            <w:pPr>
              <w:rPr>
                <w:rFonts w:cs="Arial"/>
                <w:color w:val="000000"/>
                <w:sz w:val="20"/>
                <w:szCs w:val="20"/>
              </w:rPr>
            </w:pPr>
            <w:r w:rsidRPr="00153785">
              <w:rPr>
                <w:rFonts w:cs="Arial"/>
                <w:color w:val="000000"/>
                <w:sz w:val="20"/>
                <w:szCs w:val="20"/>
              </w:rPr>
              <w:t>Ponto e vírgula</w:t>
            </w:r>
          </w:p>
        </w:tc>
      </w:tr>
      <w:tr w:rsidR="00FB7D5F" w:rsidRPr="00153785" w14:paraId="3697D7EF" w14:textId="77777777" w:rsidTr="003076DB">
        <w:trPr>
          <w:trHeight w:val="289"/>
        </w:trPr>
        <w:tc>
          <w:tcPr>
            <w:tcW w:w="2802" w:type="dxa"/>
            <w:tcBorders>
              <w:top w:val="nil"/>
              <w:left w:val="single" w:sz="8" w:space="0" w:color="auto"/>
              <w:bottom w:val="single" w:sz="8" w:space="0" w:color="auto"/>
              <w:right w:val="single" w:sz="8" w:space="0" w:color="auto"/>
            </w:tcBorders>
            <w:shd w:val="clear" w:color="000000" w:fill="A6A6A6"/>
            <w:vAlign w:val="center"/>
          </w:tcPr>
          <w:p w14:paraId="5E696E0F" w14:textId="15F64A52" w:rsidR="00FB7D5F" w:rsidRPr="00153785" w:rsidRDefault="00FB7D5F" w:rsidP="00C01C97">
            <w:pPr>
              <w:jc w:val="right"/>
              <w:rPr>
                <w:rFonts w:cs="Arial"/>
                <w:b/>
                <w:bCs/>
                <w:color w:val="000000"/>
                <w:sz w:val="20"/>
                <w:szCs w:val="20"/>
              </w:rPr>
            </w:pPr>
            <w:r w:rsidRPr="00153785">
              <w:rPr>
                <w:rFonts w:cs="Arial"/>
                <w:b/>
                <w:bCs/>
                <w:color w:val="000000"/>
                <w:sz w:val="20"/>
                <w:szCs w:val="20"/>
              </w:rPr>
              <w:t xml:space="preserve">Outra Restrições </w:t>
            </w:r>
          </w:p>
        </w:tc>
        <w:tc>
          <w:tcPr>
            <w:tcW w:w="4877" w:type="dxa"/>
            <w:tcBorders>
              <w:top w:val="nil"/>
              <w:left w:val="nil"/>
              <w:bottom w:val="single" w:sz="8" w:space="0" w:color="auto"/>
              <w:right w:val="single" w:sz="8" w:space="0" w:color="auto"/>
            </w:tcBorders>
            <w:shd w:val="clear" w:color="auto" w:fill="auto"/>
            <w:vAlign w:val="center"/>
          </w:tcPr>
          <w:p w14:paraId="0DB01164" w14:textId="6F7DC330" w:rsidR="00FB7D5F" w:rsidRPr="00153785" w:rsidRDefault="00D66B17" w:rsidP="00C01C97">
            <w:pPr>
              <w:rPr>
                <w:rFonts w:cs="Arial"/>
                <w:color w:val="000000"/>
                <w:sz w:val="20"/>
                <w:szCs w:val="20"/>
              </w:rPr>
            </w:pPr>
            <w:r>
              <w:rPr>
                <w:rFonts w:cs="Arial"/>
                <w:color w:val="000000"/>
                <w:sz w:val="20"/>
                <w:szCs w:val="20"/>
              </w:rPr>
              <w:t>N/A</w:t>
            </w:r>
          </w:p>
        </w:tc>
      </w:tr>
      <w:tr w:rsidR="006A47F7" w:rsidRPr="00153785" w14:paraId="50F2B8B9" w14:textId="77777777" w:rsidTr="003076DB">
        <w:trPr>
          <w:trHeight w:val="289"/>
        </w:trPr>
        <w:tc>
          <w:tcPr>
            <w:tcW w:w="2802" w:type="dxa"/>
            <w:tcBorders>
              <w:top w:val="nil"/>
              <w:left w:val="single" w:sz="8" w:space="0" w:color="auto"/>
              <w:bottom w:val="single" w:sz="8" w:space="0" w:color="auto"/>
              <w:right w:val="single" w:sz="8" w:space="0" w:color="auto"/>
            </w:tcBorders>
            <w:shd w:val="clear" w:color="000000" w:fill="A6A6A6"/>
            <w:vAlign w:val="center"/>
          </w:tcPr>
          <w:p w14:paraId="6DD5730F" w14:textId="0AA57E28" w:rsidR="006A47F7" w:rsidRPr="00153785" w:rsidRDefault="006A47F7" w:rsidP="00C01C97">
            <w:pPr>
              <w:jc w:val="right"/>
              <w:rPr>
                <w:rFonts w:cs="Arial"/>
                <w:b/>
                <w:bCs/>
                <w:color w:val="000000"/>
                <w:sz w:val="20"/>
                <w:szCs w:val="20"/>
              </w:rPr>
            </w:pPr>
            <w:r>
              <w:rPr>
                <w:rFonts w:cs="Arial"/>
                <w:b/>
                <w:bCs/>
                <w:color w:val="000000"/>
                <w:sz w:val="20"/>
                <w:szCs w:val="20"/>
              </w:rPr>
              <w:t>Chave do arquivo</w:t>
            </w:r>
          </w:p>
        </w:tc>
        <w:tc>
          <w:tcPr>
            <w:tcW w:w="4877" w:type="dxa"/>
            <w:tcBorders>
              <w:top w:val="nil"/>
              <w:left w:val="nil"/>
              <w:bottom w:val="single" w:sz="8" w:space="0" w:color="auto"/>
              <w:right w:val="single" w:sz="8" w:space="0" w:color="auto"/>
            </w:tcBorders>
            <w:shd w:val="clear" w:color="auto" w:fill="auto"/>
            <w:vAlign w:val="center"/>
          </w:tcPr>
          <w:p w14:paraId="71010022" w14:textId="77777777" w:rsidR="006A47F7" w:rsidRDefault="00D66B17" w:rsidP="00D66B17">
            <w:pPr>
              <w:jc w:val="left"/>
              <w:rPr>
                <w:rFonts w:cs="Arial"/>
                <w:color w:val="000000"/>
                <w:sz w:val="20"/>
                <w:szCs w:val="20"/>
              </w:rPr>
            </w:pPr>
            <w:r>
              <w:rPr>
                <w:rFonts w:cs="Arial"/>
                <w:color w:val="000000"/>
                <w:sz w:val="20"/>
                <w:szCs w:val="20"/>
              </w:rPr>
              <w:t>DIMENSAO</w:t>
            </w:r>
          </w:p>
          <w:p w14:paraId="4E6F1568" w14:textId="77777777" w:rsidR="00D66B17" w:rsidRDefault="00D66B17" w:rsidP="00D66B17">
            <w:pPr>
              <w:jc w:val="left"/>
              <w:rPr>
                <w:rFonts w:cs="Arial"/>
                <w:color w:val="000000"/>
                <w:sz w:val="20"/>
                <w:szCs w:val="20"/>
              </w:rPr>
            </w:pPr>
            <w:r>
              <w:rPr>
                <w:rFonts w:cs="Arial"/>
                <w:color w:val="000000"/>
                <w:sz w:val="20"/>
                <w:szCs w:val="20"/>
              </w:rPr>
              <w:t>PERIODO</w:t>
            </w:r>
          </w:p>
          <w:p w14:paraId="30ABFC17" w14:textId="70972AD4" w:rsidR="00D66B17" w:rsidRPr="00153785" w:rsidRDefault="00D66B17" w:rsidP="00D66B17">
            <w:pPr>
              <w:jc w:val="left"/>
              <w:rPr>
                <w:rFonts w:cs="Arial"/>
                <w:color w:val="000000"/>
                <w:sz w:val="20"/>
                <w:szCs w:val="20"/>
              </w:rPr>
            </w:pPr>
            <w:r>
              <w:rPr>
                <w:rFonts w:cs="Arial"/>
                <w:color w:val="000000"/>
                <w:sz w:val="20"/>
                <w:szCs w:val="20"/>
              </w:rPr>
              <w:t>PRODUCAO</w:t>
            </w:r>
          </w:p>
        </w:tc>
      </w:tr>
      <w:tr w:rsidR="000F4D95" w:rsidRPr="00153785" w14:paraId="741FCA25" w14:textId="77777777" w:rsidTr="003076DB">
        <w:trPr>
          <w:trHeight w:val="289"/>
        </w:trPr>
        <w:tc>
          <w:tcPr>
            <w:tcW w:w="2802" w:type="dxa"/>
            <w:tcBorders>
              <w:top w:val="nil"/>
              <w:left w:val="single" w:sz="8" w:space="0" w:color="auto"/>
              <w:bottom w:val="single" w:sz="8" w:space="0" w:color="auto"/>
              <w:right w:val="single" w:sz="8" w:space="0" w:color="auto"/>
            </w:tcBorders>
            <w:shd w:val="clear" w:color="000000" w:fill="A6A6A6"/>
            <w:vAlign w:val="center"/>
          </w:tcPr>
          <w:p w14:paraId="64D2A472" w14:textId="169516C4" w:rsidR="000F4D95" w:rsidRDefault="000F4D95" w:rsidP="00C01C97">
            <w:pPr>
              <w:jc w:val="right"/>
              <w:rPr>
                <w:rFonts w:cs="Arial"/>
                <w:b/>
                <w:bCs/>
                <w:color w:val="000000"/>
                <w:sz w:val="20"/>
                <w:szCs w:val="20"/>
              </w:rPr>
            </w:pPr>
            <w:r>
              <w:rPr>
                <w:rFonts w:cs="Arial"/>
                <w:b/>
                <w:bCs/>
                <w:color w:val="000000"/>
                <w:sz w:val="20"/>
                <w:szCs w:val="20"/>
              </w:rPr>
              <w:t>Retenção</w:t>
            </w:r>
          </w:p>
        </w:tc>
        <w:tc>
          <w:tcPr>
            <w:tcW w:w="4877" w:type="dxa"/>
            <w:tcBorders>
              <w:top w:val="nil"/>
              <w:left w:val="nil"/>
              <w:bottom w:val="single" w:sz="8" w:space="0" w:color="auto"/>
              <w:right w:val="single" w:sz="8" w:space="0" w:color="auto"/>
            </w:tcBorders>
            <w:shd w:val="clear" w:color="auto" w:fill="auto"/>
            <w:vAlign w:val="center"/>
          </w:tcPr>
          <w:p w14:paraId="33373DBC" w14:textId="71917768" w:rsidR="00132DE1" w:rsidRPr="00132DE1" w:rsidRDefault="00D66B17" w:rsidP="00C01C97">
            <w:pPr>
              <w:rPr>
                <w:color w:val="FF0000"/>
                <w:sz w:val="22"/>
                <w:szCs w:val="22"/>
              </w:rPr>
            </w:pPr>
            <w:r>
              <w:rPr>
                <w:rFonts w:cs="Arial"/>
                <w:color w:val="000000"/>
                <w:sz w:val="20"/>
                <w:szCs w:val="20"/>
              </w:rPr>
              <w:t>N/A</w:t>
            </w:r>
          </w:p>
          <w:p w14:paraId="7FFBA617" w14:textId="28251F87" w:rsidR="000F4D95" w:rsidRPr="00FB7D5F" w:rsidRDefault="000F4D95" w:rsidP="00C01C97">
            <w:pPr>
              <w:rPr>
                <w:rFonts w:cs="Arial"/>
                <w:color w:val="000000"/>
                <w:sz w:val="20"/>
                <w:szCs w:val="20"/>
              </w:rPr>
            </w:pPr>
          </w:p>
        </w:tc>
      </w:tr>
      <w:tr w:rsidR="00FB7D5F" w:rsidRPr="00153785" w14:paraId="703B0C29" w14:textId="77777777" w:rsidTr="003076DB">
        <w:trPr>
          <w:trHeight w:val="289"/>
        </w:trPr>
        <w:tc>
          <w:tcPr>
            <w:tcW w:w="2802" w:type="dxa"/>
            <w:tcBorders>
              <w:top w:val="nil"/>
              <w:left w:val="single" w:sz="8" w:space="0" w:color="auto"/>
              <w:bottom w:val="single" w:sz="8" w:space="0" w:color="auto"/>
              <w:right w:val="single" w:sz="8" w:space="0" w:color="auto"/>
            </w:tcBorders>
            <w:shd w:val="clear" w:color="000000" w:fill="A6A6A6"/>
            <w:vAlign w:val="center"/>
          </w:tcPr>
          <w:p w14:paraId="1687104F" w14:textId="6650638C" w:rsidR="00FB7D5F" w:rsidRPr="00153785" w:rsidRDefault="00FB7D5F" w:rsidP="00C01C97">
            <w:pPr>
              <w:jc w:val="right"/>
              <w:rPr>
                <w:rFonts w:cs="Arial"/>
                <w:b/>
                <w:bCs/>
                <w:color w:val="000000"/>
                <w:sz w:val="20"/>
                <w:szCs w:val="20"/>
              </w:rPr>
            </w:pPr>
            <w:r>
              <w:rPr>
                <w:rFonts w:cs="Arial"/>
                <w:b/>
                <w:bCs/>
                <w:color w:val="000000"/>
                <w:sz w:val="20"/>
                <w:szCs w:val="20"/>
              </w:rPr>
              <w:t>Forma de carregamento</w:t>
            </w:r>
          </w:p>
        </w:tc>
        <w:tc>
          <w:tcPr>
            <w:tcW w:w="4877" w:type="dxa"/>
            <w:tcBorders>
              <w:top w:val="nil"/>
              <w:left w:val="nil"/>
              <w:bottom w:val="single" w:sz="8" w:space="0" w:color="auto"/>
              <w:right w:val="single" w:sz="8" w:space="0" w:color="auto"/>
            </w:tcBorders>
            <w:shd w:val="clear" w:color="auto" w:fill="auto"/>
            <w:vAlign w:val="center"/>
          </w:tcPr>
          <w:p w14:paraId="568966D6" w14:textId="4D60F1E3" w:rsidR="00FB7D5F" w:rsidRPr="00153785" w:rsidRDefault="006E30FB" w:rsidP="00C01C97">
            <w:pPr>
              <w:rPr>
                <w:rFonts w:cs="Arial"/>
                <w:color w:val="000000"/>
                <w:sz w:val="20"/>
                <w:szCs w:val="20"/>
              </w:rPr>
            </w:pPr>
            <w:r>
              <w:rPr>
                <w:rFonts w:cs="Arial"/>
                <w:color w:val="000000"/>
                <w:sz w:val="20"/>
                <w:szCs w:val="20"/>
              </w:rPr>
              <w:t>Atualização pela chave</w:t>
            </w:r>
            <w:r w:rsidR="003D51E8">
              <w:rPr>
                <w:rFonts w:cs="Arial"/>
                <w:color w:val="000000"/>
                <w:sz w:val="20"/>
                <w:szCs w:val="20"/>
              </w:rPr>
              <w:t>. Para chaves inexistentes, o registro será inserido.</w:t>
            </w:r>
          </w:p>
        </w:tc>
      </w:tr>
    </w:tbl>
    <w:p w14:paraId="5BC84858" w14:textId="77777777" w:rsidR="00DD6F4E" w:rsidRPr="00153785" w:rsidRDefault="00DD6F4E" w:rsidP="00C01C97">
      <w:pPr>
        <w:ind w:left="720"/>
        <w:rPr>
          <w:rFonts w:cs="Arial"/>
          <w:sz w:val="20"/>
          <w:szCs w:val="20"/>
        </w:rPr>
      </w:pPr>
    </w:p>
    <w:p w14:paraId="75DCC85D" w14:textId="77777777" w:rsidR="00614D85" w:rsidRDefault="00614D85" w:rsidP="00C01C97">
      <w:pPr>
        <w:rPr>
          <w:rFonts w:cs="Arial"/>
        </w:rPr>
      </w:pPr>
    </w:p>
    <w:p w14:paraId="7FA8ABA3" w14:textId="60690C59" w:rsidR="00405ED7" w:rsidRDefault="00405ED7" w:rsidP="00C01C97">
      <w:pPr>
        <w:pStyle w:val="Heading5"/>
      </w:pPr>
      <w:r w:rsidRPr="00153785">
        <w:t>Layout do arquivo</w:t>
      </w:r>
    </w:p>
    <w:p w14:paraId="264365BD" w14:textId="77777777" w:rsidR="00463671" w:rsidRPr="00463671" w:rsidRDefault="00463671" w:rsidP="00C01C97">
      <w:pPr>
        <w:rPr>
          <w:lang w:eastAsia="en-US"/>
        </w:rPr>
      </w:pPr>
    </w:p>
    <w:tbl>
      <w:tblPr>
        <w:tblW w:w="5156" w:type="pct"/>
        <w:tblLayout w:type="fixed"/>
        <w:tblCellMar>
          <w:left w:w="70" w:type="dxa"/>
          <w:right w:w="70" w:type="dxa"/>
        </w:tblCellMar>
        <w:tblLook w:val="04A0" w:firstRow="1" w:lastRow="0" w:firstColumn="1" w:lastColumn="0" w:noHBand="0" w:noVBand="1"/>
      </w:tblPr>
      <w:tblGrid>
        <w:gridCol w:w="3577"/>
        <w:gridCol w:w="3758"/>
        <w:gridCol w:w="3179"/>
      </w:tblGrid>
      <w:tr w:rsidR="00CD33D4" w14:paraId="2A532A8A" w14:textId="77777777" w:rsidTr="00D66B17">
        <w:trPr>
          <w:trHeight w:val="300"/>
        </w:trPr>
        <w:tc>
          <w:tcPr>
            <w:tcW w:w="1701" w:type="pct"/>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08D73D5B" w14:textId="77777777" w:rsidR="00CD33D4" w:rsidRDefault="00CD33D4" w:rsidP="00C01C97">
            <w:pPr>
              <w:jc w:val="center"/>
              <w:rPr>
                <w:rFonts w:cs="Arial"/>
                <w:b/>
                <w:bCs/>
                <w:color w:val="000000"/>
                <w:sz w:val="20"/>
                <w:szCs w:val="20"/>
              </w:rPr>
            </w:pPr>
            <w:r>
              <w:rPr>
                <w:rFonts w:cs="Arial"/>
                <w:b/>
                <w:bCs/>
                <w:color w:val="000000"/>
                <w:sz w:val="20"/>
                <w:szCs w:val="20"/>
              </w:rPr>
              <w:lastRenderedPageBreak/>
              <w:t>Campo</w:t>
            </w:r>
          </w:p>
        </w:tc>
        <w:tc>
          <w:tcPr>
            <w:tcW w:w="1787" w:type="pct"/>
            <w:tcBorders>
              <w:top w:val="single" w:sz="4" w:space="0" w:color="auto"/>
              <w:left w:val="nil"/>
              <w:bottom w:val="single" w:sz="4" w:space="0" w:color="auto"/>
              <w:right w:val="single" w:sz="4" w:space="0" w:color="auto"/>
            </w:tcBorders>
            <w:shd w:val="clear" w:color="000000" w:fill="808080"/>
            <w:noWrap/>
            <w:vAlign w:val="center"/>
            <w:hideMark/>
          </w:tcPr>
          <w:p w14:paraId="44598395" w14:textId="77777777" w:rsidR="00CD33D4" w:rsidRDefault="00CD33D4" w:rsidP="00C01C97">
            <w:pPr>
              <w:jc w:val="center"/>
              <w:rPr>
                <w:rFonts w:cs="Arial"/>
                <w:b/>
                <w:bCs/>
                <w:color w:val="000000"/>
                <w:sz w:val="20"/>
                <w:szCs w:val="20"/>
              </w:rPr>
            </w:pPr>
            <w:r>
              <w:rPr>
                <w:rFonts w:cs="Arial"/>
                <w:b/>
                <w:bCs/>
                <w:color w:val="000000"/>
                <w:sz w:val="20"/>
                <w:szCs w:val="20"/>
              </w:rPr>
              <w:t>Descrição</w:t>
            </w:r>
          </w:p>
        </w:tc>
        <w:tc>
          <w:tcPr>
            <w:tcW w:w="1512" w:type="pct"/>
            <w:tcBorders>
              <w:top w:val="single" w:sz="4" w:space="0" w:color="auto"/>
              <w:left w:val="nil"/>
              <w:bottom w:val="single" w:sz="4" w:space="0" w:color="auto"/>
              <w:right w:val="single" w:sz="4" w:space="0" w:color="auto"/>
            </w:tcBorders>
            <w:shd w:val="clear" w:color="000000" w:fill="808080"/>
            <w:noWrap/>
            <w:vAlign w:val="center"/>
            <w:hideMark/>
          </w:tcPr>
          <w:p w14:paraId="3919B575" w14:textId="77777777" w:rsidR="00CD33D4" w:rsidRDefault="00CD33D4" w:rsidP="00C01C97">
            <w:pPr>
              <w:jc w:val="center"/>
              <w:rPr>
                <w:rFonts w:cs="Arial"/>
                <w:b/>
                <w:bCs/>
                <w:color w:val="000000"/>
                <w:sz w:val="20"/>
                <w:szCs w:val="20"/>
              </w:rPr>
            </w:pPr>
            <w:r>
              <w:rPr>
                <w:rFonts w:cs="Arial"/>
                <w:b/>
                <w:bCs/>
                <w:color w:val="000000"/>
                <w:sz w:val="20"/>
                <w:szCs w:val="20"/>
              </w:rPr>
              <w:t>Exemplo</w:t>
            </w:r>
          </w:p>
        </w:tc>
      </w:tr>
      <w:tr w:rsidR="00D66B17" w14:paraId="74BD54F6" w14:textId="77777777" w:rsidTr="00882E8E">
        <w:trPr>
          <w:trHeight w:val="300"/>
        </w:trPr>
        <w:tc>
          <w:tcPr>
            <w:tcW w:w="1701" w:type="pct"/>
            <w:tcBorders>
              <w:top w:val="nil"/>
              <w:left w:val="single" w:sz="4" w:space="0" w:color="auto"/>
              <w:bottom w:val="single" w:sz="4" w:space="0" w:color="auto"/>
              <w:right w:val="single" w:sz="4" w:space="0" w:color="auto"/>
            </w:tcBorders>
            <w:shd w:val="clear" w:color="auto" w:fill="auto"/>
            <w:noWrap/>
          </w:tcPr>
          <w:p w14:paraId="5393AC39" w14:textId="27AC4A6A" w:rsidR="00D66B17" w:rsidRPr="00F950B2" w:rsidRDefault="00D66B17" w:rsidP="00D66B17">
            <w:pPr>
              <w:rPr>
                <w:rFonts w:cs="Arial"/>
                <w:color w:val="000000"/>
                <w:sz w:val="20"/>
                <w:szCs w:val="20"/>
              </w:rPr>
            </w:pPr>
            <w:r w:rsidRPr="00D66B17">
              <w:rPr>
                <w:rFonts w:cs="Arial"/>
                <w:color w:val="000000"/>
                <w:sz w:val="20"/>
                <w:szCs w:val="20"/>
              </w:rPr>
              <w:t>DIMENSAO</w:t>
            </w:r>
          </w:p>
        </w:tc>
        <w:tc>
          <w:tcPr>
            <w:tcW w:w="1787" w:type="pct"/>
            <w:tcBorders>
              <w:top w:val="nil"/>
              <w:left w:val="nil"/>
              <w:bottom w:val="single" w:sz="4" w:space="0" w:color="auto"/>
              <w:right w:val="single" w:sz="4" w:space="0" w:color="auto"/>
            </w:tcBorders>
            <w:shd w:val="clear" w:color="auto" w:fill="auto"/>
            <w:noWrap/>
            <w:vAlign w:val="bottom"/>
            <w:hideMark/>
          </w:tcPr>
          <w:p w14:paraId="6342FA78" w14:textId="110322E2" w:rsidR="00D66B17" w:rsidRPr="00F950B2" w:rsidRDefault="00D66B17" w:rsidP="00D66B17">
            <w:pPr>
              <w:rPr>
                <w:rFonts w:cs="Arial"/>
                <w:color w:val="000000"/>
                <w:sz w:val="20"/>
                <w:szCs w:val="20"/>
              </w:rPr>
            </w:pPr>
            <w:r>
              <w:rPr>
                <w:rFonts w:cs="Arial"/>
                <w:color w:val="000000"/>
                <w:sz w:val="20"/>
                <w:szCs w:val="20"/>
              </w:rPr>
              <w:t>Dimensão de análise</w:t>
            </w:r>
          </w:p>
        </w:tc>
        <w:tc>
          <w:tcPr>
            <w:tcW w:w="1512" w:type="pct"/>
            <w:tcBorders>
              <w:top w:val="nil"/>
              <w:left w:val="nil"/>
              <w:bottom w:val="single" w:sz="4" w:space="0" w:color="auto"/>
              <w:right w:val="single" w:sz="4" w:space="0" w:color="auto"/>
            </w:tcBorders>
            <w:shd w:val="clear" w:color="auto" w:fill="auto"/>
            <w:noWrap/>
            <w:vAlign w:val="bottom"/>
          </w:tcPr>
          <w:p w14:paraId="03F30366" w14:textId="77777777" w:rsidR="00D66B17" w:rsidRDefault="00882E8E" w:rsidP="00D66B17">
            <w:pPr>
              <w:rPr>
                <w:rFonts w:cs="Arial"/>
                <w:color w:val="000000"/>
                <w:sz w:val="20"/>
                <w:szCs w:val="20"/>
              </w:rPr>
            </w:pPr>
            <w:r w:rsidRPr="00882E8E">
              <w:rPr>
                <w:rFonts w:cs="Arial"/>
                <w:color w:val="000000"/>
                <w:sz w:val="20"/>
                <w:szCs w:val="20"/>
                <w:u w:val="single"/>
              </w:rPr>
              <w:t>Valores possíveis</w:t>
            </w:r>
            <w:r>
              <w:rPr>
                <w:rFonts w:cs="Arial"/>
                <w:color w:val="000000"/>
                <w:sz w:val="20"/>
                <w:szCs w:val="20"/>
              </w:rPr>
              <w:t>:</w:t>
            </w:r>
          </w:p>
          <w:p w14:paraId="145FB513" w14:textId="77777777" w:rsidR="00882E8E" w:rsidRPr="00882E8E" w:rsidRDefault="00882E8E" w:rsidP="00882E8E">
            <w:pPr>
              <w:rPr>
                <w:rFonts w:cs="Arial"/>
                <w:color w:val="000000"/>
                <w:sz w:val="20"/>
                <w:szCs w:val="20"/>
              </w:rPr>
            </w:pPr>
            <w:r w:rsidRPr="00882E8E">
              <w:rPr>
                <w:rFonts w:cs="Arial"/>
                <w:color w:val="000000"/>
                <w:sz w:val="20"/>
                <w:szCs w:val="20"/>
              </w:rPr>
              <w:t>Bairro</w:t>
            </w:r>
          </w:p>
          <w:p w14:paraId="36B246A3" w14:textId="77777777" w:rsidR="00882E8E" w:rsidRPr="00882E8E" w:rsidRDefault="00882E8E" w:rsidP="00882E8E">
            <w:pPr>
              <w:rPr>
                <w:rFonts w:cs="Arial"/>
                <w:color w:val="000000"/>
                <w:sz w:val="20"/>
                <w:szCs w:val="20"/>
              </w:rPr>
            </w:pPr>
            <w:r w:rsidRPr="00882E8E">
              <w:rPr>
                <w:rFonts w:cs="Arial"/>
                <w:color w:val="000000"/>
                <w:sz w:val="20"/>
                <w:szCs w:val="20"/>
              </w:rPr>
              <w:t>Canal</w:t>
            </w:r>
          </w:p>
          <w:p w14:paraId="704C9F8C" w14:textId="77777777" w:rsidR="00882E8E" w:rsidRPr="00882E8E" w:rsidRDefault="00882E8E" w:rsidP="00882E8E">
            <w:pPr>
              <w:rPr>
                <w:rFonts w:cs="Arial"/>
                <w:color w:val="000000"/>
                <w:sz w:val="20"/>
                <w:szCs w:val="20"/>
              </w:rPr>
            </w:pPr>
            <w:r w:rsidRPr="00882E8E">
              <w:rPr>
                <w:rFonts w:cs="Arial"/>
                <w:color w:val="000000"/>
                <w:sz w:val="20"/>
                <w:szCs w:val="20"/>
              </w:rPr>
              <w:t>CEP</w:t>
            </w:r>
          </w:p>
          <w:p w14:paraId="4691B0E0" w14:textId="77777777" w:rsidR="00882E8E" w:rsidRPr="00882E8E" w:rsidRDefault="00882E8E" w:rsidP="00882E8E">
            <w:pPr>
              <w:rPr>
                <w:rFonts w:cs="Arial"/>
                <w:color w:val="000000"/>
                <w:sz w:val="20"/>
                <w:szCs w:val="20"/>
              </w:rPr>
            </w:pPr>
            <w:r w:rsidRPr="00882E8E">
              <w:rPr>
                <w:rFonts w:cs="Arial"/>
                <w:color w:val="000000"/>
                <w:sz w:val="20"/>
                <w:szCs w:val="20"/>
              </w:rPr>
              <w:t>CEP+Numero</w:t>
            </w:r>
          </w:p>
          <w:p w14:paraId="5E3B5452" w14:textId="77777777" w:rsidR="00882E8E" w:rsidRPr="00882E8E" w:rsidRDefault="00882E8E" w:rsidP="00882E8E">
            <w:pPr>
              <w:rPr>
                <w:rFonts w:cs="Arial"/>
                <w:color w:val="000000"/>
                <w:sz w:val="20"/>
                <w:szCs w:val="20"/>
              </w:rPr>
            </w:pPr>
            <w:r w:rsidRPr="00882E8E">
              <w:rPr>
                <w:rFonts w:cs="Arial"/>
                <w:color w:val="000000"/>
                <w:sz w:val="20"/>
                <w:szCs w:val="20"/>
              </w:rPr>
              <w:t>Cidade</w:t>
            </w:r>
          </w:p>
          <w:p w14:paraId="251EAA8D" w14:textId="77777777" w:rsidR="00882E8E" w:rsidRPr="00882E8E" w:rsidRDefault="00882E8E" w:rsidP="00882E8E">
            <w:pPr>
              <w:rPr>
                <w:rFonts w:cs="Arial"/>
                <w:color w:val="000000"/>
                <w:sz w:val="20"/>
                <w:szCs w:val="20"/>
              </w:rPr>
            </w:pPr>
            <w:r w:rsidRPr="00882E8E">
              <w:rPr>
                <w:rFonts w:cs="Arial"/>
                <w:color w:val="000000"/>
                <w:sz w:val="20"/>
                <w:szCs w:val="20"/>
              </w:rPr>
              <w:t>CPF</w:t>
            </w:r>
          </w:p>
          <w:p w14:paraId="2481B81E" w14:textId="77777777" w:rsidR="00882E8E" w:rsidRPr="00882E8E" w:rsidRDefault="00882E8E" w:rsidP="00882E8E">
            <w:pPr>
              <w:rPr>
                <w:rFonts w:cs="Arial"/>
                <w:color w:val="000000"/>
                <w:sz w:val="20"/>
                <w:szCs w:val="20"/>
              </w:rPr>
            </w:pPr>
            <w:r w:rsidRPr="00882E8E">
              <w:rPr>
                <w:rFonts w:cs="Arial"/>
                <w:color w:val="000000"/>
                <w:sz w:val="20"/>
                <w:szCs w:val="20"/>
              </w:rPr>
              <w:t>Endereço com Match</w:t>
            </w:r>
          </w:p>
          <w:p w14:paraId="1F812906" w14:textId="77777777" w:rsidR="00882E8E" w:rsidRPr="00882E8E" w:rsidRDefault="00882E8E" w:rsidP="00882E8E">
            <w:pPr>
              <w:rPr>
                <w:rFonts w:cs="Arial"/>
                <w:color w:val="000000"/>
                <w:sz w:val="20"/>
                <w:szCs w:val="20"/>
              </w:rPr>
            </w:pPr>
            <w:r w:rsidRPr="00882E8E">
              <w:rPr>
                <w:rFonts w:cs="Arial"/>
                <w:color w:val="000000"/>
                <w:sz w:val="20"/>
                <w:szCs w:val="20"/>
              </w:rPr>
              <w:t>Endereço sem Match</w:t>
            </w:r>
          </w:p>
          <w:p w14:paraId="390F81A7" w14:textId="77777777" w:rsidR="00882E8E" w:rsidRPr="00882E8E" w:rsidRDefault="00882E8E" w:rsidP="00882E8E">
            <w:pPr>
              <w:rPr>
                <w:rFonts w:cs="Arial"/>
                <w:color w:val="000000"/>
                <w:sz w:val="20"/>
                <w:szCs w:val="20"/>
              </w:rPr>
            </w:pPr>
            <w:r w:rsidRPr="00882E8E">
              <w:rPr>
                <w:rFonts w:cs="Arial"/>
                <w:color w:val="000000"/>
                <w:sz w:val="20"/>
                <w:szCs w:val="20"/>
              </w:rPr>
              <w:t>Faixa Idade</w:t>
            </w:r>
          </w:p>
          <w:p w14:paraId="22EDBF88" w14:textId="77777777" w:rsidR="00882E8E" w:rsidRPr="00882E8E" w:rsidRDefault="00882E8E" w:rsidP="00882E8E">
            <w:pPr>
              <w:rPr>
                <w:rFonts w:cs="Arial"/>
                <w:color w:val="000000"/>
                <w:sz w:val="20"/>
                <w:szCs w:val="20"/>
              </w:rPr>
            </w:pPr>
            <w:r w:rsidRPr="00882E8E">
              <w:rPr>
                <w:rFonts w:cs="Arial"/>
                <w:color w:val="000000"/>
                <w:sz w:val="20"/>
                <w:szCs w:val="20"/>
              </w:rPr>
              <w:t>Faixa Salarial</w:t>
            </w:r>
          </w:p>
          <w:p w14:paraId="15D99269" w14:textId="77777777" w:rsidR="00882E8E" w:rsidRPr="00882E8E" w:rsidRDefault="00882E8E" w:rsidP="00882E8E">
            <w:pPr>
              <w:rPr>
                <w:rFonts w:cs="Arial"/>
                <w:color w:val="000000"/>
                <w:sz w:val="20"/>
                <w:szCs w:val="20"/>
              </w:rPr>
            </w:pPr>
            <w:r w:rsidRPr="00882E8E">
              <w:rPr>
                <w:rFonts w:cs="Arial"/>
                <w:color w:val="000000"/>
                <w:sz w:val="20"/>
                <w:szCs w:val="20"/>
              </w:rPr>
              <w:t>Horário Proposta</w:t>
            </w:r>
          </w:p>
          <w:p w14:paraId="56D27CFE" w14:textId="77777777" w:rsidR="00882E8E" w:rsidRPr="00882E8E" w:rsidRDefault="00882E8E" w:rsidP="00882E8E">
            <w:pPr>
              <w:rPr>
                <w:rFonts w:cs="Arial"/>
                <w:color w:val="000000"/>
                <w:sz w:val="20"/>
                <w:szCs w:val="20"/>
              </w:rPr>
            </w:pPr>
            <w:r w:rsidRPr="00882E8E">
              <w:rPr>
                <w:rFonts w:cs="Arial"/>
                <w:color w:val="000000"/>
                <w:sz w:val="20"/>
                <w:szCs w:val="20"/>
              </w:rPr>
              <w:t>Matricula Vendedor</w:t>
            </w:r>
          </w:p>
          <w:p w14:paraId="6411F49D" w14:textId="77777777" w:rsidR="00882E8E" w:rsidRPr="00882E8E" w:rsidRDefault="00882E8E" w:rsidP="00882E8E">
            <w:pPr>
              <w:rPr>
                <w:rFonts w:cs="Arial"/>
                <w:color w:val="000000"/>
                <w:sz w:val="20"/>
                <w:szCs w:val="20"/>
              </w:rPr>
            </w:pPr>
            <w:r w:rsidRPr="00882E8E">
              <w:rPr>
                <w:rFonts w:cs="Arial"/>
                <w:color w:val="000000"/>
                <w:sz w:val="20"/>
                <w:szCs w:val="20"/>
              </w:rPr>
              <w:t>Meio Pagamento</w:t>
            </w:r>
          </w:p>
          <w:p w14:paraId="1FE20ACC" w14:textId="77777777" w:rsidR="00882E8E" w:rsidRPr="00882E8E" w:rsidRDefault="00882E8E" w:rsidP="00882E8E">
            <w:pPr>
              <w:rPr>
                <w:rFonts w:cs="Arial"/>
                <w:color w:val="000000"/>
                <w:sz w:val="20"/>
                <w:szCs w:val="20"/>
              </w:rPr>
            </w:pPr>
            <w:r w:rsidRPr="00882E8E">
              <w:rPr>
                <w:rFonts w:cs="Arial"/>
                <w:color w:val="000000"/>
                <w:sz w:val="20"/>
                <w:szCs w:val="20"/>
              </w:rPr>
              <w:t>Nome Mãe</w:t>
            </w:r>
          </w:p>
          <w:p w14:paraId="3DC4ECD5" w14:textId="77777777" w:rsidR="00882E8E" w:rsidRPr="00882E8E" w:rsidRDefault="00882E8E" w:rsidP="00882E8E">
            <w:pPr>
              <w:rPr>
                <w:rFonts w:cs="Arial"/>
                <w:color w:val="000000"/>
                <w:sz w:val="20"/>
                <w:szCs w:val="20"/>
              </w:rPr>
            </w:pPr>
            <w:r w:rsidRPr="00882E8E">
              <w:rPr>
                <w:rFonts w:cs="Arial"/>
                <w:color w:val="000000"/>
                <w:sz w:val="20"/>
                <w:szCs w:val="20"/>
              </w:rPr>
              <w:t>PDV</w:t>
            </w:r>
          </w:p>
          <w:p w14:paraId="46BE6E1C" w14:textId="77777777" w:rsidR="00882E8E" w:rsidRPr="00882E8E" w:rsidRDefault="00882E8E" w:rsidP="00882E8E">
            <w:pPr>
              <w:rPr>
                <w:rFonts w:cs="Arial"/>
                <w:color w:val="000000"/>
                <w:sz w:val="20"/>
                <w:szCs w:val="20"/>
              </w:rPr>
            </w:pPr>
            <w:r w:rsidRPr="00882E8E">
              <w:rPr>
                <w:rFonts w:cs="Arial"/>
                <w:color w:val="000000"/>
                <w:sz w:val="20"/>
                <w:szCs w:val="20"/>
              </w:rPr>
              <w:t>Plano</w:t>
            </w:r>
          </w:p>
          <w:p w14:paraId="129313FF" w14:textId="77777777" w:rsidR="00882E8E" w:rsidRPr="00882E8E" w:rsidRDefault="00882E8E" w:rsidP="00882E8E">
            <w:pPr>
              <w:rPr>
                <w:rFonts w:cs="Arial"/>
                <w:color w:val="000000"/>
                <w:sz w:val="20"/>
                <w:szCs w:val="20"/>
              </w:rPr>
            </w:pPr>
            <w:r w:rsidRPr="00882E8E">
              <w:rPr>
                <w:rFonts w:cs="Arial"/>
                <w:color w:val="000000"/>
                <w:sz w:val="20"/>
                <w:szCs w:val="20"/>
              </w:rPr>
              <w:t>Telefone Contato</w:t>
            </w:r>
          </w:p>
          <w:p w14:paraId="1B8FBFC9" w14:textId="2F72DFBA" w:rsidR="00882E8E" w:rsidRPr="00F950B2" w:rsidRDefault="00882E8E" w:rsidP="00882E8E">
            <w:pPr>
              <w:rPr>
                <w:rFonts w:cs="Arial"/>
                <w:color w:val="000000"/>
                <w:sz w:val="20"/>
                <w:szCs w:val="20"/>
              </w:rPr>
            </w:pPr>
            <w:r w:rsidRPr="00882E8E">
              <w:rPr>
                <w:rFonts w:cs="Arial"/>
                <w:color w:val="000000"/>
                <w:sz w:val="20"/>
                <w:szCs w:val="20"/>
              </w:rPr>
              <w:t>UF</w:t>
            </w:r>
          </w:p>
        </w:tc>
      </w:tr>
      <w:tr w:rsidR="00D66B17" w14:paraId="23213F4B" w14:textId="77777777" w:rsidTr="00882E8E">
        <w:trPr>
          <w:trHeight w:val="300"/>
        </w:trPr>
        <w:tc>
          <w:tcPr>
            <w:tcW w:w="1701" w:type="pct"/>
            <w:tcBorders>
              <w:top w:val="nil"/>
              <w:left w:val="single" w:sz="4" w:space="0" w:color="auto"/>
              <w:bottom w:val="single" w:sz="4" w:space="0" w:color="auto"/>
              <w:right w:val="single" w:sz="4" w:space="0" w:color="auto"/>
            </w:tcBorders>
            <w:shd w:val="clear" w:color="auto" w:fill="auto"/>
            <w:noWrap/>
          </w:tcPr>
          <w:p w14:paraId="1E71647E" w14:textId="1CD6049F" w:rsidR="00D66B17" w:rsidRPr="00F950B2" w:rsidRDefault="00D66B17" w:rsidP="00D66B17">
            <w:pPr>
              <w:rPr>
                <w:rFonts w:cs="Arial"/>
                <w:color w:val="000000"/>
                <w:sz w:val="20"/>
                <w:szCs w:val="20"/>
              </w:rPr>
            </w:pPr>
            <w:r w:rsidRPr="00D66B17">
              <w:rPr>
                <w:rFonts w:cs="Arial"/>
                <w:color w:val="000000"/>
                <w:sz w:val="20"/>
                <w:szCs w:val="20"/>
              </w:rPr>
              <w:t>PERIODO</w:t>
            </w:r>
          </w:p>
        </w:tc>
        <w:tc>
          <w:tcPr>
            <w:tcW w:w="1787" w:type="pct"/>
            <w:tcBorders>
              <w:top w:val="nil"/>
              <w:left w:val="nil"/>
              <w:bottom w:val="single" w:sz="4" w:space="0" w:color="auto"/>
              <w:right w:val="single" w:sz="4" w:space="0" w:color="auto"/>
            </w:tcBorders>
            <w:shd w:val="clear" w:color="auto" w:fill="auto"/>
            <w:noWrap/>
            <w:vAlign w:val="bottom"/>
            <w:hideMark/>
          </w:tcPr>
          <w:p w14:paraId="7F290AD0" w14:textId="203BB661" w:rsidR="00D66B17" w:rsidRPr="00F950B2" w:rsidRDefault="00D66B17" w:rsidP="00D66B17">
            <w:pPr>
              <w:rPr>
                <w:rFonts w:cs="Arial"/>
                <w:color w:val="000000"/>
                <w:sz w:val="20"/>
                <w:szCs w:val="20"/>
              </w:rPr>
            </w:pPr>
            <w:r>
              <w:rPr>
                <w:rFonts w:cs="Arial"/>
                <w:color w:val="000000"/>
                <w:sz w:val="20"/>
                <w:szCs w:val="20"/>
              </w:rPr>
              <w:t>Período de análise</w:t>
            </w:r>
          </w:p>
        </w:tc>
        <w:tc>
          <w:tcPr>
            <w:tcW w:w="1512" w:type="pct"/>
            <w:tcBorders>
              <w:top w:val="nil"/>
              <w:left w:val="nil"/>
              <w:bottom w:val="single" w:sz="4" w:space="0" w:color="auto"/>
              <w:right w:val="single" w:sz="4" w:space="0" w:color="auto"/>
            </w:tcBorders>
            <w:shd w:val="clear" w:color="auto" w:fill="auto"/>
            <w:noWrap/>
            <w:vAlign w:val="bottom"/>
          </w:tcPr>
          <w:p w14:paraId="0810FA6B" w14:textId="77777777" w:rsidR="00D66B17" w:rsidRDefault="00882E8E" w:rsidP="00D66B17">
            <w:pPr>
              <w:rPr>
                <w:rFonts w:cs="Arial"/>
                <w:color w:val="000000"/>
                <w:sz w:val="20"/>
                <w:szCs w:val="20"/>
              </w:rPr>
            </w:pPr>
            <w:r w:rsidRPr="00882E8E">
              <w:rPr>
                <w:rFonts w:cs="Arial"/>
                <w:color w:val="000000"/>
                <w:sz w:val="20"/>
                <w:szCs w:val="20"/>
                <w:u w:val="single"/>
              </w:rPr>
              <w:t>Valores possíveis</w:t>
            </w:r>
            <w:r>
              <w:rPr>
                <w:rFonts w:cs="Arial"/>
                <w:color w:val="000000"/>
                <w:sz w:val="20"/>
                <w:szCs w:val="20"/>
              </w:rPr>
              <w:t>:</w:t>
            </w:r>
          </w:p>
          <w:p w14:paraId="40D6AF7B" w14:textId="77777777" w:rsidR="00882E8E" w:rsidRPr="00882E8E" w:rsidRDefault="00882E8E" w:rsidP="00882E8E">
            <w:pPr>
              <w:rPr>
                <w:rFonts w:cs="Arial"/>
                <w:color w:val="000000"/>
                <w:sz w:val="20"/>
                <w:szCs w:val="20"/>
              </w:rPr>
            </w:pPr>
            <w:r w:rsidRPr="00882E8E">
              <w:rPr>
                <w:rFonts w:cs="Arial"/>
                <w:color w:val="000000"/>
                <w:sz w:val="20"/>
                <w:szCs w:val="20"/>
              </w:rPr>
              <w:t>0a3M</w:t>
            </w:r>
          </w:p>
          <w:p w14:paraId="0716CC17" w14:textId="77777777" w:rsidR="00882E8E" w:rsidRPr="00882E8E" w:rsidRDefault="00882E8E" w:rsidP="00882E8E">
            <w:pPr>
              <w:rPr>
                <w:rFonts w:cs="Arial"/>
                <w:color w:val="000000"/>
                <w:sz w:val="20"/>
                <w:szCs w:val="20"/>
              </w:rPr>
            </w:pPr>
            <w:r w:rsidRPr="00882E8E">
              <w:rPr>
                <w:rFonts w:cs="Arial"/>
                <w:color w:val="000000"/>
                <w:sz w:val="20"/>
                <w:szCs w:val="20"/>
              </w:rPr>
              <w:t>4a6M</w:t>
            </w:r>
          </w:p>
          <w:p w14:paraId="6490D3FB" w14:textId="10A04FFF" w:rsidR="00882E8E" w:rsidRPr="00F950B2" w:rsidRDefault="00882E8E" w:rsidP="00882E8E">
            <w:pPr>
              <w:rPr>
                <w:rFonts w:cs="Arial"/>
                <w:color w:val="000000"/>
                <w:sz w:val="20"/>
                <w:szCs w:val="20"/>
              </w:rPr>
            </w:pPr>
            <w:r w:rsidRPr="00882E8E">
              <w:rPr>
                <w:rFonts w:cs="Arial"/>
                <w:color w:val="000000"/>
                <w:sz w:val="20"/>
                <w:szCs w:val="20"/>
              </w:rPr>
              <w:t>Total</w:t>
            </w:r>
          </w:p>
        </w:tc>
      </w:tr>
      <w:tr w:rsidR="00D66B17" w14:paraId="7427C36D" w14:textId="77777777" w:rsidTr="00882E8E">
        <w:trPr>
          <w:trHeight w:val="300"/>
        </w:trPr>
        <w:tc>
          <w:tcPr>
            <w:tcW w:w="1701" w:type="pct"/>
            <w:tcBorders>
              <w:top w:val="nil"/>
              <w:left w:val="single" w:sz="4" w:space="0" w:color="auto"/>
              <w:bottom w:val="single" w:sz="4" w:space="0" w:color="auto"/>
              <w:right w:val="single" w:sz="4" w:space="0" w:color="auto"/>
            </w:tcBorders>
            <w:shd w:val="clear" w:color="auto" w:fill="auto"/>
            <w:noWrap/>
          </w:tcPr>
          <w:p w14:paraId="4D85E46E" w14:textId="0E6384E9" w:rsidR="00D66B17" w:rsidRPr="00F950B2" w:rsidRDefault="00D66B17" w:rsidP="00D66B17">
            <w:pPr>
              <w:rPr>
                <w:rFonts w:cs="Arial"/>
                <w:color w:val="000000"/>
                <w:sz w:val="20"/>
                <w:szCs w:val="20"/>
              </w:rPr>
            </w:pPr>
            <w:r w:rsidRPr="00D66B17">
              <w:rPr>
                <w:rFonts w:cs="Arial"/>
                <w:color w:val="000000"/>
                <w:sz w:val="20"/>
                <w:szCs w:val="20"/>
              </w:rPr>
              <w:t>PRODUCAO</w:t>
            </w:r>
          </w:p>
        </w:tc>
        <w:tc>
          <w:tcPr>
            <w:tcW w:w="1787" w:type="pct"/>
            <w:tcBorders>
              <w:top w:val="nil"/>
              <w:left w:val="nil"/>
              <w:bottom w:val="single" w:sz="4" w:space="0" w:color="auto"/>
              <w:right w:val="single" w:sz="4" w:space="0" w:color="auto"/>
            </w:tcBorders>
            <w:shd w:val="clear" w:color="auto" w:fill="auto"/>
            <w:noWrap/>
            <w:vAlign w:val="bottom"/>
            <w:hideMark/>
          </w:tcPr>
          <w:p w14:paraId="2499350B" w14:textId="6529AB72" w:rsidR="00D66B17" w:rsidRPr="00F950B2" w:rsidRDefault="00D66B17" w:rsidP="00D66B17">
            <w:pPr>
              <w:rPr>
                <w:rFonts w:cs="Arial"/>
                <w:color w:val="000000"/>
                <w:sz w:val="20"/>
                <w:szCs w:val="20"/>
              </w:rPr>
            </w:pPr>
            <w:r>
              <w:rPr>
                <w:rFonts w:cs="Arial"/>
                <w:color w:val="000000"/>
                <w:sz w:val="20"/>
                <w:szCs w:val="20"/>
              </w:rPr>
              <w:t>Indicativo se são pesos de produção</w:t>
            </w:r>
            <w:r w:rsidR="00882E8E">
              <w:rPr>
                <w:rFonts w:cs="Arial"/>
                <w:color w:val="000000"/>
                <w:sz w:val="20"/>
                <w:szCs w:val="20"/>
              </w:rPr>
              <w:t xml:space="preserve"> (S)</w:t>
            </w:r>
            <w:r>
              <w:rPr>
                <w:rFonts w:cs="Arial"/>
                <w:color w:val="000000"/>
                <w:sz w:val="20"/>
                <w:szCs w:val="20"/>
              </w:rPr>
              <w:t xml:space="preserve"> ou simulação</w:t>
            </w:r>
            <w:r w:rsidR="00882E8E">
              <w:rPr>
                <w:rFonts w:cs="Arial"/>
                <w:color w:val="000000"/>
                <w:sz w:val="20"/>
                <w:szCs w:val="20"/>
              </w:rPr>
              <w:t xml:space="preserve"> (N)</w:t>
            </w:r>
          </w:p>
        </w:tc>
        <w:tc>
          <w:tcPr>
            <w:tcW w:w="1512" w:type="pct"/>
            <w:tcBorders>
              <w:top w:val="nil"/>
              <w:left w:val="nil"/>
              <w:bottom w:val="single" w:sz="4" w:space="0" w:color="auto"/>
              <w:right w:val="single" w:sz="4" w:space="0" w:color="auto"/>
            </w:tcBorders>
            <w:shd w:val="clear" w:color="auto" w:fill="auto"/>
            <w:noWrap/>
            <w:vAlign w:val="bottom"/>
          </w:tcPr>
          <w:p w14:paraId="03392B31" w14:textId="77777777" w:rsidR="00D66B17" w:rsidRDefault="00882E8E" w:rsidP="00D66B17">
            <w:pPr>
              <w:rPr>
                <w:rFonts w:cs="Arial"/>
                <w:color w:val="000000"/>
                <w:sz w:val="20"/>
                <w:szCs w:val="20"/>
              </w:rPr>
            </w:pPr>
            <w:r w:rsidRPr="00882E8E">
              <w:rPr>
                <w:rFonts w:cs="Arial"/>
                <w:color w:val="000000"/>
                <w:sz w:val="20"/>
                <w:szCs w:val="20"/>
                <w:u w:val="single"/>
              </w:rPr>
              <w:t>Valores possíveis</w:t>
            </w:r>
            <w:r>
              <w:rPr>
                <w:rFonts w:cs="Arial"/>
                <w:color w:val="000000"/>
                <w:sz w:val="20"/>
                <w:szCs w:val="20"/>
              </w:rPr>
              <w:t>:</w:t>
            </w:r>
          </w:p>
          <w:p w14:paraId="3CD13566" w14:textId="77777777" w:rsidR="00882E8E" w:rsidRDefault="00882E8E" w:rsidP="00D66B17">
            <w:pPr>
              <w:rPr>
                <w:rFonts w:cs="Arial"/>
                <w:color w:val="000000"/>
                <w:sz w:val="20"/>
                <w:szCs w:val="20"/>
              </w:rPr>
            </w:pPr>
            <w:r>
              <w:rPr>
                <w:rFonts w:cs="Arial"/>
                <w:color w:val="000000"/>
                <w:sz w:val="20"/>
                <w:szCs w:val="20"/>
              </w:rPr>
              <w:t>S</w:t>
            </w:r>
          </w:p>
          <w:p w14:paraId="24949BBF" w14:textId="60168287" w:rsidR="00882E8E" w:rsidRPr="00F950B2" w:rsidRDefault="00882E8E" w:rsidP="00D66B17">
            <w:pPr>
              <w:rPr>
                <w:rFonts w:cs="Arial"/>
                <w:color w:val="000000"/>
                <w:sz w:val="20"/>
                <w:szCs w:val="20"/>
              </w:rPr>
            </w:pPr>
            <w:r>
              <w:rPr>
                <w:rFonts w:cs="Arial"/>
                <w:color w:val="000000"/>
                <w:sz w:val="20"/>
                <w:szCs w:val="20"/>
              </w:rPr>
              <w:t>N</w:t>
            </w:r>
          </w:p>
        </w:tc>
      </w:tr>
      <w:tr w:rsidR="00D66B17" w14:paraId="3EF51837" w14:textId="77777777" w:rsidTr="00882E8E">
        <w:trPr>
          <w:trHeight w:val="300"/>
        </w:trPr>
        <w:tc>
          <w:tcPr>
            <w:tcW w:w="1701" w:type="pct"/>
            <w:tcBorders>
              <w:top w:val="nil"/>
              <w:left w:val="single" w:sz="4" w:space="0" w:color="auto"/>
              <w:bottom w:val="single" w:sz="4" w:space="0" w:color="auto"/>
              <w:right w:val="single" w:sz="4" w:space="0" w:color="auto"/>
            </w:tcBorders>
            <w:shd w:val="clear" w:color="auto" w:fill="auto"/>
            <w:noWrap/>
          </w:tcPr>
          <w:p w14:paraId="34813305" w14:textId="40FA5EE0" w:rsidR="00D66B17" w:rsidRPr="00F950B2" w:rsidRDefault="00D66B17" w:rsidP="00D66B17">
            <w:pPr>
              <w:rPr>
                <w:rFonts w:cs="Arial"/>
                <w:color w:val="000000"/>
                <w:sz w:val="20"/>
                <w:szCs w:val="20"/>
              </w:rPr>
            </w:pPr>
            <w:r w:rsidRPr="00D66B17">
              <w:rPr>
                <w:rFonts w:cs="Arial"/>
                <w:color w:val="000000"/>
                <w:sz w:val="20"/>
                <w:szCs w:val="20"/>
              </w:rPr>
              <w:t>FPD</w:t>
            </w:r>
          </w:p>
        </w:tc>
        <w:tc>
          <w:tcPr>
            <w:tcW w:w="1787" w:type="pct"/>
            <w:tcBorders>
              <w:top w:val="nil"/>
              <w:left w:val="nil"/>
              <w:bottom w:val="single" w:sz="4" w:space="0" w:color="auto"/>
              <w:right w:val="single" w:sz="4" w:space="0" w:color="auto"/>
            </w:tcBorders>
            <w:shd w:val="clear" w:color="auto" w:fill="auto"/>
            <w:noWrap/>
            <w:vAlign w:val="bottom"/>
            <w:hideMark/>
          </w:tcPr>
          <w:p w14:paraId="5B8F1B8F" w14:textId="7D83777C" w:rsidR="00D66B17" w:rsidRPr="00F950B2" w:rsidRDefault="00D66B17" w:rsidP="00D66B17">
            <w:pPr>
              <w:rPr>
                <w:rFonts w:cs="Arial"/>
                <w:color w:val="000000"/>
                <w:sz w:val="20"/>
                <w:szCs w:val="20"/>
              </w:rPr>
            </w:pPr>
            <w:r>
              <w:rPr>
                <w:rFonts w:cs="Arial"/>
                <w:color w:val="000000"/>
                <w:sz w:val="20"/>
                <w:szCs w:val="20"/>
              </w:rPr>
              <w:t>Peso FPD</w:t>
            </w:r>
          </w:p>
        </w:tc>
        <w:tc>
          <w:tcPr>
            <w:tcW w:w="1512" w:type="pct"/>
            <w:tcBorders>
              <w:top w:val="nil"/>
              <w:left w:val="nil"/>
              <w:bottom w:val="single" w:sz="4" w:space="0" w:color="auto"/>
              <w:right w:val="single" w:sz="4" w:space="0" w:color="auto"/>
            </w:tcBorders>
            <w:shd w:val="clear" w:color="auto" w:fill="auto"/>
            <w:noWrap/>
            <w:vAlign w:val="bottom"/>
          </w:tcPr>
          <w:p w14:paraId="1C212780" w14:textId="5A9A5600" w:rsidR="00D66B17" w:rsidRPr="00F950B2" w:rsidRDefault="00882E8E" w:rsidP="00D66B17">
            <w:pPr>
              <w:rPr>
                <w:rFonts w:cs="Arial"/>
                <w:color w:val="000000"/>
                <w:sz w:val="20"/>
                <w:szCs w:val="20"/>
              </w:rPr>
            </w:pPr>
            <w:r>
              <w:rPr>
                <w:rFonts w:cs="Arial"/>
                <w:color w:val="000000"/>
                <w:sz w:val="20"/>
                <w:szCs w:val="20"/>
              </w:rPr>
              <w:t>10</w:t>
            </w:r>
          </w:p>
        </w:tc>
      </w:tr>
      <w:tr w:rsidR="00D66B17" w14:paraId="0D1AAE27" w14:textId="77777777" w:rsidTr="00882E8E">
        <w:trPr>
          <w:trHeight w:val="300"/>
        </w:trPr>
        <w:tc>
          <w:tcPr>
            <w:tcW w:w="1701" w:type="pct"/>
            <w:tcBorders>
              <w:top w:val="nil"/>
              <w:left w:val="single" w:sz="4" w:space="0" w:color="auto"/>
              <w:bottom w:val="single" w:sz="4" w:space="0" w:color="auto"/>
              <w:right w:val="single" w:sz="4" w:space="0" w:color="auto"/>
            </w:tcBorders>
            <w:shd w:val="clear" w:color="auto" w:fill="auto"/>
            <w:noWrap/>
          </w:tcPr>
          <w:p w14:paraId="5BAED118" w14:textId="21656361" w:rsidR="00D66B17" w:rsidRPr="00F950B2" w:rsidRDefault="00D66B17" w:rsidP="00D66B17">
            <w:pPr>
              <w:rPr>
                <w:rFonts w:cs="Arial"/>
                <w:color w:val="000000"/>
                <w:sz w:val="20"/>
                <w:szCs w:val="20"/>
              </w:rPr>
            </w:pPr>
            <w:r w:rsidRPr="00D66B17">
              <w:rPr>
                <w:rFonts w:cs="Arial"/>
                <w:color w:val="000000"/>
                <w:sz w:val="20"/>
                <w:szCs w:val="20"/>
              </w:rPr>
              <w:t>JEC</w:t>
            </w:r>
          </w:p>
        </w:tc>
        <w:tc>
          <w:tcPr>
            <w:tcW w:w="1787" w:type="pct"/>
            <w:tcBorders>
              <w:top w:val="nil"/>
              <w:left w:val="nil"/>
              <w:bottom w:val="single" w:sz="4" w:space="0" w:color="auto"/>
              <w:right w:val="single" w:sz="4" w:space="0" w:color="auto"/>
            </w:tcBorders>
            <w:shd w:val="clear" w:color="auto" w:fill="auto"/>
            <w:noWrap/>
            <w:vAlign w:val="bottom"/>
            <w:hideMark/>
          </w:tcPr>
          <w:p w14:paraId="5C985AC3" w14:textId="0856C94C" w:rsidR="00D66B17" w:rsidRPr="00F950B2" w:rsidRDefault="00D66B17" w:rsidP="00D66B17">
            <w:pPr>
              <w:rPr>
                <w:rFonts w:cs="Arial"/>
                <w:color w:val="000000"/>
                <w:sz w:val="20"/>
                <w:szCs w:val="20"/>
              </w:rPr>
            </w:pPr>
            <w:r>
              <w:rPr>
                <w:rFonts w:cs="Arial"/>
                <w:color w:val="000000"/>
                <w:sz w:val="20"/>
                <w:szCs w:val="20"/>
              </w:rPr>
              <w:t>Peso JEC</w:t>
            </w:r>
          </w:p>
        </w:tc>
        <w:tc>
          <w:tcPr>
            <w:tcW w:w="1512" w:type="pct"/>
            <w:tcBorders>
              <w:top w:val="nil"/>
              <w:left w:val="nil"/>
              <w:bottom w:val="single" w:sz="4" w:space="0" w:color="auto"/>
              <w:right w:val="single" w:sz="4" w:space="0" w:color="auto"/>
            </w:tcBorders>
            <w:shd w:val="clear" w:color="auto" w:fill="auto"/>
            <w:noWrap/>
            <w:vAlign w:val="bottom"/>
          </w:tcPr>
          <w:p w14:paraId="5BDECAE6" w14:textId="6DE2197C" w:rsidR="00D66B17" w:rsidRPr="00F950B2" w:rsidRDefault="00882E8E" w:rsidP="00D66B17">
            <w:pPr>
              <w:rPr>
                <w:rFonts w:cs="Arial"/>
                <w:color w:val="000000"/>
                <w:sz w:val="20"/>
                <w:szCs w:val="20"/>
              </w:rPr>
            </w:pPr>
            <w:r>
              <w:rPr>
                <w:rFonts w:cs="Arial"/>
                <w:color w:val="000000"/>
                <w:sz w:val="20"/>
                <w:szCs w:val="20"/>
              </w:rPr>
              <w:t>5</w:t>
            </w:r>
          </w:p>
        </w:tc>
      </w:tr>
      <w:tr w:rsidR="00D66B17" w14:paraId="58738353" w14:textId="77777777" w:rsidTr="00882E8E">
        <w:trPr>
          <w:trHeight w:val="300"/>
        </w:trPr>
        <w:tc>
          <w:tcPr>
            <w:tcW w:w="1701" w:type="pct"/>
            <w:tcBorders>
              <w:top w:val="nil"/>
              <w:left w:val="single" w:sz="4" w:space="0" w:color="auto"/>
              <w:bottom w:val="single" w:sz="4" w:space="0" w:color="auto"/>
              <w:right w:val="single" w:sz="4" w:space="0" w:color="auto"/>
            </w:tcBorders>
            <w:shd w:val="clear" w:color="auto" w:fill="auto"/>
            <w:noWrap/>
          </w:tcPr>
          <w:p w14:paraId="5397C46A" w14:textId="49A23284" w:rsidR="00D66B17" w:rsidRPr="00F950B2" w:rsidRDefault="00D66B17" w:rsidP="00D66B17">
            <w:pPr>
              <w:rPr>
                <w:rFonts w:cs="Arial"/>
                <w:color w:val="000000"/>
                <w:sz w:val="20"/>
                <w:szCs w:val="20"/>
              </w:rPr>
            </w:pPr>
            <w:r w:rsidRPr="00D66B17">
              <w:rPr>
                <w:rFonts w:cs="Arial"/>
                <w:color w:val="000000"/>
                <w:sz w:val="20"/>
                <w:szCs w:val="20"/>
              </w:rPr>
              <w:t>NCOI_SUBSCRICAO</w:t>
            </w:r>
          </w:p>
        </w:tc>
        <w:tc>
          <w:tcPr>
            <w:tcW w:w="1787" w:type="pct"/>
            <w:tcBorders>
              <w:top w:val="nil"/>
              <w:left w:val="nil"/>
              <w:bottom w:val="single" w:sz="4" w:space="0" w:color="auto"/>
              <w:right w:val="single" w:sz="4" w:space="0" w:color="auto"/>
            </w:tcBorders>
            <w:shd w:val="clear" w:color="auto" w:fill="auto"/>
            <w:noWrap/>
            <w:vAlign w:val="bottom"/>
            <w:hideMark/>
          </w:tcPr>
          <w:p w14:paraId="005703D5" w14:textId="226562A9" w:rsidR="00D66B17" w:rsidRPr="00F950B2" w:rsidRDefault="00D66B17" w:rsidP="00D66B17">
            <w:pPr>
              <w:rPr>
                <w:rFonts w:cs="Arial"/>
                <w:color w:val="000000"/>
                <w:sz w:val="20"/>
                <w:szCs w:val="20"/>
              </w:rPr>
            </w:pPr>
            <w:r>
              <w:rPr>
                <w:rFonts w:cs="Arial"/>
                <w:color w:val="000000"/>
                <w:sz w:val="20"/>
                <w:szCs w:val="20"/>
              </w:rPr>
              <w:t>Peso NCOI Subscrição</w:t>
            </w:r>
          </w:p>
        </w:tc>
        <w:tc>
          <w:tcPr>
            <w:tcW w:w="1512" w:type="pct"/>
            <w:tcBorders>
              <w:top w:val="nil"/>
              <w:left w:val="nil"/>
              <w:bottom w:val="single" w:sz="4" w:space="0" w:color="auto"/>
              <w:right w:val="single" w:sz="4" w:space="0" w:color="auto"/>
            </w:tcBorders>
            <w:shd w:val="clear" w:color="auto" w:fill="auto"/>
            <w:noWrap/>
            <w:vAlign w:val="bottom"/>
          </w:tcPr>
          <w:p w14:paraId="253AB662" w14:textId="15F8A1EF" w:rsidR="00D66B17" w:rsidRPr="00F950B2" w:rsidRDefault="00882E8E" w:rsidP="00D66B17">
            <w:pPr>
              <w:rPr>
                <w:rFonts w:cs="Arial"/>
                <w:color w:val="000000"/>
                <w:sz w:val="20"/>
                <w:szCs w:val="20"/>
              </w:rPr>
            </w:pPr>
            <w:r>
              <w:rPr>
                <w:rFonts w:cs="Arial"/>
                <w:color w:val="000000"/>
                <w:sz w:val="20"/>
                <w:szCs w:val="20"/>
              </w:rPr>
              <w:t>8</w:t>
            </w:r>
          </w:p>
        </w:tc>
      </w:tr>
      <w:tr w:rsidR="00D66B17" w14:paraId="1C252008" w14:textId="77777777" w:rsidTr="00882E8E">
        <w:trPr>
          <w:trHeight w:val="300"/>
        </w:trPr>
        <w:tc>
          <w:tcPr>
            <w:tcW w:w="1701" w:type="pct"/>
            <w:tcBorders>
              <w:top w:val="nil"/>
              <w:left w:val="single" w:sz="4" w:space="0" w:color="auto"/>
              <w:bottom w:val="single" w:sz="4" w:space="0" w:color="auto"/>
              <w:right w:val="single" w:sz="4" w:space="0" w:color="auto"/>
            </w:tcBorders>
            <w:shd w:val="clear" w:color="auto" w:fill="auto"/>
            <w:noWrap/>
          </w:tcPr>
          <w:p w14:paraId="6281F871" w14:textId="6E78C738" w:rsidR="00D66B17" w:rsidRPr="00F950B2" w:rsidRDefault="00D66B17" w:rsidP="00D66B17">
            <w:pPr>
              <w:rPr>
                <w:rFonts w:cs="Arial"/>
                <w:color w:val="000000"/>
                <w:sz w:val="20"/>
                <w:szCs w:val="20"/>
              </w:rPr>
            </w:pPr>
            <w:r w:rsidRPr="00D66B17">
              <w:rPr>
                <w:rFonts w:cs="Arial"/>
                <w:color w:val="000000"/>
                <w:sz w:val="20"/>
                <w:szCs w:val="20"/>
              </w:rPr>
              <w:t>NCOI_PDV</w:t>
            </w:r>
          </w:p>
        </w:tc>
        <w:tc>
          <w:tcPr>
            <w:tcW w:w="1787" w:type="pct"/>
            <w:tcBorders>
              <w:top w:val="nil"/>
              <w:left w:val="nil"/>
              <w:bottom w:val="single" w:sz="4" w:space="0" w:color="auto"/>
              <w:right w:val="single" w:sz="4" w:space="0" w:color="auto"/>
            </w:tcBorders>
            <w:shd w:val="clear" w:color="auto" w:fill="auto"/>
            <w:noWrap/>
            <w:vAlign w:val="bottom"/>
            <w:hideMark/>
          </w:tcPr>
          <w:p w14:paraId="2F24F978" w14:textId="171E0DF1" w:rsidR="00D66B17" w:rsidRPr="00F950B2" w:rsidRDefault="00D66B17" w:rsidP="00D66B17">
            <w:pPr>
              <w:rPr>
                <w:rFonts w:cs="Arial"/>
                <w:color w:val="000000"/>
                <w:sz w:val="20"/>
                <w:szCs w:val="20"/>
              </w:rPr>
            </w:pPr>
            <w:r>
              <w:rPr>
                <w:rFonts w:cs="Arial"/>
                <w:color w:val="000000"/>
                <w:sz w:val="20"/>
                <w:szCs w:val="20"/>
              </w:rPr>
              <w:t>Peso NCOI PDV</w:t>
            </w:r>
          </w:p>
        </w:tc>
        <w:tc>
          <w:tcPr>
            <w:tcW w:w="1512" w:type="pct"/>
            <w:tcBorders>
              <w:top w:val="nil"/>
              <w:left w:val="nil"/>
              <w:bottom w:val="single" w:sz="4" w:space="0" w:color="auto"/>
              <w:right w:val="single" w:sz="4" w:space="0" w:color="auto"/>
            </w:tcBorders>
            <w:shd w:val="clear" w:color="auto" w:fill="auto"/>
            <w:noWrap/>
            <w:vAlign w:val="bottom"/>
          </w:tcPr>
          <w:p w14:paraId="38833215" w14:textId="7E691946" w:rsidR="00D66B17" w:rsidRPr="00F950B2" w:rsidRDefault="00882E8E" w:rsidP="00D66B17">
            <w:pPr>
              <w:rPr>
                <w:rFonts w:cs="Arial"/>
                <w:color w:val="000000"/>
                <w:sz w:val="20"/>
                <w:szCs w:val="20"/>
              </w:rPr>
            </w:pPr>
            <w:r>
              <w:rPr>
                <w:rFonts w:cs="Arial"/>
                <w:color w:val="000000"/>
                <w:sz w:val="20"/>
                <w:szCs w:val="20"/>
              </w:rPr>
              <w:t>15</w:t>
            </w:r>
          </w:p>
        </w:tc>
      </w:tr>
      <w:tr w:rsidR="00D66B17" w14:paraId="7630712C" w14:textId="77777777" w:rsidTr="00882E8E">
        <w:trPr>
          <w:trHeight w:val="300"/>
        </w:trPr>
        <w:tc>
          <w:tcPr>
            <w:tcW w:w="1701" w:type="pct"/>
            <w:tcBorders>
              <w:top w:val="nil"/>
              <w:left w:val="single" w:sz="4" w:space="0" w:color="auto"/>
              <w:bottom w:val="single" w:sz="4" w:space="0" w:color="auto"/>
              <w:right w:val="single" w:sz="4" w:space="0" w:color="auto"/>
            </w:tcBorders>
            <w:shd w:val="clear" w:color="auto" w:fill="auto"/>
            <w:noWrap/>
          </w:tcPr>
          <w:p w14:paraId="574A828F" w14:textId="2A7FA44F" w:rsidR="00D66B17" w:rsidRPr="00F950B2" w:rsidRDefault="00D66B17" w:rsidP="00D66B17">
            <w:pPr>
              <w:rPr>
                <w:rFonts w:cs="Arial"/>
                <w:color w:val="000000"/>
                <w:sz w:val="20"/>
                <w:szCs w:val="20"/>
              </w:rPr>
            </w:pPr>
            <w:r w:rsidRPr="00D66B17">
              <w:rPr>
                <w:rFonts w:cs="Arial"/>
                <w:color w:val="000000"/>
                <w:sz w:val="20"/>
                <w:szCs w:val="20"/>
              </w:rPr>
              <w:t>NCOI_OUTROS</w:t>
            </w:r>
          </w:p>
        </w:tc>
        <w:tc>
          <w:tcPr>
            <w:tcW w:w="1787" w:type="pct"/>
            <w:tcBorders>
              <w:top w:val="nil"/>
              <w:left w:val="nil"/>
              <w:bottom w:val="single" w:sz="4" w:space="0" w:color="auto"/>
              <w:right w:val="single" w:sz="4" w:space="0" w:color="auto"/>
            </w:tcBorders>
            <w:shd w:val="clear" w:color="auto" w:fill="auto"/>
            <w:noWrap/>
            <w:vAlign w:val="bottom"/>
            <w:hideMark/>
          </w:tcPr>
          <w:p w14:paraId="607F95DE" w14:textId="48454F12" w:rsidR="00D66B17" w:rsidRPr="00F950B2" w:rsidRDefault="00D66B17" w:rsidP="00D66B17">
            <w:pPr>
              <w:rPr>
                <w:rFonts w:cs="Arial"/>
                <w:color w:val="000000"/>
                <w:sz w:val="20"/>
                <w:szCs w:val="20"/>
              </w:rPr>
            </w:pPr>
            <w:r>
              <w:rPr>
                <w:rFonts w:cs="Arial"/>
                <w:color w:val="000000"/>
                <w:sz w:val="20"/>
                <w:szCs w:val="20"/>
              </w:rPr>
              <w:t>Peso NCOI Outros</w:t>
            </w:r>
          </w:p>
        </w:tc>
        <w:tc>
          <w:tcPr>
            <w:tcW w:w="1512" w:type="pct"/>
            <w:tcBorders>
              <w:top w:val="nil"/>
              <w:left w:val="nil"/>
              <w:bottom w:val="single" w:sz="4" w:space="0" w:color="auto"/>
              <w:right w:val="single" w:sz="4" w:space="0" w:color="auto"/>
            </w:tcBorders>
            <w:shd w:val="clear" w:color="auto" w:fill="auto"/>
            <w:noWrap/>
            <w:vAlign w:val="bottom"/>
          </w:tcPr>
          <w:p w14:paraId="19A55166" w14:textId="20FB8F43" w:rsidR="00D66B17" w:rsidRPr="00F950B2" w:rsidRDefault="00882E8E" w:rsidP="00D66B17">
            <w:pPr>
              <w:rPr>
                <w:rFonts w:cs="Arial"/>
                <w:color w:val="000000"/>
                <w:sz w:val="20"/>
                <w:szCs w:val="20"/>
              </w:rPr>
            </w:pPr>
            <w:r>
              <w:rPr>
                <w:rFonts w:cs="Arial"/>
                <w:color w:val="000000"/>
                <w:sz w:val="20"/>
                <w:szCs w:val="20"/>
              </w:rPr>
              <w:t>6</w:t>
            </w:r>
          </w:p>
        </w:tc>
      </w:tr>
      <w:tr w:rsidR="00D66B17" w14:paraId="7165FE5D" w14:textId="77777777" w:rsidTr="00882E8E">
        <w:trPr>
          <w:trHeight w:val="300"/>
        </w:trPr>
        <w:tc>
          <w:tcPr>
            <w:tcW w:w="1701" w:type="pct"/>
            <w:tcBorders>
              <w:top w:val="nil"/>
              <w:left w:val="single" w:sz="4" w:space="0" w:color="auto"/>
              <w:bottom w:val="single" w:sz="4" w:space="0" w:color="auto"/>
              <w:right w:val="single" w:sz="4" w:space="0" w:color="auto"/>
            </w:tcBorders>
            <w:shd w:val="clear" w:color="auto" w:fill="auto"/>
            <w:noWrap/>
          </w:tcPr>
          <w:p w14:paraId="3B728AE3" w14:textId="7DCF3300" w:rsidR="00D66B17" w:rsidRPr="00F950B2" w:rsidRDefault="00D66B17" w:rsidP="00D66B17">
            <w:pPr>
              <w:rPr>
                <w:rFonts w:cs="Arial"/>
                <w:color w:val="000000"/>
                <w:sz w:val="20"/>
                <w:szCs w:val="20"/>
              </w:rPr>
            </w:pPr>
            <w:r w:rsidRPr="00D66B17">
              <w:rPr>
                <w:rFonts w:cs="Arial"/>
                <w:color w:val="000000"/>
                <w:sz w:val="20"/>
                <w:szCs w:val="20"/>
              </w:rPr>
              <w:t>NCOI_TOTAL</w:t>
            </w:r>
          </w:p>
        </w:tc>
        <w:tc>
          <w:tcPr>
            <w:tcW w:w="1787" w:type="pct"/>
            <w:tcBorders>
              <w:top w:val="nil"/>
              <w:left w:val="nil"/>
              <w:bottom w:val="single" w:sz="4" w:space="0" w:color="auto"/>
              <w:right w:val="single" w:sz="4" w:space="0" w:color="auto"/>
            </w:tcBorders>
            <w:shd w:val="clear" w:color="auto" w:fill="auto"/>
            <w:noWrap/>
            <w:vAlign w:val="bottom"/>
            <w:hideMark/>
          </w:tcPr>
          <w:p w14:paraId="34470181" w14:textId="1A443288" w:rsidR="00D66B17" w:rsidRPr="00F950B2" w:rsidRDefault="00D66B17" w:rsidP="00D66B17">
            <w:pPr>
              <w:rPr>
                <w:rFonts w:cs="Arial"/>
                <w:color w:val="000000"/>
                <w:sz w:val="20"/>
                <w:szCs w:val="20"/>
              </w:rPr>
            </w:pPr>
            <w:r>
              <w:rPr>
                <w:rFonts w:cs="Arial"/>
                <w:color w:val="000000"/>
                <w:sz w:val="20"/>
                <w:szCs w:val="20"/>
              </w:rPr>
              <w:t>Peso NCOI Total</w:t>
            </w:r>
          </w:p>
        </w:tc>
        <w:tc>
          <w:tcPr>
            <w:tcW w:w="1512" w:type="pct"/>
            <w:tcBorders>
              <w:top w:val="nil"/>
              <w:left w:val="nil"/>
              <w:bottom w:val="single" w:sz="4" w:space="0" w:color="auto"/>
              <w:right w:val="single" w:sz="4" w:space="0" w:color="auto"/>
            </w:tcBorders>
            <w:shd w:val="clear" w:color="auto" w:fill="auto"/>
            <w:noWrap/>
            <w:vAlign w:val="bottom"/>
          </w:tcPr>
          <w:p w14:paraId="23117FF1" w14:textId="6DB3C87E" w:rsidR="00D66B17" w:rsidRPr="00F950B2" w:rsidRDefault="00882E8E" w:rsidP="00D66B17">
            <w:pPr>
              <w:rPr>
                <w:rFonts w:cs="Arial"/>
                <w:color w:val="000000"/>
                <w:sz w:val="20"/>
                <w:szCs w:val="20"/>
              </w:rPr>
            </w:pPr>
            <w:r>
              <w:rPr>
                <w:rFonts w:cs="Arial"/>
                <w:color w:val="000000"/>
                <w:sz w:val="20"/>
                <w:szCs w:val="20"/>
              </w:rPr>
              <w:t>9</w:t>
            </w:r>
          </w:p>
        </w:tc>
      </w:tr>
      <w:tr w:rsidR="00D66B17" w14:paraId="78D65234" w14:textId="77777777" w:rsidTr="00882E8E">
        <w:trPr>
          <w:trHeight w:val="300"/>
        </w:trPr>
        <w:tc>
          <w:tcPr>
            <w:tcW w:w="1701" w:type="pct"/>
            <w:tcBorders>
              <w:top w:val="nil"/>
              <w:left w:val="single" w:sz="4" w:space="0" w:color="auto"/>
              <w:bottom w:val="single" w:sz="4" w:space="0" w:color="auto"/>
              <w:right w:val="single" w:sz="4" w:space="0" w:color="auto"/>
            </w:tcBorders>
            <w:shd w:val="clear" w:color="auto" w:fill="auto"/>
            <w:noWrap/>
          </w:tcPr>
          <w:p w14:paraId="70DC305D" w14:textId="10E49212" w:rsidR="00D66B17" w:rsidRPr="00F950B2" w:rsidRDefault="00D66B17" w:rsidP="00D66B17">
            <w:pPr>
              <w:rPr>
                <w:rFonts w:cs="Arial"/>
                <w:color w:val="000000"/>
                <w:sz w:val="20"/>
                <w:szCs w:val="20"/>
              </w:rPr>
            </w:pPr>
            <w:r w:rsidRPr="00D66B17">
              <w:rPr>
                <w:rFonts w:cs="Arial"/>
                <w:color w:val="000000"/>
                <w:sz w:val="20"/>
                <w:szCs w:val="20"/>
              </w:rPr>
              <w:t>FRAUDE_ABR</w:t>
            </w:r>
          </w:p>
        </w:tc>
        <w:tc>
          <w:tcPr>
            <w:tcW w:w="1787" w:type="pct"/>
            <w:tcBorders>
              <w:top w:val="nil"/>
              <w:left w:val="nil"/>
              <w:bottom w:val="single" w:sz="4" w:space="0" w:color="auto"/>
              <w:right w:val="single" w:sz="4" w:space="0" w:color="auto"/>
            </w:tcBorders>
            <w:shd w:val="clear" w:color="auto" w:fill="auto"/>
            <w:noWrap/>
            <w:vAlign w:val="bottom"/>
            <w:hideMark/>
          </w:tcPr>
          <w:p w14:paraId="4A386648" w14:textId="28B3D257" w:rsidR="00D66B17" w:rsidRPr="00F950B2" w:rsidRDefault="00D66B17" w:rsidP="00D66B17">
            <w:pPr>
              <w:rPr>
                <w:rFonts w:cs="Arial"/>
                <w:color w:val="000000"/>
                <w:sz w:val="20"/>
                <w:szCs w:val="20"/>
              </w:rPr>
            </w:pPr>
            <w:r>
              <w:rPr>
                <w:rFonts w:cs="Arial"/>
                <w:color w:val="000000"/>
                <w:sz w:val="20"/>
                <w:szCs w:val="20"/>
              </w:rPr>
              <w:t>Peso Fraude ABR</w:t>
            </w:r>
          </w:p>
        </w:tc>
        <w:tc>
          <w:tcPr>
            <w:tcW w:w="1512" w:type="pct"/>
            <w:tcBorders>
              <w:top w:val="nil"/>
              <w:left w:val="nil"/>
              <w:bottom w:val="single" w:sz="4" w:space="0" w:color="auto"/>
              <w:right w:val="single" w:sz="4" w:space="0" w:color="auto"/>
            </w:tcBorders>
            <w:shd w:val="clear" w:color="auto" w:fill="auto"/>
            <w:noWrap/>
            <w:vAlign w:val="bottom"/>
          </w:tcPr>
          <w:p w14:paraId="70B8B3CA" w14:textId="251F6ABC" w:rsidR="00D66B17" w:rsidRPr="00F950B2" w:rsidRDefault="00882E8E" w:rsidP="00D66B17">
            <w:pPr>
              <w:rPr>
                <w:rFonts w:cs="Arial"/>
                <w:color w:val="000000"/>
                <w:sz w:val="20"/>
                <w:szCs w:val="20"/>
              </w:rPr>
            </w:pPr>
            <w:r>
              <w:rPr>
                <w:rFonts w:cs="Arial"/>
                <w:color w:val="000000"/>
                <w:sz w:val="20"/>
                <w:szCs w:val="20"/>
              </w:rPr>
              <w:t>2</w:t>
            </w:r>
          </w:p>
        </w:tc>
      </w:tr>
      <w:tr w:rsidR="00D66B17" w14:paraId="53D75221" w14:textId="77777777" w:rsidTr="00882E8E">
        <w:trPr>
          <w:trHeight w:val="300"/>
        </w:trPr>
        <w:tc>
          <w:tcPr>
            <w:tcW w:w="1701" w:type="pct"/>
            <w:tcBorders>
              <w:top w:val="nil"/>
              <w:left w:val="single" w:sz="4" w:space="0" w:color="auto"/>
              <w:bottom w:val="single" w:sz="4" w:space="0" w:color="auto"/>
              <w:right w:val="single" w:sz="4" w:space="0" w:color="auto"/>
            </w:tcBorders>
            <w:shd w:val="clear" w:color="auto" w:fill="auto"/>
            <w:noWrap/>
          </w:tcPr>
          <w:p w14:paraId="511C7E9D" w14:textId="2BC474D0" w:rsidR="00D66B17" w:rsidRPr="00F950B2" w:rsidRDefault="00D66B17" w:rsidP="00D66B17">
            <w:pPr>
              <w:rPr>
                <w:rFonts w:cs="Arial"/>
                <w:color w:val="000000"/>
                <w:sz w:val="20"/>
                <w:szCs w:val="20"/>
              </w:rPr>
            </w:pPr>
            <w:r w:rsidRPr="00D66B17">
              <w:rPr>
                <w:rFonts w:cs="Arial"/>
                <w:color w:val="000000"/>
                <w:sz w:val="20"/>
                <w:szCs w:val="20"/>
              </w:rPr>
              <w:t>FRAUDE_SUBSCRICAO</w:t>
            </w:r>
          </w:p>
        </w:tc>
        <w:tc>
          <w:tcPr>
            <w:tcW w:w="1787" w:type="pct"/>
            <w:tcBorders>
              <w:top w:val="nil"/>
              <w:left w:val="nil"/>
              <w:bottom w:val="single" w:sz="4" w:space="0" w:color="auto"/>
              <w:right w:val="single" w:sz="4" w:space="0" w:color="auto"/>
            </w:tcBorders>
            <w:shd w:val="clear" w:color="auto" w:fill="auto"/>
            <w:noWrap/>
            <w:vAlign w:val="bottom"/>
            <w:hideMark/>
          </w:tcPr>
          <w:p w14:paraId="4D323243" w14:textId="4CFE164F" w:rsidR="00D66B17" w:rsidRPr="00F950B2" w:rsidRDefault="00D66B17" w:rsidP="00D66B17">
            <w:pPr>
              <w:rPr>
                <w:rFonts w:cs="Arial"/>
                <w:color w:val="000000"/>
                <w:sz w:val="20"/>
                <w:szCs w:val="20"/>
              </w:rPr>
            </w:pPr>
            <w:r>
              <w:rPr>
                <w:rFonts w:cs="Arial"/>
                <w:color w:val="000000"/>
                <w:sz w:val="20"/>
                <w:szCs w:val="20"/>
              </w:rPr>
              <w:t>Peso Fraude Subscrição</w:t>
            </w:r>
          </w:p>
        </w:tc>
        <w:tc>
          <w:tcPr>
            <w:tcW w:w="1512" w:type="pct"/>
            <w:tcBorders>
              <w:top w:val="nil"/>
              <w:left w:val="nil"/>
              <w:bottom w:val="single" w:sz="4" w:space="0" w:color="auto"/>
              <w:right w:val="single" w:sz="4" w:space="0" w:color="auto"/>
            </w:tcBorders>
            <w:shd w:val="clear" w:color="auto" w:fill="auto"/>
            <w:noWrap/>
            <w:vAlign w:val="bottom"/>
          </w:tcPr>
          <w:p w14:paraId="19BF1D64" w14:textId="414E6392" w:rsidR="00D66B17" w:rsidRPr="00F950B2" w:rsidRDefault="00882E8E" w:rsidP="00D66B17">
            <w:pPr>
              <w:rPr>
                <w:rFonts w:cs="Arial"/>
                <w:color w:val="000000"/>
                <w:sz w:val="20"/>
                <w:szCs w:val="20"/>
              </w:rPr>
            </w:pPr>
            <w:r>
              <w:rPr>
                <w:rFonts w:cs="Arial"/>
                <w:color w:val="000000"/>
                <w:sz w:val="20"/>
                <w:szCs w:val="20"/>
              </w:rPr>
              <w:t>5</w:t>
            </w:r>
          </w:p>
        </w:tc>
      </w:tr>
      <w:tr w:rsidR="00D66B17" w14:paraId="3C00EB99" w14:textId="77777777" w:rsidTr="00882E8E">
        <w:trPr>
          <w:trHeight w:val="300"/>
        </w:trPr>
        <w:tc>
          <w:tcPr>
            <w:tcW w:w="1701" w:type="pct"/>
            <w:tcBorders>
              <w:top w:val="nil"/>
              <w:left w:val="single" w:sz="4" w:space="0" w:color="auto"/>
              <w:bottom w:val="single" w:sz="4" w:space="0" w:color="auto"/>
              <w:right w:val="single" w:sz="4" w:space="0" w:color="auto"/>
            </w:tcBorders>
            <w:shd w:val="clear" w:color="auto" w:fill="auto"/>
            <w:noWrap/>
          </w:tcPr>
          <w:p w14:paraId="06769CCD" w14:textId="2AC212DA" w:rsidR="00D66B17" w:rsidRPr="00F950B2" w:rsidRDefault="00D66B17" w:rsidP="00D66B17">
            <w:pPr>
              <w:rPr>
                <w:rFonts w:cs="Arial"/>
                <w:color w:val="000000"/>
                <w:sz w:val="20"/>
                <w:szCs w:val="20"/>
              </w:rPr>
            </w:pPr>
            <w:r w:rsidRPr="00D66B17">
              <w:rPr>
                <w:rFonts w:cs="Arial"/>
                <w:color w:val="000000"/>
                <w:sz w:val="20"/>
                <w:szCs w:val="20"/>
              </w:rPr>
              <w:t>FRAUDE_PDV</w:t>
            </w:r>
          </w:p>
        </w:tc>
        <w:tc>
          <w:tcPr>
            <w:tcW w:w="1787" w:type="pct"/>
            <w:tcBorders>
              <w:top w:val="nil"/>
              <w:left w:val="nil"/>
              <w:bottom w:val="single" w:sz="4" w:space="0" w:color="auto"/>
              <w:right w:val="single" w:sz="4" w:space="0" w:color="auto"/>
            </w:tcBorders>
            <w:shd w:val="clear" w:color="auto" w:fill="auto"/>
            <w:noWrap/>
            <w:vAlign w:val="bottom"/>
            <w:hideMark/>
          </w:tcPr>
          <w:p w14:paraId="0F6A0BAA" w14:textId="13AB76A4" w:rsidR="00D66B17" w:rsidRPr="00F950B2" w:rsidRDefault="00D66B17" w:rsidP="00D66B17">
            <w:pPr>
              <w:rPr>
                <w:rFonts w:cs="Arial"/>
                <w:color w:val="000000"/>
                <w:sz w:val="20"/>
                <w:szCs w:val="20"/>
              </w:rPr>
            </w:pPr>
            <w:r>
              <w:rPr>
                <w:rFonts w:cs="Arial"/>
                <w:color w:val="000000"/>
                <w:sz w:val="20"/>
                <w:szCs w:val="20"/>
              </w:rPr>
              <w:t>Peso Fraude PDV</w:t>
            </w:r>
          </w:p>
        </w:tc>
        <w:tc>
          <w:tcPr>
            <w:tcW w:w="1512" w:type="pct"/>
            <w:tcBorders>
              <w:top w:val="nil"/>
              <w:left w:val="nil"/>
              <w:bottom w:val="single" w:sz="4" w:space="0" w:color="auto"/>
              <w:right w:val="single" w:sz="4" w:space="0" w:color="auto"/>
            </w:tcBorders>
            <w:shd w:val="clear" w:color="auto" w:fill="auto"/>
            <w:noWrap/>
            <w:vAlign w:val="bottom"/>
          </w:tcPr>
          <w:p w14:paraId="724E2C28" w14:textId="774EB77F" w:rsidR="00D66B17" w:rsidRPr="00F950B2" w:rsidRDefault="00882E8E" w:rsidP="00D66B17">
            <w:pPr>
              <w:rPr>
                <w:rFonts w:cs="Arial"/>
                <w:color w:val="000000"/>
                <w:sz w:val="20"/>
                <w:szCs w:val="20"/>
              </w:rPr>
            </w:pPr>
            <w:r>
              <w:rPr>
                <w:rFonts w:cs="Arial"/>
                <w:color w:val="000000"/>
                <w:sz w:val="20"/>
                <w:szCs w:val="20"/>
              </w:rPr>
              <w:t>1</w:t>
            </w:r>
          </w:p>
        </w:tc>
      </w:tr>
      <w:tr w:rsidR="00D66B17" w14:paraId="1FE505DA" w14:textId="77777777" w:rsidTr="00882E8E">
        <w:trPr>
          <w:trHeight w:val="300"/>
        </w:trPr>
        <w:tc>
          <w:tcPr>
            <w:tcW w:w="1701" w:type="pct"/>
            <w:tcBorders>
              <w:top w:val="nil"/>
              <w:left w:val="single" w:sz="4" w:space="0" w:color="auto"/>
              <w:bottom w:val="single" w:sz="4" w:space="0" w:color="auto"/>
              <w:right w:val="single" w:sz="4" w:space="0" w:color="auto"/>
            </w:tcBorders>
            <w:shd w:val="clear" w:color="auto" w:fill="auto"/>
            <w:noWrap/>
          </w:tcPr>
          <w:p w14:paraId="0A5B2A2C" w14:textId="7259ED04" w:rsidR="00D66B17" w:rsidRPr="00F950B2" w:rsidRDefault="00D66B17" w:rsidP="00D66B17">
            <w:pPr>
              <w:rPr>
                <w:rFonts w:cs="Arial"/>
                <w:color w:val="000000"/>
                <w:sz w:val="20"/>
                <w:szCs w:val="20"/>
              </w:rPr>
            </w:pPr>
            <w:r w:rsidRPr="00D66B17">
              <w:rPr>
                <w:rFonts w:cs="Arial"/>
                <w:color w:val="000000"/>
                <w:sz w:val="20"/>
                <w:szCs w:val="20"/>
              </w:rPr>
              <w:t>FRAUDE_OUTROS</w:t>
            </w:r>
          </w:p>
        </w:tc>
        <w:tc>
          <w:tcPr>
            <w:tcW w:w="1787" w:type="pct"/>
            <w:tcBorders>
              <w:top w:val="nil"/>
              <w:left w:val="nil"/>
              <w:bottom w:val="single" w:sz="4" w:space="0" w:color="auto"/>
              <w:right w:val="single" w:sz="4" w:space="0" w:color="auto"/>
            </w:tcBorders>
            <w:shd w:val="clear" w:color="auto" w:fill="auto"/>
            <w:noWrap/>
            <w:vAlign w:val="bottom"/>
            <w:hideMark/>
          </w:tcPr>
          <w:p w14:paraId="666D8870" w14:textId="1273F52A" w:rsidR="00D66B17" w:rsidRPr="00F950B2" w:rsidRDefault="00D66B17" w:rsidP="00D66B17">
            <w:pPr>
              <w:rPr>
                <w:rFonts w:cs="Arial"/>
                <w:color w:val="000000"/>
                <w:sz w:val="20"/>
                <w:szCs w:val="20"/>
              </w:rPr>
            </w:pPr>
            <w:r>
              <w:rPr>
                <w:rFonts w:cs="Arial"/>
                <w:color w:val="000000"/>
                <w:sz w:val="20"/>
                <w:szCs w:val="20"/>
              </w:rPr>
              <w:t>Peso Fraude Outros</w:t>
            </w:r>
          </w:p>
        </w:tc>
        <w:tc>
          <w:tcPr>
            <w:tcW w:w="1512" w:type="pct"/>
            <w:tcBorders>
              <w:top w:val="nil"/>
              <w:left w:val="nil"/>
              <w:bottom w:val="single" w:sz="4" w:space="0" w:color="auto"/>
              <w:right w:val="single" w:sz="4" w:space="0" w:color="auto"/>
            </w:tcBorders>
            <w:shd w:val="clear" w:color="auto" w:fill="auto"/>
            <w:noWrap/>
            <w:vAlign w:val="bottom"/>
          </w:tcPr>
          <w:p w14:paraId="13182235" w14:textId="21E26CB6" w:rsidR="00D66B17" w:rsidRPr="00F950B2" w:rsidRDefault="00882E8E" w:rsidP="00D66B17">
            <w:pPr>
              <w:rPr>
                <w:rFonts w:cs="Arial"/>
                <w:color w:val="000000"/>
                <w:sz w:val="20"/>
                <w:szCs w:val="20"/>
              </w:rPr>
            </w:pPr>
            <w:r>
              <w:rPr>
                <w:rFonts w:cs="Arial"/>
                <w:color w:val="000000"/>
                <w:sz w:val="20"/>
                <w:szCs w:val="20"/>
              </w:rPr>
              <w:t>3</w:t>
            </w:r>
          </w:p>
        </w:tc>
      </w:tr>
      <w:tr w:rsidR="00D66B17" w14:paraId="7F556E6B" w14:textId="77777777" w:rsidTr="00882E8E">
        <w:trPr>
          <w:trHeight w:val="300"/>
        </w:trPr>
        <w:tc>
          <w:tcPr>
            <w:tcW w:w="1701" w:type="pct"/>
            <w:tcBorders>
              <w:top w:val="nil"/>
              <w:left w:val="single" w:sz="4" w:space="0" w:color="auto"/>
              <w:bottom w:val="single" w:sz="4" w:space="0" w:color="auto"/>
              <w:right w:val="single" w:sz="4" w:space="0" w:color="auto"/>
            </w:tcBorders>
            <w:shd w:val="clear" w:color="auto" w:fill="auto"/>
            <w:noWrap/>
          </w:tcPr>
          <w:p w14:paraId="301E3152" w14:textId="7EE698A7" w:rsidR="00D66B17" w:rsidRPr="00F950B2" w:rsidRDefault="00D66B17" w:rsidP="00D66B17">
            <w:pPr>
              <w:rPr>
                <w:rFonts w:cs="Arial"/>
                <w:color w:val="000000"/>
                <w:sz w:val="20"/>
                <w:szCs w:val="20"/>
              </w:rPr>
            </w:pPr>
            <w:r w:rsidRPr="00D66B17">
              <w:rPr>
                <w:rFonts w:cs="Arial"/>
                <w:color w:val="000000"/>
                <w:sz w:val="20"/>
                <w:szCs w:val="20"/>
              </w:rPr>
              <w:t>FRAUDE_TOTAL</w:t>
            </w:r>
          </w:p>
        </w:tc>
        <w:tc>
          <w:tcPr>
            <w:tcW w:w="1787" w:type="pct"/>
            <w:tcBorders>
              <w:top w:val="nil"/>
              <w:left w:val="nil"/>
              <w:bottom w:val="single" w:sz="4" w:space="0" w:color="auto"/>
              <w:right w:val="single" w:sz="4" w:space="0" w:color="auto"/>
            </w:tcBorders>
            <w:shd w:val="clear" w:color="auto" w:fill="auto"/>
            <w:noWrap/>
            <w:vAlign w:val="bottom"/>
            <w:hideMark/>
          </w:tcPr>
          <w:p w14:paraId="1156E850" w14:textId="299DDF37" w:rsidR="00D66B17" w:rsidRPr="00F950B2" w:rsidRDefault="00D66B17" w:rsidP="00D66B17">
            <w:pPr>
              <w:rPr>
                <w:rFonts w:cs="Arial"/>
                <w:color w:val="000000"/>
                <w:sz w:val="20"/>
                <w:szCs w:val="20"/>
              </w:rPr>
            </w:pPr>
            <w:r>
              <w:rPr>
                <w:rFonts w:cs="Arial"/>
                <w:color w:val="000000"/>
                <w:sz w:val="20"/>
                <w:szCs w:val="20"/>
              </w:rPr>
              <w:t>Peso Fraude Total</w:t>
            </w:r>
          </w:p>
        </w:tc>
        <w:tc>
          <w:tcPr>
            <w:tcW w:w="1512" w:type="pct"/>
            <w:tcBorders>
              <w:top w:val="nil"/>
              <w:left w:val="nil"/>
              <w:bottom w:val="single" w:sz="4" w:space="0" w:color="auto"/>
              <w:right w:val="single" w:sz="4" w:space="0" w:color="auto"/>
            </w:tcBorders>
            <w:shd w:val="clear" w:color="auto" w:fill="auto"/>
            <w:noWrap/>
            <w:vAlign w:val="bottom"/>
          </w:tcPr>
          <w:p w14:paraId="4E1B1084" w14:textId="0671596A" w:rsidR="00D66B17" w:rsidRPr="00F950B2" w:rsidRDefault="00882E8E" w:rsidP="00D66B17">
            <w:pPr>
              <w:rPr>
                <w:rFonts w:cs="Arial"/>
                <w:color w:val="000000"/>
                <w:sz w:val="20"/>
                <w:szCs w:val="20"/>
              </w:rPr>
            </w:pPr>
            <w:r>
              <w:rPr>
                <w:rFonts w:cs="Arial"/>
                <w:color w:val="000000"/>
                <w:sz w:val="20"/>
                <w:szCs w:val="20"/>
              </w:rPr>
              <w:t>20</w:t>
            </w:r>
          </w:p>
        </w:tc>
      </w:tr>
      <w:tr w:rsidR="00D66B17" w14:paraId="60BF70B6" w14:textId="77777777" w:rsidTr="00882E8E">
        <w:trPr>
          <w:trHeight w:val="300"/>
        </w:trPr>
        <w:tc>
          <w:tcPr>
            <w:tcW w:w="1701" w:type="pct"/>
            <w:tcBorders>
              <w:top w:val="nil"/>
              <w:left w:val="single" w:sz="4" w:space="0" w:color="auto"/>
              <w:bottom w:val="single" w:sz="4" w:space="0" w:color="auto"/>
              <w:right w:val="single" w:sz="4" w:space="0" w:color="auto"/>
            </w:tcBorders>
            <w:shd w:val="clear" w:color="auto" w:fill="auto"/>
            <w:noWrap/>
          </w:tcPr>
          <w:p w14:paraId="0B79F03E" w14:textId="6F7B3594" w:rsidR="00D66B17" w:rsidRPr="00F950B2" w:rsidRDefault="00D66B17" w:rsidP="00D66B17">
            <w:pPr>
              <w:rPr>
                <w:rFonts w:cs="Arial"/>
                <w:color w:val="000000"/>
                <w:sz w:val="20"/>
                <w:szCs w:val="20"/>
              </w:rPr>
            </w:pPr>
            <w:r w:rsidRPr="00D66B17">
              <w:rPr>
                <w:rFonts w:cs="Arial"/>
                <w:color w:val="000000"/>
                <w:sz w:val="20"/>
                <w:szCs w:val="20"/>
              </w:rPr>
              <w:t>VENDAS</w:t>
            </w:r>
          </w:p>
        </w:tc>
        <w:tc>
          <w:tcPr>
            <w:tcW w:w="1787" w:type="pct"/>
            <w:tcBorders>
              <w:top w:val="nil"/>
              <w:left w:val="nil"/>
              <w:bottom w:val="single" w:sz="4" w:space="0" w:color="auto"/>
              <w:right w:val="single" w:sz="4" w:space="0" w:color="auto"/>
            </w:tcBorders>
            <w:shd w:val="clear" w:color="auto" w:fill="auto"/>
            <w:noWrap/>
            <w:vAlign w:val="bottom"/>
            <w:hideMark/>
          </w:tcPr>
          <w:p w14:paraId="60022741" w14:textId="5E70FCA2" w:rsidR="00D66B17" w:rsidRPr="00F950B2" w:rsidRDefault="00882E8E" w:rsidP="00D66B17">
            <w:pPr>
              <w:rPr>
                <w:rFonts w:cs="Arial"/>
                <w:color w:val="000000"/>
                <w:sz w:val="20"/>
                <w:szCs w:val="20"/>
              </w:rPr>
            </w:pPr>
            <w:r>
              <w:rPr>
                <w:rFonts w:cs="Arial"/>
                <w:color w:val="000000"/>
                <w:sz w:val="20"/>
                <w:szCs w:val="20"/>
              </w:rPr>
              <w:t>Peso Vendas</w:t>
            </w:r>
          </w:p>
        </w:tc>
        <w:tc>
          <w:tcPr>
            <w:tcW w:w="1512" w:type="pct"/>
            <w:tcBorders>
              <w:top w:val="nil"/>
              <w:left w:val="nil"/>
              <w:bottom w:val="single" w:sz="4" w:space="0" w:color="auto"/>
              <w:right w:val="single" w:sz="4" w:space="0" w:color="auto"/>
            </w:tcBorders>
            <w:shd w:val="clear" w:color="auto" w:fill="auto"/>
            <w:noWrap/>
            <w:vAlign w:val="bottom"/>
          </w:tcPr>
          <w:p w14:paraId="4DA8D350" w14:textId="457FDC13" w:rsidR="00D66B17" w:rsidRPr="00F950B2" w:rsidRDefault="00882E8E" w:rsidP="00D66B17">
            <w:pPr>
              <w:rPr>
                <w:rFonts w:cs="Arial"/>
                <w:color w:val="000000"/>
                <w:sz w:val="20"/>
                <w:szCs w:val="20"/>
              </w:rPr>
            </w:pPr>
            <w:r>
              <w:rPr>
                <w:rFonts w:cs="Arial"/>
                <w:color w:val="000000"/>
                <w:sz w:val="20"/>
                <w:szCs w:val="20"/>
              </w:rPr>
              <w:t>20</w:t>
            </w:r>
          </w:p>
        </w:tc>
      </w:tr>
      <w:tr w:rsidR="00D66B17" w14:paraId="721DF857" w14:textId="77777777" w:rsidTr="00882E8E">
        <w:trPr>
          <w:trHeight w:val="300"/>
        </w:trPr>
        <w:tc>
          <w:tcPr>
            <w:tcW w:w="1701" w:type="pct"/>
            <w:tcBorders>
              <w:top w:val="nil"/>
              <w:left w:val="single" w:sz="4" w:space="0" w:color="auto"/>
              <w:bottom w:val="single" w:sz="4" w:space="0" w:color="auto"/>
              <w:right w:val="single" w:sz="4" w:space="0" w:color="auto"/>
            </w:tcBorders>
            <w:shd w:val="clear" w:color="auto" w:fill="auto"/>
            <w:noWrap/>
          </w:tcPr>
          <w:p w14:paraId="2B53EF5A" w14:textId="64C352CB" w:rsidR="00D66B17" w:rsidRPr="00F950B2" w:rsidRDefault="00D66B17" w:rsidP="00D66B17">
            <w:pPr>
              <w:rPr>
                <w:rFonts w:cs="Arial"/>
                <w:color w:val="000000"/>
                <w:sz w:val="20"/>
                <w:szCs w:val="20"/>
              </w:rPr>
            </w:pPr>
            <w:r w:rsidRPr="00D66B17">
              <w:rPr>
                <w:rFonts w:cs="Arial"/>
                <w:color w:val="000000"/>
                <w:sz w:val="20"/>
                <w:szCs w:val="20"/>
              </w:rPr>
              <w:t>PROPOSTA_NEG_FRAUDE</w:t>
            </w:r>
          </w:p>
        </w:tc>
        <w:tc>
          <w:tcPr>
            <w:tcW w:w="1787" w:type="pct"/>
            <w:tcBorders>
              <w:top w:val="nil"/>
              <w:left w:val="nil"/>
              <w:bottom w:val="single" w:sz="4" w:space="0" w:color="auto"/>
              <w:right w:val="single" w:sz="4" w:space="0" w:color="auto"/>
            </w:tcBorders>
            <w:shd w:val="clear" w:color="auto" w:fill="auto"/>
            <w:noWrap/>
            <w:vAlign w:val="bottom"/>
            <w:hideMark/>
          </w:tcPr>
          <w:p w14:paraId="4E12257D" w14:textId="0EBB78C3" w:rsidR="00D66B17" w:rsidRPr="00F950B2" w:rsidRDefault="00882E8E" w:rsidP="00D66B17">
            <w:pPr>
              <w:rPr>
                <w:rFonts w:cs="Arial"/>
                <w:color w:val="000000"/>
                <w:sz w:val="20"/>
                <w:szCs w:val="20"/>
              </w:rPr>
            </w:pPr>
            <w:r>
              <w:rPr>
                <w:rFonts w:cs="Arial"/>
                <w:color w:val="000000"/>
                <w:sz w:val="20"/>
                <w:szCs w:val="20"/>
              </w:rPr>
              <w:t>Peso Proposta Negada Fraude</w:t>
            </w:r>
          </w:p>
        </w:tc>
        <w:tc>
          <w:tcPr>
            <w:tcW w:w="1512" w:type="pct"/>
            <w:tcBorders>
              <w:top w:val="nil"/>
              <w:left w:val="nil"/>
              <w:bottom w:val="single" w:sz="4" w:space="0" w:color="auto"/>
              <w:right w:val="single" w:sz="4" w:space="0" w:color="auto"/>
            </w:tcBorders>
            <w:shd w:val="clear" w:color="auto" w:fill="auto"/>
            <w:noWrap/>
            <w:vAlign w:val="bottom"/>
          </w:tcPr>
          <w:p w14:paraId="2935056D" w14:textId="552A90F4" w:rsidR="00D66B17" w:rsidRPr="00F950B2" w:rsidRDefault="00882E8E" w:rsidP="00D66B17">
            <w:pPr>
              <w:rPr>
                <w:rFonts w:cs="Arial"/>
                <w:color w:val="000000"/>
                <w:sz w:val="20"/>
                <w:szCs w:val="20"/>
              </w:rPr>
            </w:pPr>
            <w:r>
              <w:rPr>
                <w:rFonts w:cs="Arial"/>
                <w:color w:val="000000"/>
                <w:sz w:val="20"/>
                <w:szCs w:val="20"/>
              </w:rPr>
              <w:t>10</w:t>
            </w:r>
          </w:p>
        </w:tc>
      </w:tr>
      <w:tr w:rsidR="00D66B17" w14:paraId="33B1C912" w14:textId="77777777" w:rsidTr="00882E8E">
        <w:trPr>
          <w:trHeight w:val="300"/>
        </w:trPr>
        <w:tc>
          <w:tcPr>
            <w:tcW w:w="1701" w:type="pct"/>
            <w:tcBorders>
              <w:top w:val="nil"/>
              <w:left w:val="single" w:sz="4" w:space="0" w:color="auto"/>
              <w:bottom w:val="single" w:sz="4" w:space="0" w:color="auto"/>
              <w:right w:val="single" w:sz="4" w:space="0" w:color="auto"/>
            </w:tcBorders>
            <w:shd w:val="clear" w:color="auto" w:fill="auto"/>
            <w:noWrap/>
          </w:tcPr>
          <w:p w14:paraId="02CD2855" w14:textId="344C2278" w:rsidR="00D66B17" w:rsidRPr="00F950B2" w:rsidRDefault="00D66B17" w:rsidP="00D66B17">
            <w:pPr>
              <w:rPr>
                <w:rFonts w:cs="Arial"/>
                <w:color w:val="000000"/>
                <w:sz w:val="20"/>
                <w:szCs w:val="20"/>
              </w:rPr>
            </w:pPr>
            <w:r w:rsidRPr="00D66B17">
              <w:rPr>
                <w:rFonts w:cs="Arial"/>
                <w:color w:val="000000"/>
                <w:sz w:val="20"/>
                <w:szCs w:val="20"/>
              </w:rPr>
              <w:t>PROPOSTA_NEG_OUTROS</w:t>
            </w:r>
          </w:p>
        </w:tc>
        <w:tc>
          <w:tcPr>
            <w:tcW w:w="1787" w:type="pct"/>
            <w:tcBorders>
              <w:top w:val="nil"/>
              <w:left w:val="nil"/>
              <w:bottom w:val="single" w:sz="4" w:space="0" w:color="auto"/>
              <w:right w:val="single" w:sz="4" w:space="0" w:color="auto"/>
            </w:tcBorders>
            <w:shd w:val="clear" w:color="auto" w:fill="auto"/>
            <w:noWrap/>
            <w:vAlign w:val="bottom"/>
            <w:hideMark/>
          </w:tcPr>
          <w:p w14:paraId="1390E8C6" w14:textId="36FFD8A4" w:rsidR="00D66B17" w:rsidRPr="00F950B2" w:rsidRDefault="00882E8E" w:rsidP="00882E8E">
            <w:pPr>
              <w:rPr>
                <w:rFonts w:cs="Arial"/>
                <w:color w:val="000000"/>
                <w:sz w:val="20"/>
                <w:szCs w:val="20"/>
              </w:rPr>
            </w:pPr>
            <w:r>
              <w:rPr>
                <w:rFonts w:cs="Arial"/>
                <w:color w:val="000000"/>
                <w:sz w:val="20"/>
                <w:szCs w:val="20"/>
              </w:rPr>
              <w:t>Peso Proposta Negada Outros</w:t>
            </w:r>
          </w:p>
        </w:tc>
        <w:tc>
          <w:tcPr>
            <w:tcW w:w="1512" w:type="pct"/>
            <w:tcBorders>
              <w:top w:val="nil"/>
              <w:left w:val="nil"/>
              <w:bottom w:val="single" w:sz="4" w:space="0" w:color="auto"/>
              <w:right w:val="single" w:sz="4" w:space="0" w:color="auto"/>
            </w:tcBorders>
            <w:shd w:val="clear" w:color="auto" w:fill="auto"/>
            <w:noWrap/>
            <w:vAlign w:val="bottom"/>
          </w:tcPr>
          <w:p w14:paraId="393EA7A2" w14:textId="5D07C87D" w:rsidR="00D66B17" w:rsidRPr="00F950B2" w:rsidRDefault="00882E8E" w:rsidP="00D66B17">
            <w:pPr>
              <w:rPr>
                <w:rFonts w:cs="Arial"/>
                <w:color w:val="000000"/>
                <w:sz w:val="20"/>
                <w:szCs w:val="20"/>
              </w:rPr>
            </w:pPr>
            <w:r>
              <w:rPr>
                <w:rFonts w:cs="Arial"/>
                <w:color w:val="000000"/>
                <w:sz w:val="20"/>
                <w:szCs w:val="20"/>
              </w:rPr>
              <w:t>5</w:t>
            </w:r>
          </w:p>
        </w:tc>
      </w:tr>
      <w:tr w:rsidR="00D66B17" w14:paraId="5C125F49" w14:textId="77777777" w:rsidTr="00882E8E">
        <w:trPr>
          <w:trHeight w:val="300"/>
        </w:trPr>
        <w:tc>
          <w:tcPr>
            <w:tcW w:w="1701" w:type="pct"/>
            <w:tcBorders>
              <w:top w:val="nil"/>
              <w:left w:val="single" w:sz="4" w:space="0" w:color="auto"/>
              <w:bottom w:val="single" w:sz="4" w:space="0" w:color="auto"/>
              <w:right w:val="single" w:sz="4" w:space="0" w:color="auto"/>
            </w:tcBorders>
            <w:shd w:val="clear" w:color="auto" w:fill="auto"/>
            <w:noWrap/>
          </w:tcPr>
          <w:p w14:paraId="467B7B80" w14:textId="67D31E92" w:rsidR="00D66B17" w:rsidRPr="00F950B2" w:rsidRDefault="00D66B17" w:rsidP="00D66B17">
            <w:pPr>
              <w:rPr>
                <w:rFonts w:cs="Arial"/>
                <w:color w:val="000000"/>
                <w:sz w:val="20"/>
                <w:szCs w:val="20"/>
              </w:rPr>
            </w:pPr>
            <w:r w:rsidRPr="00D66B17">
              <w:rPr>
                <w:rFonts w:cs="Arial"/>
                <w:color w:val="000000"/>
                <w:sz w:val="20"/>
                <w:szCs w:val="20"/>
              </w:rPr>
              <w:t>PROPOSTA_NEG_SEM_CONTATO</w:t>
            </w:r>
          </w:p>
        </w:tc>
        <w:tc>
          <w:tcPr>
            <w:tcW w:w="1787" w:type="pct"/>
            <w:tcBorders>
              <w:top w:val="nil"/>
              <w:left w:val="nil"/>
              <w:bottom w:val="single" w:sz="4" w:space="0" w:color="auto"/>
              <w:right w:val="single" w:sz="4" w:space="0" w:color="auto"/>
            </w:tcBorders>
            <w:shd w:val="clear" w:color="auto" w:fill="auto"/>
            <w:noWrap/>
            <w:vAlign w:val="bottom"/>
            <w:hideMark/>
          </w:tcPr>
          <w:p w14:paraId="0A3DADAD" w14:textId="20041E1A" w:rsidR="00D66B17" w:rsidRPr="00F950B2" w:rsidRDefault="00882E8E" w:rsidP="00882E8E">
            <w:pPr>
              <w:rPr>
                <w:rFonts w:cs="Arial"/>
                <w:color w:val="000000"/>
                <w:sz w:val="20"/>
                <w:szCs w:val="20"/>
              </w:rPr>
            </w:pPr>
            <w:r>
              <w:rPr>
                <w:rFonts w:cs="Arial"/>
                <w:color w:val="000000"/>
                <w:sz w:val="20"/>
                <w:szCs w:val="20"/>
              </w:rPr>
              <w:t>Peso Proposta Negada Sem Contato</w:t>
            </w:r>
          </w:p>
        </w:tc>
        <w:tc>
          <w:tcPr>
            <w:tcW w:w="1512" w:type="pct"/>
            <w:tcBorders>
              <w:top w:val="nil"/>
              <w:left w:val="nil"/>
              <w:bottom w:val="single" w:sz="4" w:space="0" w:color="auto"/>
              <w:right w:val="single" w:sz="4" w:space="0" w:color="auto"/>
            </w:tcBorders>
            <w:shd w:val="clear" w:color="auto" w:fill="auto"/>
            <w:noWrap/>
            <w:vAlign w:val="bottom"/>
          </w:tcPr>
          <w:p w14:paraId="7B3C86F5" w14:textId="0EA35A2D" w:rsidR="00D66B17" w:rsidRPr="00F950B2" w:rsidRDefault="00882E8E" w:rsidP="00D66B17">
            <w:pPr>
              <w:rPr>
                <w:rFonts w:cs="Arial"/>
                <w:color w:val="000000"/>
                <w:sz w:val="20"/>
                <w:szCs w:val="20"/>
              </w:rPr>
            </w:pPr>
            <w:r>
              <w:rPr>
                <w:rFonts w:cs="Arial"/>
                <w:color w:val="000000"/>
                <w:sz w:val="20"/>
                <w:szCs w:val="20"/>
              </w:rPr>
              <w:t>8</w:t>
            </w:r>
          </w:p>
        </w:tc>
      </w:tr>
      <w:tr w:rsidR="00D66B17" w14:paraId="5F8ECBD1" w14:textId="77777777" w:rsidTr="00882E8E">
        <w:trPr>
          <w:trHeight w:val="300"/>
        </w:trPr>
        <w:tc>
          <w:tcPr>
            <w:tcW w:w="1701" w:type="pct"/>
            <w:tcBorders>
              <w:top w:val="nil"/>
              <w:left w:val="single" w:sz="4" w:space="0" w:color="auto"/>
              <w:bottom w:val="single" w:sz="4" w:space="0" w:color="auto"/>
              <w:right w:val="single" w:sz="4" w:space="0" w:color="auto"/>
            </w:tcBorders>
            <w:shd w:val="clear" w:color="auto" w:fill="auto"/>
            <w:noWrap/>
          </w:tcPr>
          <w:p w14:paraId="47DE5E24" w14:textId="2948C419" w:rsidR="00D66B17" w:rsidRPr="00F950B2" w:rsidRDefault="00D66B17" w:rsidP="00D66B17">
            <w:pPr>
              <w:rPr>
                <w:rFonts w:cs="Arial"/>
                <w:color w:val="000000"/>
                <w:sz w:val="20"/>
                <w:szCs w:val="20"/>
              </w:rPr>
            </w:pPr>
            <w:r w:rsidRPr="00D66B17">
              <w:rPr>
                <w:rFonts w:cs="Arial"/>
                <w:color w:val="000000"/>
                <w:sz w:val="20"/>
                <w:szCs w:val="20"/>
              </w:rPr>
              <w:lastRenderedPageBreak/>
              <w:t>PROPOSTA_TOTAL</w:t>
            </w:r>
          </w:p>
        </w:tc>
        <w:tc>
          <w:tcPr>
            <w:tcW w:w="1787" w:type="pct"/>
            <w:tcBorders>
              <w:top w:val="nil"/>
              <w:left w:val="nil"/>
              <w:bottom w:val="single" w:sz="4" w:space="0" w:color="auto"/>
              <w:right w:val="single" w:sz="4" w:space="0" w:color="auto"/>
            </w:tcBorders>
            <w:shd w:val="clear" w:color="auto" w:fill="auto"/>
            <w:noWrap/>
            <w:vAlign w:val="bottom"/>
            <w:hideMark/>
          </w:tcPr>
          <w:p w14:paraId="38CE7720" w14:textId="4F145A6A" w:rsidR="00D66B17" w:rsidRPr="00F950B2" w:rsidRDefault="00882E8E" w:rsidP="00882E8E">
            <w:pPr>
              <w:rPr>
                <w:rFonts w:cs="Arial"/>
                <w:color w:val="000000"/>
                <w:sz w:val="20"/>
                <w:szCs w:val="20"/>
              </w:rPr>
            </w:pPr>
            <w:r>
              <w:rPr>
                <w:rFonts w:cs="Arial"/>
                <w:color w:val="000000"/>
                <w:sz w:val="20"/>
                <w:szCs w:val="20"/>
              </w:rPr>
              <w:t>Peso Proposta Total</w:t>
            </w:r>
          </w:p>
        </w:tc>
        <w:tc>
          <w:tcPr>
            <w:tcW w:w="1512" w:type="pct"/>
            <w:tcBorders>
              <w:top w:val="nil"/>
              <w:left w:val="nil"/>
              <w:bottom w:val="single" w:sz="4" w:space="0" w:color="auto"/>
              <w:right w:val="single" w:sz="4" w:space="0" w:color="auto"/>
            </w:tcBorders>
            <w:shd w:val="clear" w:color="auto" w:fill="auto"/>
            <w:noWrap/>
            <w:vAlign w:val="bottom"/>
          </w:tcPr>
          <w:p w14:paraId="63BCDD9D" w14:textId="2BC72001" w:rsidR="00D66B17" w:rsidRPr="00F950B2" w:rsidRDefault="00882E8E" w:rsidP="00D66B17">
            <w:pPr>
              <w:rPr>
                <w:rFonts w:cs="Arial"/>
                <w:color w:val="000000"/>
                <w:sz w:val="20"/>
                <w:szCs w:val="20"/>
              </w:rPr>
            </w:pPr>
            <w:r>
              <w:rPr>
                <w:rFonts w:cs="Arial"/>
                <w:color w:val="000000"/>
                <w:sz w:val="20"/>
                <w:szCs w:val="20"/>
              </w:rPr>
              <w:t>20</w:t>
            </w:r>
          </w:p>
        </w:tc>
      </w:tr>
    </w:tbl>
    <w:p w14:paraId="723057DE" w14:textId="77777777" w:rsidR="003861B3" w:rsidRPr="00153785" w:rsidRDefault="003861B3" w:rsidP="00C01C97">
      <w:pPr>
        <w:rPr>
          <w:rFonts w:cs="Arial"/>
        </w:rPr>
      </w:pPr>
    </w:p>
    <w:p w14:paraId="43A7C2EE" w14:textId="77777777" w:rsidR="003861B3" w:rsidRPr="00D66B17" w:rsidRDefault="003861B3" w:rsidP="00C01C97">
      <w:pPr>
        <w:rPr>
          <w:rFonts w:cs="Arial"/>
          <w:lang w:val="en-US"/>
        </w:rPr>
      </w:pPr>
    </w:p>
    <w:p w14:paraId="2AB9DCBE" w14:textId="34B1DBDD" w:rsidR="00405ED7" w:rsidRPr="00153785" w:rsidRDefault="00405ED7" w:rsidP="00C01C97">
      <w:pPr>
        <w:pStyle w:val="Heading5"/>
      </w:pPr>
      <w:r w:rsidRPr="00153785">
        <w:t>Tabela de destino</w:t>
      </w:r>
    </w:p>
    <w:p w14:paraId="0FCE51D7" w14:textId="77777777" w:rsidR="00405ED7" w:rsidRPr="00153785" w:rsidRDefault="00405ED7" w:rsidP="00C01C97">
      <w:pPr>
        <w:rPr>
          <w:rFonts w:cs="Arial"/>
        </w:rPr>
      </w:pPr>
    </w:p>
    <w:p w14:paraId="428EF919" w14:textId="4996F2DA" w:rsidR="00405ED7" w:rsidRDefault="00405ED7" w:rsidP="00C01C97">
      <w:pPr>
        <w:rPr>
          <w:rFonts w:cs="Arial"/>
        </w:rPr>
      </w:pPr>
      <w:r w:rsidRPr="00153785">
        <w:rPr>
          <w:rFonts w:cs="Arial"/>
        </w:rPr>
        <w:t xml:space="preserve">Nome: </w:t>
      </w:r>
      <w:r w:rsidR="00B73F2C">
        <w:rPr>
          <w:rFonts w:cs="Arial"/>
        </w:rPr>
        <w:t>FMS_</w:t>
      </w:r>
      <w:r w:rsidR="00D66B17">
        <w:rPr>
          <w:rFonts w:cs="Arial"/>
        </w:rPr>
        <w:t>R</w:t>
      </w:r>
      <w:r w:rsidRPr="00153785">
        <w:rPr>
          <w:rFonts w:cs="Arial"/>
        </w:rPr>
        <w:t>_</w:t>
      </w:r>
      <w:r w:rsidR="00D66B17">
        <w:rPr>
          <w:rFonts w:cs="Arial"/>
        </w:rPr>
        <w:t>PESO_SCORE (já existente)</w:t>
      </w:r>
    </w:p>
    <w:p w14:paraId="3EEF82E4" w14:textId="77777777" w:rsidR="00D66B17" w:rsidRDefault="00D66B17" w:rsidP="00C01C97">
      <w:pPr>
        <w:rPr>
          <w:rFonts w:cs="Arial"/>
        </w:rPr>
      </w:pPr>
    </w:p>
    <w:p w14:paraId="0A133B47" w14:textId="40071410" w:rsidR="00B95DE1" w:rsidRDefault="00B95DE1">
      <w:pPr>
        <w:jc w:val="left"/>
        <w:rPr>
          <w:rFonts w:cs="Arial"/>
        </w:rPr>
      </w:pPr>
    </w:p>
    <w:p w14:paraId="11C4840F" w14:textId="7AC49C15" w:rsidR="006F00B5" w:rsidRDefault="006F00B5" w:rsidP="001A4898">
      <w:pPr>
        <w:pStyle w:val="Heading3"/>
        <w:tabs>
          <w:tab w:val="clear" w:pos="4547"/>
          <w:tab w:val="num" w:pos="1701"/>
        </w:tabs>
        <w:ind w:left="1418"/>
      </w:pPr>
      <w:bookmarkStart w:id="34" w:name="_Toc506564561"/>
      <w:r w:rsidRPr="006F00B5">
        <w:t xml:space="preserve">Tratamentos </w:t>
      </w:r>
      <w:r w:rsidR="00176AD8">
        <w:t>G</w:t>
      </w:r>
      <w:r>
        <w:t xml:space="preserve">enéricos </w:t>
      </w:r>
      <w:r w:rsidR="00176AD8">
        <w:t>Pa</w:t>
      </w:r>
      <w:r>
        <w:t xml:space="preserve">ra </w:t>
      </w:r>
      <w:r w:rsidR="00DF14CD">
        <w:t>Carregamento</w:t>
      </w:r>
      <w:bookmarkEnd w:id="34"/>
    </w:p>
    <w:p w14:paraId="38DB7572" w14:textId="77777777" w:rsidR="006D2C36" w:rsidRDefault="006D2C36" w:rsidP="00C01C97">
      <w:pPr>
        <w:rPr>
          <w:lang w:eastAsia="en-US"/>
        </w:rPr>
      </w:pPr>
    </w:p>
    <w:p w14:paraId="3CF599FC" w14:textId="3CC65694" w:rsidR="009E2EB1" w:rsidRDefault="00B145BC" w:rsidP="00C01C97">
      <w:pPr>
        <w:rPr>
          <w:lang w:eastAsia="en-US"/>
        </w:rPr>
      </w:pPr>
      <w:r w:rsidRPr="00B145BC">
        <w:rPr>
          <w:lang w:eastAsia="en-US"/>
        </w:rPr>
        <w:t>As regras de normalização aqui descritas serão aplicadas nos processos de</w:t>
      </w:r>
      <w:r w:rsidR="009E2EB1" w:rsidRPr="00B145BC">
        <w:rPr>
          <w:lang w:eastAsia="en-US"/>
        </w:rPr>
        <w:t xml:space="preserve"> carga.</w:t>
      </w:r>
    </w:p>
    <w:p w14:paraId="2EA0626C" w14:textId="77777777" w:rsidR="00B95DE1" w:rsidRDefault="00B95DE1" w:rsidP="00C01C97">
      <w:pPr>
        <w:rPr>
          <w:lang w:eastAsia="en-US"/>
        </w:rPr>
      </w:pPr>
    </w:p>
    <w:p w14:paraId="635E9BA0" w14:textId="268D4EEB" w:rsidR="00E61F99" w:rsidRDefault="00E61F99" w:rsidP="00D226EA">
      <w:pPr>
        <w:pStyle w:val="Heading4"/>
      </w:pPr>
      <w:bookmarkStart w:id="35" w:name="_Normalizações_de_Registros"/>
      <w:bookmarkStart w:id="36" w:name="_Toc506564562"/>
      <w:bookmarkEnd w:id="35"/>
      <w:r>
        <w:t>Normalizações de Registros</w:t>
      </w:r>
      <w:bookmarkEnd w:id="36"/>
    </w:p>
    <w:p w14:paraId="4E7070A1" w14:textId="77777777" w:rsidR="00FC037B" w:rsidRPr="00A00AB5" w:rsidRDefault="00FC037B" w:rsidP="00A00AB5">
      <w:pPr>
        <w:jc w:val="center"/>
        <w:rPr>
          <w:b/>
          <w:lang w:val="en-US" w:eastAsia="en-US"/>
        </w:rPr>
      </w:pPr>
    </w:p>
    <w:tbl>
      <w:tblPr>
        <w:tblW w:w="4933" w:type="pct"/>
        <w:tblLayout w:type="fixed"/>
        <w:tblCellMar>
          <w:left w:w="70" w:type="dxa"/>
          <w:right w:w="70" w:type="dxa"/>
        </w:tblCellMar>
        <w:tblLook w:val="04A0" w:firstRow="1" w:lastRow="0" w:firstColumn="1" w:lastColumn="0" w:noHBand="0" w:noVBand="1"/>
      </w:tblPr>
      <w:tblGrid>
        <w:gridCol w:w="1232"/>
        <w:gridCol w:w="3261"/>
        <w:gridCol w:w="1251"/>
        <w:gridCol w:w="2470"/>
        <w:gridCol w:w="1845"/>
      </w:tblGrid>
      <w:tr w:rsidR="00A00AB5" w:rsidRPr="00A00AB5" w14:paraId="73E7D971" w14:textId="77777777" w:rsidTr="00A00AB5">
        <w:trPr>
          <w:trHeight w:val="300"/>
        </w:trPr>
        <w:tc>
          <w:tcPr>
            <w:tcW w:w="612" w:type="pct"/>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79CFBC29" w14:textId="07C4592B" w:rsidR="00382BAA" w:rsidRPr="00A00AB5" w:rsidRDefault="00382BAA" w:rsidP="0008224B">
            <w:pPr>
              <w:jc w:val="center"/>
              <w:rPr>
                <w:rFonts w:ascii="Calibri" w:hAnsi="Calibri" w:cs="Calibri"/>
                <w:b/>
                <w:color w:val="000000"/>
                <w:sz w:val="22"/>
                <w:szCs w:val="22"/>
              </w:rPr>
            </w:pPr>
            <w:r w:rsidRPr="00A00AB5">
              <w:rPr>
                <w:rFonts w:ascii="Calibri" w:hAnsi="Calibri" w:cs="Calibri"/>
                <w:b/>
                <w:color w:val="000000"/>
                <w:sz w:val="22"/>
                <w:szCs w:val="22"/>
              </w:rPr>
              <w:t>E</w:t>
            </w:r>
            <w:r w:rsidR="0008224B">
              <w:rPr>
                <w:rFonts w:ascii="Calibri" w:hAnsi="Calibri" w:cs="Calibri"/>
                <w:b/>
                <w:color w:val="000000"/>
                <w:sz w:val="22"/>
                <w:szCs w:val="22"/>
              </w:rPr>
              <w:t>ntidade</w:t>
            </w:r>
          </w:p>
        </w:tc>
        <w:tc>
          <w:tcPr>
            <w:tcW w:w="1621" w:type="pct"/>
            <w:tcBorders>
              <w:top w:val="single" w:sz="4" w:space="0" w:color="auto"/>
              <w:left w:val="nil"/>
              <w:bottom w:val="single" w:sz="4" w:space="0" w:color="auto"/>
              <w:right w:val="single" w:sz="4" w:space="0" w:color="auto"/>
            </w:tcBorders>
            <w:shd w:val="clear" w:color="000000" w:fill="808080"/>
            <w:noWrap/>
            <w:vAlign w:val="center"/>
            <w:hideMark/>
          </w:tcPr>
          <w:p w14:paraId="31725992" w14:textId="426513DD" w:rsidR="00382BAA" w:rsidRPr="00A00AB5" w:rsidRDefault="0008224B" w:rsidP="00A00AB5">
            <w:pPr>
              <w:jc w:val="center"/>
              <w:rPr>
                <w:rFonts w:ascii="Calibri" w:hAnsi="Calibri" w:cs="Calibri"/>
                <w:b/>
                <w:color w:val="000000"/>
                <w:sz w:val="22"/>
                <w:szCs w:val="22"/>
              </w:rPr>
            </w:pPr>
            <w:r>
              <w:rPr>
                <w:rFonts w:ascii="Calibri" w:hAnsi="Calibri" w:cs="Calibri"/>
                <w:b/>
                <w:color w:val="000000"/>
                <w:sz w:val="22"/>
                <w:szCs w:val="22"/>
              </w:rPr>
              <w:t>Normalização</w:t>
            </w:r>
          </w:p>
        </w:tc>
        <w:tc>
          <w:tcPr>
            <w:tcW w:w="622" w:type="pct"/>
            <w:tcBorders>
              <w:top w:val="single" w:sz="4" w:space="0" w:color="auto"/>
              <w:left w:val="nil"/>
              <w:bottom w:val="single" w:sz="4" w:space="0" w:color="auto"/>
              <w:right w:val="single" w:sz="4" w:space="0" w:color="auto"/>
            </w:tcBorders>
            <w:shd w:val="clear" w:color="000000" w:fill="808080"/>
            <w:noWrap/>
            <w:vAlign w:val="center"/>
            <w:hideMark/>
          </w:tcPr>
          <w:p w14:paraId="0AE30671" w14:textId="3A11AAA5" w:rsidR="00382BAA" w:rsidRPr="00A00AB5" w:rsidRDefault="0008224B" w:rsidP="00A00AB5">
            <w:pPr>
              <w:jc w:val="center"/>
              <w:rPr>
                <w:rFonts w:ascii="Calibri" w:hAnsi="Calibri" w:cs="Calibri"/>
                <w:b/>
                <w:color w:val="000000"/>
                <w:sz w:val="22"/>
                <w:szCs w:val="22"/>
              </w:rPr>
            </w:pPr>
            <w:r>
              <w:rPr>
                <w:rFonts w:ascii="Calibri" w:hAnsi="Calibri" w:cs="Calibri"/>
                <w:b/>
                <w:color w:val="000000"/>
                <w:sz w:val="22"/>
                <w:szCs w:val="22"/>
              </w:rPr>
              <w:t>Tamanho</w:t>
            </w:r>
          </w:p>
        </w:tc>
        <w:tc>
          <w:tcPr>
            <w:tcW w:w="1228" w:type="pct"/>
            <w:tcBorders>
              <w:top w:val="single" w:sz="4" w:space="0" w:color="auto"/>
              <w:left w:val="nil"/>
              <w:bottom w:val="single" w:sz="4" w:space="0" w:color="auto"/>
              <w:right w:val="single" w:sz="4" w:space="0" w:color="auto"/>
            </w:tcBorders>
            <w:shd w:val="clear" w:color="000000" w:fill="808080"/>
            <w:noWrap/>
            <w:vAlign w:val="center"/>
            <w:hideMark/>
          </w:tcPr>
          <w:p w14:paraId="427ACCB5" w14:textId="019C8702" w:rsidR="00382BAA" w:rsidRPr="00A00AB5" w:rsidRDefault="0008224B" w:rsidP="00A00AB5">
            <w:pPr>
              <w:jc w:val="center"/>
              <w:rPr>
                <w:rFonts w:ascii="Calibri" w:hAnsi="Calibri" w:cs="Calibri"/>
                <w:b/>
                <w:color w:val="000000"/>
                <w:sz w:val="22"/>
                <w:szCs w:val="22"/>
              </w:rPr>
            </w:pPr>
            <w:r>
              <w:rPr>
                <w:rFonts w:ascii="Calibri" w:hAnsi="Calibri" w:cs="Calibri"/>
                <w:b/>
                <w:color w:val="000000"/>
                <w:sz w:val="22"/>
                <w:szCs w:val="22"/>
              </w:rPr>
              <w:t>Tratamento</w:t>
            </w:r>
          </w:p>
        </w:tc>
        <w:tc>
          <w:tcPr>
            <w:tcW w:w="917" w:type="pct"/>
            <w:tcBorders>
              <w:top w:val="single" w:sz="4" w:space="0" w:color="auto"/>
              <w:left w:val="nil"/>
              <w:bottom w:val="single" w:sz="4" w:space="0" w:color="auto"/>
              <w:right w:val="single" w:sz="4" w:space="0" w:color="auto"/>
            </w:tcBorders>
            <w:shd w:val="clear" w:color="000000" w:fill="808080"/>
            <w:noWrap/>
            <w:vAlign w:val="center"/>
            <w:hideMark/>
          </w:tcPr>
          <w:p w14:paraId="7C0C034F" w14:textId="693C1D1D" w:rsidR="00382BAA" w:rsidRPr="00A00AB5" w:rsidRDefault="0008224B" w:rsidP="00A00AB5">
            <w:pPr>
              <w:jc w:val="center"/>
              <w:rPr>
                <w:rFonts w:ascii="Calibri" w:hAnsi="Calibri" w:cs="Calibri"/>
                <w:b/>
                <w:color w:val="000000"/>
                <w:sz w:val="22"/>
                <w:szCs w:val="22"/>
              </w:rPr>
            </w:pPr>
            <w:r>
              <w:rPr>
                <w:rFonts w:ascii="Calibri" w:hAnsi="Calibri" w:cs="Calibri"/>
                <w:b/>
                <w:color w:val="000000"/>
                <w:sz w:val="22"/>
                <w:szCs w:val="22"/>
              </w:rPr>
              <w:t>Tabela de Erro</w:t>
            </w:r>
          </w:p>
        </w:tc>
      </w:tr>
      <w:tr w:rsidR="00A00AB5" w14:paraId="4EA13A9A" w14:textId="77777777" w:rsidTr="00A00AB5">
        <w:trPr>
          <w:trHeight w:val="1500"/>
        </w:trPr>
        <w:tc>
          <w:tcPr>
            <w:tcW w:w="612" w:type="pct"/>
            <w:tcBorders>
              <w:top w:val="nil"/>
              <w:left w:val="single" w:sz="4" w:space="0" w:color="auto"/>
              <w:bottom w:val="single" w:sz="4" w:space="0" w:color="auto"/>
              <w:right w:val="single" w:sz="4" w:space="0" w:color="auto"/>
            </w:tcBorders>
            <w:shd w:val="clear" w:color="auto" w:fill="auto"/>
            <w:noWrap/>
            <w:vAlign w:val="center"/>
            <w:hideMark/>
          </w:tcPr>
          <w:p w14:paraId="208DCC0C"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CPF</w:t>
            </w:r>
          </w:p>
        </w:tc>
        <w:tc>
          <w:tcPr>
            <w:tcW w:w="1621" w:type="pct"/>
            <w:tcBorders>
              <w:top w:val="nil"/>
              <w:left w:val="nil"/>
              <w:bottom w:val="single" w:sz="4" w:space="0" w:color="auto"/>
              <w:right w:val="single" w:sz="4" w:space="0" w:color="auto"/>
            </w:tcBorders>
            <w:shd w:val="clear" w:color="auto" w:fill="auto"/>
            <w:noWrap/>
            <w:vAlign w:val="center"/>
            <w:hideMark/>
          </w:tcPr>
          <w:p w14:paraId="7AD9B5E8"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Retirar caracteres ".", "-" e " "</w:t>
            </w:r>
          </w:p>
        </w:tc>
        <w:tc>
          <w:tcPr>
            <w:tcW w:w="622" w:type="pct"/>
            <w:tcBorders>
              <w:top w:val="nil"/>
              <w:left w:val="nil"/>
              <w:bottom w:val="single" w:sz="4" w:space="0" w:color="auto"/>
              <w:right w:val="single" w:sz="4" w:space="0" w:color="auto"/>
            </w:tcBorders>
            <w:shd w:val="clear" w:color="auto" w:fill="auto"/>
            <w:vAlign w:val="center"/>
            <w:hideMark/>
          </w:tcPr>
          <w:p w14:paraId="0D248569"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STRING 50</w:t>
            </w:r>
          </w:p>
        </w:tc>
        <w:tc>
          <w:tcPr>
            <w:tcW w:w="1228" w:type="pct"/>
            <w:tcBorders>
              <w:top w:val="nil"/>
              <w:left w:val="nil"/>
              <w:bottom w:val="single" w:sz="4" w:space="0" w:color="auto"/>
              <w:right w:val="single" w:sz="4" w:space="0" w:color="auto"/>
            </w:tcBorders>
            <w:shd w:val="clear" w:color="auto" w:fill="auto"/>
            <w:vAlign w:val="center"/>
            <w:hideMark/>
          </w:tcPr>
          <w:p w14:paraId="4D1ED7FF"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SE length(ENTIDADE) != 11 or ENTIDADE is not NUMBER</w:t>
            </w:r>
            <w:r>
              <w:rPr>
                <w:rFonts w:ascii="Calibri" w:hAnsi="Calibri" w:cs="Calibri"/>
                <w:color w:val="000000"/>
                <w:sz w:val="22"/>
                <w:szCs w:val="22"/>
              </w:rPr>
              <w:br/>
              <w:t xml:space="preserve">  - Armazena na tabela FINAL com indicação de registro invalido</w:t>
            </w:r>
          </w:p>
        </w:tc>
        <w:tc>
          <w:tcPr>
            <w:tcW w:w="917" w:type="pct"/>
            <w:tcBorders>
              <w:top w:val="nil"/>
              <w:left w:val="nil"/>
              <w:bottom w:val="single" w:sz="4" w:space="0" w:color="auto"/>
              <w:right w:val="single" w:sz="4" w:space="0" w:color="auto"/>
            </w:tcBorders>
            <w:shd w:val="clear" w:color="auto" w:fill="auto"/>
            <w:noWrap/>
            <w:vAlign w:val="center"/>
            <w:hideMark/>
          </w:tcPr>
          <w:p w14:paraId="33513D16"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N/A</w:t>
            </w:r>
          </w:p>
        </w:tc>
      </w:tr>
      <w:tr w:rsidR="00A00AB5" w14:paraId="4A672158" w14:textId="77777777" w:rsidTr="00A00AB5">
        <w:trPr>
          <w:trHeight w:val="1200"/>
        </w:trPr>
        <w:tc>
          <w:tcPr>
            <w:tcW w:w="612" w:type="pct"/>
            <w:tcBorders>
              <w:top w:val="nil"/>
              <w:left w:val="single" w:sz="4" w:space="0" w:color="auto"/>
              <w:bottom w:val="single" w:sz="4" w:space="0" w:color="auto"/>
              <w:right w:val="single" w:sz="4" w:space="0" w:color="auto"/>
            </w:tcBorders>
            <w:shd w:val="clear" w:color="000000" w:fill="F2F2F2"/>
            <w:noWrap/>
            <w:vAlign w:val="center"/>
            <w:hideMark/>
          </w:tcPr>
          <w:p w14:paraId="1A51F5F9"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CNPJ</w:t>
            </w:r>
          </w:p>
        </w:tc>
        <w:tc>
          <w:tcPr>
            <w:tcW w:w="1621" w:type="pct"/>
            <w:tcBorders>
              <w:top w:val="nil"/>
              <w:left w:val="nil"/>
              <w:bottom w:val="single" w:sz="4" w:space="0" w:color="auto"/>
              <w:right w:val="single" w:sz="4" w:space="0" w:color="auto"/>
            </w:tcBorders>
            <w:shd w:val="clear" w:color="000000" w:fill="F2F2F2"/>
            <w:noWrap/>
            <w:vAlign w:val="center"/>
            <w:hideMark/>
          </w:tcPr>
          <w:p w14:paraId="555604A2"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Retirar caracteres ".", "/", "-", " "</w:t>
            </w:r>
          </w:p>
        </w:tc>
        <w:tc>
          <w:tcPr>
            <w:tcW w:w="622" w:type="pct"/>
            <w:tcBorders>
              <w:top w:val="nil"/>
              <w:left w:val="nil"/>
              <w:bottom w:val="single" w:sz="4" w:space="0" w:color="auto"/>
              <w:right w:val="single" w:sz="4" w:space="0" w:color="auto"/>
            </w:tcBorders>
            <w:shd w:val="clear" w:color="000000" w:fill="F2F2F2"/>
            <w:vAlign w:val="center"/>
            <w:hideMark/>
          </w:tcPr>
          <w:p w14:paraId="5FFC9703"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STRING 50</w:t>
            </w:r>
          </w:p>
        </w:tc>
        <w:tc>
          <w:tcPr>
            <w:tcW w:w="1228" w:type="pct"/>
            <w:tcBorders>
              <w:top w:val="nil"/>
              <w:left w:val="nil"/>
              <w:bottom w:val="single" w:sz="4" w:space="0" w:color="auto"/>
              <w:right w:val="single" w:sz="4" w:space="0" w:color="auto"/>
            </w:tcBorders>
            <w:shd w:val="clear" w:color="000000" w:fill="F2F2F2"/>
            <w:vAlign w:val="center"/>
            <w:hideMark/>
          </w:tcPr>
          <w:p w14:paraId="783A37F6"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SE length(ENTIDADE) != 14 or ENTIDADE is not NUMBER</w:t>
            </w:r>
            <w:r>
              <w:rPr>
                <w:rFonts w:ascii="Calibri" w:hAnsi="Calibri" w:cs="Calibri"/>
                <w:color w:val="000000"/>
                <w:sz w:val="22"/>
                <w:szCs w:val="22"/>
              </w:rPr>
              <w:br/>
              <w:t xml:space="preserve">  - Armazena na tabela FINAL com indicação de registro invalido</w:t>
            </w:r>
          </w:p>
        </w:tc>
        <w:tc>
          <w:tcPr>
            <w:tcW w:w="917" w:type="pct"/>
            <w:tcBorders>
              <w:top w:val="nil"/>
              <w:left w:val="nil"/>
              <w:bottom w:val="single" w:sz="4" w:space="0" w:color="auto"/>
              <w:right w:val="single" w:sz="4" w:space="0" w:color="auto"/>
            </w:tcBorders>
            <w:shd w:val="clear" w:color="000000" w:fill="F2F2F2"/>
            <w:noWrap/>
            <w:vAlign w:val="center"/>
            <w:hideMark/>
          </w:tcPr>
          <w:p w14:paraId="6C81CB74"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N/A</w:t>
            </w:r>
          </w:p>
        </w:tc>
      </w:tr>
      <w:tr w:rsidR="00A00AB5" w14:paraId="6AFA1731" w14:textId="77777777" w:rsidTr="00A00AB5">
        <w:trPr>
          <w:trHeight w:val="900"/>
        </w:trPr>
        <w:tc>
          <w:tcPr>
            <w:tcW w:w="612" w:type="pct"/>
            <w:tcBorders>
              <w:top w:val="nil"/>
              <w:left w:val="single" w:sz="4" w:space="0" w:color="auto"/>
              <w:bottom w:val="nil"/>
              <w:right w:val="single" w:sz="4" w:space="0" w:color="auto"/>
            </w:tcBorders>
            <w:shd w:val="clear" w:color="auto" w:fill="auto"/>
            <w:noWrap/>
            <w:vAlign w:val="center"/>
            <w:hideMark/>
          </w:tcPr>
          <w:p w14:paraId="7176FEB6"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DATAS</w:t>
            </w:r>
          </w:p>
        </w:tc>
        <w:tc>
          <w:tcPr>
            <w:tcW w:w="1621" w:type="pct"/>
            <w:tcBorders>
              <w:top w:val="nil"/>
              <w:left w:val="nil"/>
              <w:bottom w:val="nil"/>
              <w:right w:val="single" w:sz="4" w:space="0" w:color="auto"/>
            </w:tcBorders>
            <w:shd w:val="clear" w:color="auto" w:fill="auto"/>
            <w:noWrap/>
            <w:vAlign w:val="center"/>
            <w:hideMark/>
          </w:tcPr>
          <w:p w14:paraId="7D1692D6"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N/A</w:t>
            </w:r>
          </w:p>
        </w:tc>
        <w:tc>
          <w:tcPr>
            <w:tcW w:w="622" w:type="pct"/>
            <w:tcBorders>
              <w:top w:val="nil"/>
              <w:left w:val="nil"/>
              <w:bottom w:val="nil"/>
              <w:right w:val="single" w:sz="4" w:space="0" w:color="auto"/>
            </w:tcBorders>
            <w:shd w:val="clear" w:color="auto" w:fill="auto"/>
            <w:vAlign w:val="center"/>
            <w:hideMark/>
          </w:tcPr>
          <w:p w14:paraId="660C0C5B"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N/A</w:t>
            </w:r>
          </w:p>
        </w:tc>
        <w:tc>
          <w:tcPr>
            <w:tcW w:w="1228" w:type="pct"/>
            <w:tcBorders>
              <w:top w:val="nil"/>
              <w:left w:val="nil"/>
              <w:bottom w:val="single" w:sz="4" w:space="0" w:color="auto"/>
              <w:right w:val="single" w:sz="4" w:space="0" w:color="auto"/>
            </w:tcBorders>
            <w:shd w:val="clear" w:color="auto" w:fill="auto"/>
            <w:vAlign w:val="center"/>
            <w:hideMark/>
          </w:tcPr>
          <w:p w14:paraId="7742FF8F"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Se FORMATO diferente do Definido</w:t>
            </w:r>
            <w:r>
              <w:rPr>
                <w:rFonts w:ascii="Calibri" w:hAnsi="Calibri" w:cs="Calibri"/>
                <w:color w:val="000000"/>
                <w:sz w:val="22"/>
                <w:szCs w:val="22"/>
              </w:rPr>
              <w:br/>
              <w:t xml:space="preserve">  - Armazena na tabela final com data padrão 1970/01/01</w:t>
            </w:r>
          </w:p>
        </w:tc>
        <w:tc>
          <w:tcPr>
            <w:tcW w:w="917" w:type="pct"/>
            <w:tcBorders>
              <w:top w:val="nil"/>
              <w:left w:val="nil"/>
              <w:bottom w:val="nil"/>
              <w:right w:val="single" w:sz="4" w:space="0" w:color="auto"/>
            </w:tcBorders>
            <w:shd w:val="clear" w:color="auto" w:fill="auto"/>
            <w:noWrap/>
            <w:vAlign w:val="center"/>
            <w:hideMark/>
          </w:tcPr>
          <w:p w14:paraId="6052FE7E"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N/A</w:t>
            </w:r>
          </w:p>
        </w:tc>
      </w:tr>
      <w:tr w:rsidR="00A00AB5" w14:paraId="36B79BCD" w14:textId="77777777" w:rsidTr="00A00AB5">
        <w:trPr>
          <w:trHeight w:val="600"/>
        </w:trPr>
        <w:tc>
          <w:tcPr>
            <w:tcW w:w="612" w:type="pct"/>
            <w:vMerge w:val="restart"/>
            <w:tcBorders>
              <w:top w:val="single" w:sz="4" w:space="0" w:color="auto"/>
              <w:left w:val="single" w:sz="4" w:space="0" w:color="auto"/>
              <w:bottom w:val="single" w:sz="4" w:space="0" w:color="000000"/>
              <w:right w:val="single" w:sz="4" w:space="0" w:color="auto"/>
            </w:tcBorders>
            <w:shd w:val="clear" w:color="000000" w:fill="F2F2F2"/>
            <w:vAlign w:val="center"/>
            <w:hideMark/>
          </w:tcPr>
          <w:p w14:paraId="17589077"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NOME</w:t>
            </w:r>
          </w:p>
        </w:tc>
        <w:tc>
          <w:tcPr>
            <w:tcW w:w="1621" w:type="pct"/>
            <w:tcBorders>
              <w:top w:val="single" w:sz="4" w:space="0" w:color="auto"/>
              <w:left w:val="nil"/>
              <w:bottom w:val="single" w:sz="4" w:space="0" w:color="auto"/>
              <w:right w:val="single" w:sz="4" w:space="0" w:color="auto"/>
            </w:tcBorders>
            <w:shd w:val="clear" w:color="000000" w:fill="F2F2F2"/>
            <w:vAlign w:val="center"/>
            <w:hideMark/>
          </w:tcPr>
          <w:p w14:paraId="3BAADACE"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br/>
              <w:t>Normalização para maiúsculo</w:t>
            </w:r>
          </w:p>
        </w:tc>
        <w:tc>
          <w:tcPr>
            <w:tcW w:w="622" w:type="pct"/>
            <w:vMerge w:val="restart"/>
            <w:tcBorders>
              <w:top w:val="single" w:sz="4" w:space="0" w:color="auto"/>
              <w:left w:val="single" w:sz="4" w:space="0" w:color="auto"/>
              <w:bottom w:val="single" w:sz="4" w:space="0" w:color="000000"/>
              <w:right w:val="single" w:sz="4" w:space="0" w:color="auto"/>
            </w:tcBorders>
            <w:shd w:val="clear" w:color="000000" w:fill="F2F2F2"/>
            <w:vAlign w:val="center"/>
            <w:hideMark/>
          </w:tcPr>
          <w:p w14:paraId="2498E5CE"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500</w:t>
            </w:r>
          </w:p>
        </w:tc>
        <w:tc>
          <w:tcPr>
            <w:tcW w:w="1228" w:type="pct"/>
            <w:vMerge w:val="restart"/>
            <w:tcBorders>
              <w:top w:val="nil"/>
              <w:left w:val="single" w:sz="4" w:space="0" w:color="auto"/>
              <w:bottom w:val="single" w:sz="4" w:space="0" w:color="000000"/>
              <w:right w:val="single" w:sz="4" w:space="0" w:color="auto"/>
            </w:tcBorders>
            <w:shd w:val="clear" w:color="000000" w:fill="F2F2F2"/>
            <w:vAlign w:val="center"/>
            <w:hideMark/>
          </w:tcPr>
          <w:p w14:paraId="18B4E8EE"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SE length(ENTIDADE) &gt; TAMANHO</w:t>
            </w:r>
            <w:r>
              <w:rPr>
                <w:rFonts w:ascii="Calibri" w:hAnsi="Calibri" w:cs="Calibri"/>
                <w:color w:val="000000"/>
                <w:sz w:val="22"/>
                <w:szCs w:val="22"/>
              </w:rPr>
              <w:br/>
            </w:r>
            <w:r>
              <w:rPr>
                <w:rFonts w:ascii="Calibri" w:hAnsi="Calibri" w:cs="Calibri"/>
                <w:color w:val="000000"/>
                <w:sz w:val="22"/>
                <w:szCs w:val="22"/>
              </w:rPr>
              <w:lastRenderedPageBreak/>
              <w:t xml:space="preserve">  Armazena na tabela de ERRO</w:t>
            </w:r>
          </w:p>
        </w:tc>
        <w:tc>
          <w:tcPr>
            <w:tcW w:w="917" w:type="pct"/>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F58A4CF"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lastRenderedPageBreak/>
              <w:t>A SER DEFINIDA</w:t>
            </w:r>
          </w:p>
        </w:tc>
      </w:tr>
      <w:tr w:rsidR="00A00AB5" w14:paraId="21E5FB28" w14:textId="77777777" w:rsidTr="00A00AB5">
        <w:trPr>
          <w:trHeight w:val="300"/>
        </w:trPr>
        <w:tc>
          <w:tcPr>
            <w:tcW w:w="612" w:type="pct"/>
            <w:vMerge/>
            <w:tcBorders>
              <w:top w:val="single" w:sz="4" w:space="0" w:color="auto"/>
              <w:left w:val="single" w:sz="4" w:space="0" w:color="auto"/>
              <w:bottom w:val="single" w:sz="4" w:space="0" w:color="000000"/>
              <w:right w:val="single" w:sz="4" w:space="0" w:color="auto"/>
            </w:tcBorders>
            <w:vAlign w:val="center"/>
            <w:hideMark/>
          </w:tcPr>
          <w:p w14:paraId="3CE0D207" w14:textId="77777777" w:rsidR="00382BAA" w:rsidRDefault="00382BAA" w:rsidP="00C01C97">
            <w:pPr>
              <w:rPr>
                <w:rFonts w:ascii="Calibri" w:hAnsi="Calibri" w:cs="Calibri"/>
                <w:color w:val="000000"/>
                <w:sz w:val="22"/>
                <w:szCs w:val="22"/>
              </w:rPr>
            </w:pPr>
          </w:p>
        </w:tc>
        <w:tc>
          <w:tcPr>
            <w:tcW w:w="1621" w:type="pct"/>
            <w:tcBorders>
              <w:top w:val="nil"/>
              <w:left w:val="nil"/>
              <w:bottom w:val="single" w:sz="4" w:space="0" w:color="auto"/>
              <w:right w:val="single" w:sz="4" w:space="0" w:color="auto"/>
            </w:tcBorders>
            <w:shd w:val="clear" w:color="000000" w:fill="F2F2F2"/>
            <w:vAlign w:val="center"/>
            <w:hideMark/>
          </w:tcPr>
          <w:p w14:paraId="17E6261F"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Remover acentuação</w:t>
            </w:r>
          </w:p>
        </w:tc>
        <w:tc>
          <w:tcPr>
            <w:tcW w:w="622" w:type="pct"/>
            <w:vMerge/>
            <w:tcBorders>
              <w:top w:val="single" w:sz="4" w:space="0" w:color="auto"/>
              <w:left w:val="single" w:sz="4" w:space="0" w:color="auto"/>
              <w:bottom w:val="single" w:sz="4" w:space="0" w:color="000000"/>
              <w:right w:val="single" w:sz="4" w:space="0" w:color="auto"/>
            </w:tcBorders>
            <w:vAlign w:val="center"/>
            <w:hideMark/>
          </w:tcPr>
          <w:p w14:paraId="735122FD" w14:textId="77777777" w:rsidR="00382BAA" w:rsidRDefault="00382BAA" w:rsidP="00C01C97">
            <w:pPr>
              <w:rPr>
                <w:rFonts w:ascii="Calibri" w:hAnsi="Calibri" w:cs="Calibri"/>
                <w:color w:val="000000"/>
                <w:sz w:val="22"/>
                <w:szCs w:val="22"/>
              </w:rPr>
            </w:pPr>
          </w:p>
        </w:tc>
        <w:tc>
          <w:tcPr>
            <w:tcW w:w="1228" w:type="pct"/>
            <w:vMerge/>
            <w:tcBorders>
              <w:top w:val="nil"/>
              <w:left w:val="single" w:sz="4" w:space="0" w:color="auto"/>
              <w:bottom w:val="single" w:sz="4" w:space="0" w:color="000000"/>
              <w:right w:val="single" w:sz="4" w:space="0" w:color="auto"/>
            </w:tcBorders>
            <w:vAlign w:val="center"/>
            <w:hideMark/>
          </w:tcPr>
          <w:p w14:paraId="0AB838CD" w14:textId="77777777" w:rsidR="00382BAA" w:rsidRDefault="00382BAA" w:rsidP="00C01C97">
            <w:pPr>
              <w:rPr>
                <w:rFonts w:ascii="Calibri" w:hAnsi="Calibri" w:cs="Calibri"/>
                <w:color w:val="000000"/>
                <w:sz w:val="22"/>
                <w:szCs w:val="22"/>
              </w:rPr>
            </w:pPr>
          </w:p>
        </w:tc>
        <w:tc>
          <w:tcPr>
            <w:tcW w:w="917" w:type="pct"/>
            <w:vMerge/>
            <w:tcBorders>
              <w:top w:val="single" w:sz="4" w:space="0" w:color="auto"/>
              <w:left w:val="single" w:sz="4" w:space="0" w:color="auto"/>
              <w:bottom w:val="single" w:sz="4" w:space="0" w:color="000000"/>
              <w:right w:val="single" w:sz="4" w:space="0" w:color="auto"/>
            </w:tcBorders>
            <w:vAlign w:val="center"/>
            <w:hideMark/>
          </w:tcPr>
          <w:p w14:paraId="5867D1BC" w14:textId="77777777" w:rsidR="00382BAA" w:rsidRDefault="00382BAA" w:rsidP="00C01C97">
            <w:pPr>
              <w:rPr>
                <w:rFonts w:ascii="Calibri" w:hAnsi="Calibri" w:cs="Calibri"/>
                <w:color w:val="000000"/>
                <w:sz w:val="22"/>
                <w:szCs w:val="22"/>
              </w:rPr>
            </w:pPr>
          </w:p>
        </w:tc>
      </w:tr>
      <w:tr w:rsidR="00A00AB5" w14:paraId="77AF8730" w14:textId="77777777" w:rsidTr="00A00AB5">
        <w:trPr>
          <w:trHeight w:val="300"/>
        </w:trPr>
        <w:tc>
          <w:tcPr>
            <w:tcW w:w="612" w:type="pct"/>
            <w:vMerge/>
            <w:tcBorders>
              <w:top w:val="single" w:sz="4" w:space="0" w:color="auto"/>
              <w:left w:val="single" w:sz="4" w:space="0" w:color="auto"/>
              <w:bottom w:val="single" w:sz="4" w:space="0" w:color="000000"/>
              <w:right w:val="single" w:sz="4" w:space="0" w:color="auto"/>
            </w:tcBorders>
            <w:vAlign w:val="center"/>
            <w:hideMark/>
          </w:tcPr>
          <w:p w14:paraId="0EE0E98D" w14:textId="77777777" w:rsidR="00382BAA" w:rsidRDefault="00382BAA" w:rsidP="00C01C97">
            <w:pPr>
              <w:rPr>
                <w:rFonts w:ascii="Calibri" w:hAnsi="Calibri" w:cs="Calibri"/>
                <w:color w:val="000000"/>
                <w:sz w:val="22"/>
                <w:szCs w:val="22"/>
              </w:rPr>
            </w:pPr>
          </w:p>
        </w:tc>
        <w:tc>
          <w:tcPr>
            <w:tcW w:w="1621" w:type="pct"/>
            <w:tcBorders>
              <w:top w:val="nil"/>
              <w:left w:val="nil"/>
              <w:bottom w:val="single" w:sz="4" w:space="0" w:color="auto"/>
              <w:right w:val="single" w:sz="4" w:space="0" w:color="auto"/>
            </w:tcBorders>
            <w:shd w:val="clear" w:color="000000" w:fill="F2F2F2"/>
            <w:vAlign w:val="center"/>
            <w:hideMark/>
          </w:tcPr>
          <w:p w14:paraId="656C8CA7"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Remover espaços em Branco duplicados (Até 10 espaços, alterar para 1)</w:t>
            </w:r>
          </w:p>
        </w:tc>
        <w:tc>
          <w:tcPr>
            <w:tcW w:w="622" w:type="pct"/>
            <w:vMerge/>
            <w:tcBorders>
              <w:top w:val="single" w:sz="4" w:space="0" w:color="auto"/>
              <w:left w:val="single" w:sz="4" w:space="0" w:color="auto"/>
              <w:bottom w:val="single" w:sz="4" w:space="0" w:color="000000"/>
              <w:right w:val="single" w:sz="4" w:space="0" w:color="auto"/>
            </w:tcBorders>
            <w:vAlign w:val="center"/>
            <w:hideMark/>
          </w:tcPr>
          <w:p w14:paraId="105CD8FC" w14:textId="77777777" w:rsidR="00382BAA" w:rsidRDefault="00382BAA" w:rsidP="00C01C97">
            <w:pPr>
              <w:rPr>
                <w:rFonts w:ascii="Calibri" w:hAnsi="Calibri" w:cs="Calibri"/>
                <w:color w:val="000000"/>
                <w:sz w:val="22"/>
                <w:szCs w:val="22"/>
              </w:rPr>
            </w:pPr>
          </w:p>
        </w:tc>
        <w:tc>
          <w:tcPr>
            <w:tcW w:w="1228" w:type="pct"/>
            <w:vMerge/>
            <w:tcBorders>
              <w:top w:val="nil"/>
              <w:left w:val="single" w:sz="4" w:space="0" w:color="auto"/>
              <w:bottom w:val="single" w:sz="4" w:space="0" w:color="000000"/>
              <w:right w:val="single" w:sz="4" w:space="0" w:color="auto"/>
            </w:tcBorders>
            <w:vAlign w:val="center"/>
            <w:hideMark/>
          </w:tcPr>
          <w:p w14:paraId="54FCE7C1" w14:textId="77777777" w:rsidR="00382BAA" w:rsidRDefault="00382BAA" w:rsidP="00C01C97">
            <w:pPr>
              <w:rPr>
                <w:rFonts w:ascii="Calibri" w:hAnsi="Calibri" w:cs="Calibri"/>
                <w:color w:val="000000"/>
                <w:sz w:val="22"/>
                <w:szCs w:val="22"/>
              </w:rPr>
            </w:pPr>
          </w:p>
        </w:tc>
        <w:tc>
          <w:tcPr>
            <w:tcW w:w="917" w:type="pct"/>
            <w:vMerge/>
            <w:tcBorders>
              <w:top w:val="single" w:sz="4" w:space="0" w:color="auto"/>
              <w:left w:val="single" w:sz="4" w:space="0" w:color="auto"/>
              <w:bottom w:val="single" w:sz="4" w:space="0" w:color="000000"/>
              <w:right w:val="single" w:sz="4" w:space="0" w:color="auto"/>
            </w:tcBorders>
            <w:vAlign w:val="center"/>
            <w:hideMark/>
          </w:tcPr>
          <w:p w14:paraId="0553B766" w14:textId="77777777" w:rsidR="00382BAA" w:rsidRDefault="00382BAA" w:rsidP="00C01C97">
            <w:pPr>
              <w:rPr>
                <w:rFonts w:ascii="Calibri" w:hAnsi="Calibri" w:cs="Calibri"/>
                <w:color w:val="000000"/>
                <w:sz w:val="22"/>
                <w:szCs w:val="22"/>
              </w:rPr>
            </w:pPr>
          </w:p>
        </w:tc>
      </w:tr>
      <w:tr w:rsidR="00A00AB5" w14:paraId="694DEC2D" w14:textId="77777777" w:rsidTr="00A00AB5">
        <w:trPr>
          <w:trHeight w:val="600"/>
        </w:trPr>
        <w:tc>
          <w:tcPr>
            <w:tcW w:w="612" w:type="pct"/>
            <w:vMerge/>
            <w:tcBorders>
              <w:top w:val="single" w:sz="4" w:space="0" w:color="auto"/>
              <w:left w:val="single" w:sz="4" w:space="0" w:color="auto"/>
              <w:bottom w:val="single" w:sz="4" w:space="0" w:color="000000"/>
              <w:right w:val="single" w:sz="4" w:space="0" w:color="auto"/>
            </w:tcBorders>
            <w:vAlign w:val="center"/>
            <w:hideMark/>
          </w:tcPr>
          <w:p w14:paraId="23E2330D" w14:textId="77777777" w:rsidR="00382BAA" w:rsidRDefault="00382BAA" w:rsidP="00C01C97">
            <w:pPr>
              <w:rPr>
                <w:rFonts w:ascii="Calibri" w:hAnsi="Calibri" w:cs="Calibri"/>
                <w:color w:val="000000"/>
                <w:sz w:val="22"/>
                <w:szCs w:val="22"/>
              </w:rPr>
            </w:pPr>
          </w:p>
        </w:tc>
        <w:tc>
          <w:tcPr>
            <w:tcW w:w="1621" w:type="pct"/>
            <w:tcBorders>
              <w:top w:val="nil"/>
              <w:left w:val="nil"/>
              <w:bottom w:val="single" w:sz="4" w:space="0" w:color="auto"/>
              <w:right w:val="single" w:sz="4" w:space="0" w:color="auto"/>
            </w:tcBorders>
            <w:shd w:val="clear" w:color="000000" w:fill="F2F2F2"/>
            <w:vAlign w:val="center"/>
            <w:hideMark/>
          </w:tcPr>
          <w:p w14:paraId="37CD41E1"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 xml:space="preserve">Retirar das preposições </w:t>
            </w:r>
            <w:r>
              <w:rPr>
                <w:rFonts w:ascii="Calibri" w:hAnsi="Calibri" w:cs="Calibri"/>
                <w:color w:val="000000"/>
                <w:sz w:val="22"/>
                <w:szCs w:val="22"/>
              </w:rPr>
              <w:br/>
              <w:t xml:space="preserve"> - de/dos/da/etc..</w:t>
            </w:r>
          </w:p>
        </w:tc>
        <w:tc>
          <w:tcPr>
            <w:tcW w:w="622" w:type="pct"/>
            <w:vMerge/>
            <w:tcBorders>
              <w:top w:val="single" w:sz="4" w:space="0" w:color="auto"/>
              <w:left w:val="single" w:sz="4" w:space="0" w:color="auto"/>
              <w:bottom w:val="single" w:sz="4" w:space="0" w:color="000000"/>
              <w:right w:val="single" w:sz="4" w:space="0" w:color="auto"/>
            </w:tcBorders>
            <w:vAlign w:val="center"/>
            <w:hideMark/>
          </w:tcPr>
          <w:p w14:paraId="58652B81" w14:textId="77777777" w:rsidR="00382BAA" w:rsidRDefault="00382BAA" w:rsidP="00C01C97">
            <w:pPr>
              <w:rPr>
                <w:rFonts w:ascii="Calibri" w:hAnsi="Calibri" w:cs="Calibri"/>
                <w:color w:val="000000"/>
                <w:sz w:val="22"/>
                <w:szCs w:val="22"/>
              </w:rPr>
            </w:pPr>
          </w:p>
        </w:tc>
        <w:tc>
          <w:tcPr>
            <w:tcW w:w="1228" w:type="pct"/>
            <w:vMerge/>
            <w:tcBorders>
              <w:top w:val="nil"/>
              <w:left w:val="single" w:sz="4" w:space="0" w:color="auto"/>
              <w:bottom w:val="single" w:sz="4" w:space="0" w:color="000000"/>
              <w:right w:val="single" w:sz="4" w:space="0" w:color="auto"/>
            </w:tcBorders>
            <w:vAlign w:val="center"/>
            <w:hideMark/>
          </w:tcPr>
          <w:p w14:paraId="3C42DABE" w14:textId="77777777" w:rsidR="00382BAA" w:rsidRDefault="00382BAA" w:rsidP="00C01C97">
            <w:pPr>
              <w:rPr>
                <w:rFonts w:ascii="Calibri" w:hAnsi="Calibri" w:cs="Calibri"/>
                <w:color w:val="000000"/>
                <w:sz w:val="22"/>
                <w:szCs w:val="22"/>
              </w:rPr>
            </w:pPr>
          </w:p>
        </w:tc>
        <w:tc>
          <w:tcPr>
            <w:tcW w:w="917" w:type="pct"/>
            <w:vMerge/>
            <w:tcBorders>
              <w:top w:val="single" w:sz="4" w:space="0" w:color="auto"/>
              <w:left w:val="single" w:sz="4" w:space="0" w:color="auto"/>
              <w:bottom w:val="single" w:sz="4" w:space="0" w:color="000000"/>
              <w:right w:val="single" w:sz="4" w:space="0" w:color="auto"/>
            </w:tcBorders>
            <w:vAlign w:val="center"/>
            <w:hideMark/>
          </w:tcPr>
          <w:p w14:paraId="6BCE6D8F" w14:textId="77777777" w:rsidR="00382BAA" w:rsidRDefault="00382BAA" w:rsidP="00C01C97">
            <w:pPr>
              <w:rPr>
                <w:rFonts w:ascii="Calibri" w:hAnsi="Calibri" w:cs="Calibri"/>
                <w:color w:val="000000"/>
                <w:sz w:val="22"/>
                <w:szCs w:val="22"/>
              </w:rPr>
            </w:pPr>
          </w:p>
        </w:tc>
      </w:tr>
      <w:tr w:rsidR="00A00AB5" w14:paraId="5F5516C3" w14:textId="77777777" w:rsidTr="00A00AB5">
        <w:trPr>
          <w:trHeight w:val="600"/>
        </w:trPr>
        <w:tc>
          <w:tcPr>
            <w:tcW w:w="612" w:type="pct"/>
            <w:vMerge/>
            <w:tcBorders>
              <w:top w:val="single" w:sz="4" w:space="0" w:color="auto"/>
              <w:left w:val="single" w:sz="4" w:space="0" w:color="auto"/>
              <w:bottom w:val="single" w:sz="4" w:space="0" w:color="000000"/>
              <w:right w:val="single" w:sz="4" w:space="0" w:color="auto"/>
            </w:tcBorders>
            <w:vAlign w:val="center"/>
            <w:hideMark/>
          </w:tcPr>
          <w:p w14:paraId="6D6A6378" w14:textId="77777777" w:rsidR="00382BAA" w:rsidRDefault="00382BAA" w:rsidP="00C01C97">
            <w:pPr>
              <w:rPr>
                <w:rFonts w:ascii="Calibri" w:hAnsi="Calibri" w:cs="Calibri"/>
                <w:color w:val="000000"/>
                <w:sz w:val="22"/>
                <w:szCs w:val="22"/>
              </w:rPr>
            </w:pPr>
          </w:p>
        </w:tc>
        <w:tc>
          <w:tcPr>
            <w:tcW w:w="1621" w:type="pct"/>
            <w:tcBorders>
              <w:top w:val="nil"/>
              <w:left w:val="nil"/>
              <w:bottom w:val="single" w:sz="4" w:space="0" w:color="auto"/>
              <w:right w:val="single" w:sz="4" w:space="0" w:color="auto"/>
            </w:tcBorders>
            <w:shd w:val="clear" w:color="000000" w:fill="F2F2F2"/>
            <w:vAlign w:val="center"/>
            <w:hideMark/>
          </w:tcPr>
          <w:p w14:paraId="2576ECBB"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Retirada dos valores especificos para empresa:</w:t>
            </w:r>
            <w:r>
              <w:rPr>
                <w:rFonts w:ascii="Calibri" w:hAnsi="Calibri" w:cs="Calibri"/>
                <w:color w:val="000000"/>
                <w:sz w:val="22"/>
                <w:szCs w:val="22"/>
              </w:rPr>
              <w:br/>
              <w:t xml:space="preserve">  - LTDA / LDA / UNIPESSOAL /  </w:t>
            </w:r>
          </w:p>
        </w:tc>
        <w:tc>
          <w:tcPr>
            <w:tcW w:w="622" w:type="pct"/>
            <w:vMerge/>
            <w:tcBorders>
              <w:top w:val="single" w:sz="4" w:space="0" w:color="auto"/>
              <w:left w:val="single" w:sz="4" w:space="0" w:color="auto"/>
              <w:bottom w:val="single" w:sz="4" w:space="0" w:color="000000"/>
              <w:right w:val="single" w:sz="4" w:space="0" w:color="auto"/>
            </w:tcBorders>
            <w:vAlign w:val="center"/>
            <w:hideMark/>
          </w:tcPr>
          <w:p w14:paraId="5E647868" w14:textId="77777777" w:rsidR="00382BAA" w:rsidRDefault="00382BAA" w:rsidP="00C01C97">
            <w:pPr>
              <w:rPr>
                <w:rFonts w:ascii="Calibri" w:hAnsi="Calibri" w:cs="Calibri"/>
                <w:color w:val="000000"/>
                <w:sz w:val="22"/>
                <w:szCs w:val="22"/>
              </w:rPr>
            </w:pPr>
          </w:p>
        </w:tc>
        <w:tc>
          <w:tcPr>
            <w:tcW w:w="1228" w:type="pct"/>
            <w:vMerge/>
            <w:tcBorders>
              <w:top w:val="nil"/>
              <w:left w:val="single" w:sz="4" w:space="0" w:color="auto"/>
              <w:bottom w:val="single" w:sz="4" w:space="0" w:color="000000"/>
              <w:right w:val="single" w:sz="4" w:space="0" w:color="auto"/>
            </w:tcBorders>
            <w:vAlign w:val="center"/>
            <w:hideMark/>
          </w:tcPr>
          <w:p w14:paraId="4F6C09A5" w14:textId="77777777" w:rsidR="00382BAA" w:rsidRDefault="00382BAA" w:rsidP="00C01C97">
            <w:pPr>
              <w:rPr>
                <w:rFonts w:ascii="Calibri" w:hAnsi="Calibri" w:cs="Calibri"/>
                <w:color w:val="000000"/>
                <w:sz w:val="22"/>
                <w:szCs w:val="22"/>
              </w:rPr>
            </w:pPr>
          </w:p>
        </w:tc>
        <w:tc>
          <w:tcPr>
            <w:tcW w:w="917" w:type="pct"/>
            <w:vMerge/>
            <w:tcBorders>
              <w:top w:val="single" w:sz="4" w:space="0" w:color="auto"/>
              <w:left w:val="single" w:sz="4" w:space="0" w:color="auto"/>
              <w:bottom w:val="single" w:sz="4" w:space="0" w:color="000000"/>
              <w:right w:val="single" w:sz="4" w:space="0" w:color="auto"/>
            </w:tcBorders>
            <w:vAlign w:val="center"/>
            <w:hideMark/>
          </w:tcPr>
          <w:p w14:paraId="7EBACCF0" w14:textId="77777777" w:rsidR="00382BAA" w:rsidRDefault="00382BAA" w:rsidP="00C01C97">
            <w:pPr>
              <w:rPr>
                <w:rFonts w:ascii="Calibri" w:hAnsi="Calibri" w:cs="Calibri"/>
                <w:color w:val="000000"/>
                <w:sz w:val="22"/>
                <w:szCs w:val="22"/>
              </w:rPr>
            </w:pPr>
          </w:p>
        </w:tc>
      </w:tr>
      <w:tr w:rsidR="00A00AB5" w14:paraId="007CF3F7" w14:textId="77777777" w:rsidTr="00A00AB5">
        <w:trPr>
          <w:trHeight w:val="300"/>
        </w:trPr>
        <w:tc>
          <w:tcPr>
            <w:tcW w:w="612"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5E570F2E"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ENDEREÇO</w:t>
            </w:r>
          </w:p>
        </w:tc>
        <w:tc>
          <w:tcPr>
            <w:tcW w:w="1621" w:type="pct"/>
            <w:tcBorders>
              <w:top w:val="nil"/>
              <w:left w:val="nil"/>
              <w:bottom w:val="single" w:sz="4" w:space="0" w:color="auto"/>
              <w:right w:val="single" w:sz="4" w:space="0" w:color="auto"/>
            </w:tcBorders>
            <w:shd w:val="clear" w:color="000000" w:fill="FFFFFF"/>
            <w:noWrap/>
            <w:vAlign w:val="center"/>
            <w:hideMark/>
          </w:tcPr>
          <w:p w14:paraId="4CEE3778"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Normalização para maiúsculo</w:t>
            </w:r>
          </w:p>
        </w:tc>
        <w:tc>
          <w:tcPr>
            <w:tcW w:w="622" w:type="pct"/>
            <w:vMerge w:val="restart"/>
            <w:tcBorders>
              <w:top w:val="nil"/>
              <w:left w:val="single" w:sz="4" w:space="0" w:color="auto"/>
              <w:bottom w:val="single" w:sz="4" w:space="0" w:color="auto"/>
              <w:right w:val="single" w:sz="4" w:space="0" w:color="auto"/>
            </w:tcBorders>
            <w:shd w:val="clear" w:color="000000" w:fill="FFFFFF"/>
            <w:vAlign w:val="center"/>
            <w:hideMark/>
          </w:tcPr>
          <w:p w14:paraId="69D2D5AD"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4000</w:t>
            </w:r>
          </w:p>
        </w:tc>
        <w:tc>
          <w:tcPr>
            <w:tcW w:w="1228" w:type="pct"/>
            <w:vMerge w:val="restart"/>
            <w:tcBorders>
              <w:top w:val="nil"/>
              <w:left w:val="single" w:sz="4" w:space="0" w:color="auto"/>
              <w:bottom w:val="single" w:sz="4" w:space="0" w:color="auto"/>
              <w:right w:val="single" w:sz="4" w:space="0" w:color="auto"/>
            </w:tcBorders>
            <w:shd w:val="clear" w:color="000000" w:fill="FFFFFF"/>
            <w:vAlign w:val="center"/>
            <w:hideMark/>
          </w:tcPr>
          <w:p w14:paraId="585C3AF1"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SE length(ENTIDADE) &gt; TAMANHO</w:t>
            </w:r>
            <w:r>
              <w:rPr>
                <w:rFonts w:ascii="Calibri" w:hAnsi="Calibri" w:cs="Calibri"/>
                <w:color w:val="000000"/>
                <w:sz w:val="22"/>
                <w:szCs w:val="22"/>
              </w:rPr>
              <w:br/>
              <w:t xml:space="preserve">  Armazena na tabela de ERRO</w:t>
            </w:r>
          </w:p>
        </w:tc>
        <w:tc>
          <w:tcPr>
            <w:tcW w:w="917"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54E1B5F"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A SER DEFINIDA</w:t>
            </w:r>
          </w:p>
        </w:tc>
      </w:tr>
      <w:tr w:rsidR="00A00AB5" w14:paraId="4B8ADB2D" w14:textId="77777777" w:rsidTr="00A00AB5">
        <w:trPr>
          <w:trHeight w:val="300"/>
        </w:trPr>
        <w:tc>
          <w:tcPr>
            <w:tcW w:w="612" w:type="pct"/>
            <w:vMerge/>
            <w:tcBorders>
              <w:top w:val="nil"/>
              <w:left w:val="single" w:sz="4" w:space="0" w:color="auto"/>
              <w:bottom w:val="single" w:sz="4" w:space="0" w:color="auto"/>
              <w:right w:val="single" w:sz="4" w:space="0" w:color="auto"/>
            </w:tcBorders>
            <w:vAlign w:val="center"/>
            <w:hideMark/>
          </w:tcPr>
          <w:p w14:paraId="54A80626" w14:textId="77777777" w:rsidR="00382BAA" w:rsidRDefault="00382BAA" w:rsidP="00C01C97">
            <w:pPr>
              <w:rPr>
                <w:rFonts w:ascii="Calibri" w:hAnsi="Calibri" w:cs="Calibri"/>
                <w:color w:val="000000"/>
                <w:sz w:val="22"/>
                <w:szCs w:val="22"/>
              </w:rPr>
            </w:pPr>
          </w:p>
        </w:tc>
        <w:tc>
          <w:tcPr>
            <w:tcW w:w="1621" w:type="pct"/>
            <w:tcBorders>
              <w:top w:val="nil"/>
              <w:left w:val="nil"/>
              <w:bottom w:val="single" w:sz="4" w:space="0" w:color="auto"/>
              <w:right w:val="single" w:sz="4" w:space="0" w:color="auto"/>
            </w:tcBorders>
            <w:shd w:val="clear" w:color="000000" w:fill="FFFFFF"/>
            <w:vAlign w:val="center"/>
            <w:hideMark/>
          </w:tcPr>
          <w:p w14:paraId="4D00BB38"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Remover acentuação</w:t>
            </w:r>
          </w:p>
        </w:tc>
        <w:tc>
          <w:tcPr>
            <w:tcW w:w="622" w:type="pct"/>
            <w:vMerge/>
            <w:tcBorders>
              <w:top w:val="nil"/>
              <w:left w:val="single" w:sz="4" w:space="0" w:color="auto"/>
              <w:bottom w:val="single" w:sz="4" w:space="0" w:color="auto"/>
              <w:right w:val="single" w:sz="4" w:space="0" w:color="auto"/>
            </w:tcBorders>
            <w:vAlign w:val="center"/>
            <w:hideMark/>
          </w:tcPr>
          <w:p w14:paraId="301B295D" w14:textId="77777777" w:rsidR="00382BAA" w:rsidRDefault="00382BAA" w:rsidP="00C01C97">
            <w:pPr>
              <w:rPr>
                <w:rFonts w:ascii="Calibri" w:hAnsi="Calibri" w:cs="Calibri"/>
                <w:color w:val="000000"/>
                <w:sz w:val="22"/>
                <w:szCs w:val="22"/>
              </w:rPr>
            </w:pPr>
          </w:p>
        </w:tc>
        <w:tc>
          <w:tcPr>
            <w:tcW w:w="1228" w:type="pct"/>
            <w:vMerge/>
            <w:tcBorders>
              <w:top w:val="nil"/>
              <w:left w:val="single" w:sz="4" w:space="0" w:color="auto"/>
              <w:bottom w:val="single" w:sz="4" w:space="0" w:color="auto"/>
              <w:right w:val="single" w:sz="4" w:space="0" w:color="auto"/>
            </w:tcBorders>
            <w:vAlign w:val="center"/>
            <w:hideMark/>
          </w:tcPr>
          <w:p w14:paraId="1D0E9C58" w14:textId="77777777" w:rsidR="00382BAA" w:rsidRDefault="00382BAA" w:rsidP="00C01C97">
            <w:pPr>
              <w:rPr>
                <w:rFonts w:ascii="Calibri" w:hAnsi="Calibri" w:cs="Calibri"/>
                <w:color w:val="000000"/>
                <w:sz w:val="22"/>
                <w:szCs w:val="22"/>
              </w:rPr>
            </w:pPr>
          </w:p>
        </w:tc>
        <w:tc>
          <w:tcPr>
            <w:tcW w:w="917" w:type="pct"/>
            <w:vMerge/>
            <w:tcBorders>
              <w:top w:val="nil"/>
              <w:left w:val="single" w:sz="4" w:space="0" w:color="auto"/>
              <w:bottom w:val="single" w:sz="4" w:space="0" w:color="auto"/>
              <w:right w:val="single" w:sz="4" w:space="0" w:color="auto"/>
            </w:tcBorders>
            <w:vAlign w:val="center"/>
            <w:hideMark/>
          </w:tcPr>
          <w:p w14:paraId="5490A15A" w14:textId="77777777" w:rsidR="00382BAA" w:rsidRDefault="00382BAA" w:rsidP="00C01C97">
            <w:pPr>
              <w:rPr>
                <w:rFonts w:ascii="Calibri" w:hAnsi="Calibri" w:cs="Calibri"/>
                <w:color w:val="000000"/>
                <w:sz w:val="22"/>
                <w:szCs w:val="22"/>
              </w:rPr>
            </w:pPr>
          </w:p>
        </w:tc>
      </w:tr>
      <w:tr w:rsidR="00A00AB5" w14:paraId="74B29060" w14:textId="77777777" w:rsidTr="00A00AB5">
        <w:trPr>
          <w:trHeight w:val="300"/>
        </w:trPr>
        <w:tc>
          <w:tcPr>
            <w:tcW w:w="612" w:type="pct"/>
            <w:vMerge/>
            <w:tcBorders>
              <w:top w:val="nil"/>
              <w:left w:val="single" w:sz="4" w:space="0" w:color="auto"/>
              <w:bottom w:val="single" w:sz="4" w:space="0" w:color="auto"/>
              <w:right w:val="single" w:sz="4" w:space="0" w:color="auto"/>
            </w:tcBorders>
            <w:vAlign w:val="center"/>
            <w:hideMark/>
          </w:tcPr>
          <w:p w14:paraId="29073340" w14:textId="77777777" w:rsidR="00382BAA" w:rsidRDefault="00382BAA" w:rsidP="00C01C97">
            <w:pPr>
              <w:rPr>
                <w:rFonts w:ascii="Calibri" w:hAnsi="Calibri" w:cs="Calibri"/>
                <w:color w:val="000000"/>
                <w:sz w:val="22"/>
                <w:szCs w:val="22"/>
              </w:rPr>
            </w:pPr>
          </w:p>
        </w:tc>
        <w:tc>
          <w:tcPr>
            <w:tcW w:w="1621" w:type="pct"/>
            <w:tcBorders>
              <w:top w:val="nil"/>
              <w:left w:val="nil"/>
              <w:bottom w:val="nil"/>
              <w:right w:val="nil"/>
            </w:tcBorders>
            <w:shd w:val="clear" w:color="auto" w:fill="auto"/>
            <w:noWrap/>
            <w:vAlign w:val="bottom"/>
            <w:hideMark/>
          </w:tcPr>
          <w:p w14:paraId="1445F94A"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Remover espaços em Branco duplicados (Até 10 espaços, alterar para 1)</w:t>
            </w:r>
          </w:p>
        </w:tc>
        <w:tc>
          <w:tcPr>
            <w:tcW w:w="622" w:type="pct"/>
            <w:vMerge/>
            <w:tcBorders>
              <w:top w:val="nil"/>
              <w:left w:val="single" w:sz="4" w:space="0" w:color="auto"/>
              <w:bottom w:val="single" w:sz="4" w:space="0" w:color="auto"/>
              <w:right w:val="single" w:sz="4" w:space="0" w:color="auto"/>
            </w:tcBorders>
            <w:vAlign w:val="center"/>
            <w:hideMark/>
          </w:tcPr>
          <w:p w14:paraId="5B7959F5" w14:textId="77777777" w:rsidR="00382BAA" w:rsidRDefault="00382BAA" w:rsidP="00C01C97">
            <w:pPr>
              <w:rPr>
                <w:rFonts w:ascii="Calibri" w:hAnsi="Calibri" w:cs="Calibri"/>
                <w:color w:val="000000"/>
                <w:sz w:val="22"/>
                <w:szCs w:val="22"/>
              </w:rPr>
            </w:pPr>
          </w:p>
        </w:tc>
        <w:tc>
          <w:tcPr>
            <w:tcW w:w="1228" w:type="pct"/>
            <w:vMerge/>
            <w:tcBorders>
              <w:top w:val="nil"/>
              <w:left w:val="single" w:sz="4" w:space="0" w:color="auto"/>
              <w:bottom w:val="single" w:sz="4" w:space="0" w:color="auto"/>
              <w:right w:val="single" w:sz="4" w:space="0" w:color="auto"/>
            </w:tcBorders>
            <w:vAlign w:val="center"/>
            <w:hideMark/>
          </w:tcPr>
          <w:p w14:paraId="597CF02F" w14:textId="77777777" w:rsidR="00382BAA" w:rsidRDefault="00382BAA" w:rsidP="00C01C97">
            <w:pPr>
              <w:rPr>
                <w:rFonts w:ascii="Calibri" w:hAnsi="Calibri" w:cs="Calibri"/>
                <w:color w:val="000000"/>
                <w:sz w:val="22"/>
                <w:szCs w:val="22"/>
              </w:rPr>
            </w:pPr>
          </w:p>
        </w:tc>
        <w:tc>
          <w:tcPr>
            <w:tcW w:w="917" w:type="pct"/>
            <w:vMerge/>
            <w:tcBorders>
              <w:top w:val="nil"/>
              <w:left w:val="single" w:sz="4" w:space="0" w:color="auto"/>
              <w:bottom w:val="single" w:sz="4" w:space="0" w:color="auto"/>
              <w:right w:val="single" w:sz="4" w:space="0" w:color="auto"/>
            </w:tcBorders>
            <w:vAlign w:val="center"/>
            <w:hideMark/>
          </w:tcPr>
          <w:p w14:paraId="29170F4C" w14:textId="77777777" w:rsidR="00382BAA" w:rsidRDefault="00382BAA" w:rsidP="00C01C97">
            <w:pPr>
              <w:rPr>
                <w:rFonts w:ascii="Calibri" w:hAnsi="Calibri" w:cs="Calibri"/>
                <w:color w:val="000000"/>
                <w:sz w:val="22"/>
                <w:szCs w:val="22"/>
              </w:rPr>
            </w:pPr>
          </w:p>
        </w:tc>
      </w:tr>
      <w:tr w:rsidR="00A00AB5" w14:paraId="3F086961" w14:textId="77777777" w:rsidTr="00A00AB5">
        <w:trPr>
          <w:trHeight w:val="300"/>
        </w:trPr>
        <w:tc>
          <w:tcPr>
            <w:tcW w:w="612" w:type="pct"/>
            <w:vMerge/>
            <w:tcBorders>
              <w:top w:val="nil"/>
              <w:left w:val="single" w:sz="4" w:space="0" w:color="auto"/>
              <w:bottom w:val="single" w:sz="4" w:space="0" w:color="auto"/>
              <w:right w:val="single" w:sz="4" w:space="0" w:color="auto"/>
            </w:tcBorders>
            <w:vAlign w:val="center"/>
            <w:hideMark/>
          </w:tcPr>
          <w:p w14:paraId="0159B4CE" w14:textId="77777777" w:rsidR="00382BAA" w:rsidRDefault="00382BAA" w:rsidP="00C01C97">
            <w:pPr>
              <w:rPr>
                <w:rFonts w:ascii="Calibri" w:hAnsi="Calibri" w:cs="Calibri"/>
                <w:color w:val="000000"/>
                <w:sz w:val="22"/>
                <w:szCs w:val="22"/>
              </w:rPr>
            </w:pPr>
          </w:p>
        </w:tc>
        <w:tc>
          <w:tcPr>
            <w:tcW w:w="1621" w:type="pct"/>
            <w:tcBorders>
              <w:top w:val="single" w:sz="4" w:space="0" w:color="auto"/>
              <w:left w:val="nil"/>
              <w:bottom w:val="single" w:sz="4" w:space="0" w:color="auto"/>
              <w:right w:val="single" w:sz="4" w:space="0" w:color="auto"/>
            </w:tcBorders>
            <w:shd w:val="clear" w:color="000000" w:fill="FFFFFF"/>
            <w:vAlign w:val="center"/>
            <w:hideMark/>
          </w:tcPr>
          <w:p w14:paraId="6979F51C"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Vide item Normalização dos Endereços</w:t>
            </w:r>
          </w:p>
        </w:tc>
        <w:tc>
          <w:tcPr>
            <w:tcW w:w="622" w:type="pct"/>
            <w:vMerge/>
            <w:tcBorders>
              <w:top w:val="nil"/>
              <w:left w:val="single" w:sz="4" w:space="0" w:color="auto"/>
              <w:bottom w:val="single" w:sz="4" w:space="0" w:color="auto"/>
              <w:right w:val="single" w:sz="4" w:space="0" w:color="auto"/>
            </w:tcBorders>
            <w:vAlign w:val="center"/>
            <w:hideMark/>
          </w:tcPr>
          <w:p w14:paraId="06BD2ECF" w14:textId="77777777" w:rsidR="00382BAA" w:rsidRDefault="00382BAA" w:rsidP="00C01C97">
            <w:pPr>
              <w:rPr>
                <w:rFonts w:ascii="Calibri" w:hAnsi="Calibri" w:cs="Calibri"/>
                <w:color w:val="000000"/>
                <w:sz w:val="22"/>
                <w:szCs w:val="22"/>
              </w:rPr>
            </w:pPr>
          </w:p>
        </w:tc>
        <w:tc>
          <w:tcPr>
            <w:tcW w:w="1228" w:type="pct"/>
            <w:vMerge/>
            <w:tcBorders>
              <w:top w:val="nil"/>
              <w:left w:val="single" w:sz="4" w:space="0" w:color="auto"/>
              <w:bottom w:val="single" w:sz="4" w:space="0" w:color="auto"/>
              <w:right w:val="single" w:sz="4" w:space="0" w:color="auto"/>
            </w:tcBorders>
            <w:vAlign w:val="center"/>
            <w:hideMark/>
          </w:tcPr>
          <w:p w14:paraId="22B96EE7" w14:textId="77777777" w:rsidR="00382BAA" w:rsidRDefault="00382BAA" w:rsidP="00C01C97">
            <w:pPr>
              <w:rPr>
                <w:rFonts w:ascii="Calibri" w:hAnsi="Calibri" w:cs="Calibri"/>
                <w:color w:val="000000"/>
                <w:sz w:val="22"/>
                <w:szCs w:val="22"/>
              </w:rPr>
            </w:pPr>
          </w:p>
        </w:tc>
        <w:tc>
          <w:tcPr>
            <w:tcW w:w="917" w:type="pct"/>
            <w:vMerge/>
            <w:tcBorders>
              <w:top w:val="nil"/>
              <w:left w:val="single" w:sz="4" w:space="0" w:color="auto"/>
              <w:bottom w:val="single" w:sz="4" w:space="0" w:color="auto"/>
              <w:right w:val="single" w:sz="4" w:space="0" w:color="auto"/>
            </w:tcBorders>
            <w:vAlign w:val="center"/>
            <w:hideMark/>
          </w:tcPr>
          <w:p w14:paraId="3EE05422" w14:textId="77777777" w:rsidR="00382BAA" w:rsidRDefault="00382BAA" w:rsidP="00C01C97">
            <w:pPr>
              <w:rPr>
                <w:rFonts w:ascii="Calibri" w:hAnsi="Calibri" w:cs="Calibri"/>
                <w:color w:val="000000"/>
                <w:sz w:val="22"/>
                <w:szCs w:val="22"/>
              </w:rPr>
            </w:pPr>
          </w:p>
        </w:tc>
      </w:tr>
      <w:tr w:rsidR="00A00AB5" w14:paraId="7047089E" w14:textId="77777777" w:rsidTr="00A00AB5">
        <w:trPr>
          <w:trHeight w:val="1500"/>
        </w:trPr>
        <w:tc>
          <w:tcPr>
            <w:tcW w:w="612" w:type="pct"/>
            <w:vMerge w:val="restart"/>
            <w:tcBorders>
              <w:top w:val="nil"/>
              <w:left w:val="single" w:sz="4" w:space="0" w:color="auto"/>
              <w:bottom w:val="single" w:sz="4" w:space="0" w:color="auto"/>
              <w:right w:val="single" w:sz="4" w:space="0" w:color="auto"/>
            </w:tcBorders>
            <w:shd w:val="clear" w:color="000000" w:fill="F2F2F2"/>
            <w:noWrap/>
            <w:vAlign w:val="center"/>
            <w:hideMark/>
          </w:tcPr>
          <w:p w14:paraId="40BF7D96"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TELEFONE</w:t>
            </w:r>
          </w:p>
        </w:tc>
        <w:tc>
          <w:tcPr>
            <w:tcW w:w="1621" w:type="pct"/>
            <w:vMerge w:val="restart"/>
            <w:tcBorders>
              <w:top w:val="nil"/>
              <w:left w:val="single" w:sz="4" w:space="0" w:color="auto"/>
              <w:bottom w:val="single" w:sz="4" w:space="0" w:color="000000"/>
              <w:right w:val="single" w:sz="4" w:space="0" w:color="auto"/>
            </w:tcBorders>
            <w:shd w:val="clear" w:color="000000" w:fill="F2F2F2"/>
            <w:vAlign w:val="center"/>
            <w:hideMark/>
          </w:tcPr>
          <w:p w14:paraId="619AFA09" w14:textId="77777777" w:rsidR="00351DF7" w:rsidRDefault="00382BAA" w:rsidP="00C01C97">
            <w:pPr>
              <w:rPr>
                <w:rFonts w:ascii="Calibri" w:hAnsi="Calibri" w:cs="Calibri"/>
                <w:color w:val="000000"/>
                <w:sz w:val="22"/>
                <w:szCs w:val="22"/>
              </w:rPr>
            </w:pPr>
            <w:r>
              <w:rPr>
                <w:rFonts w:ascii="Calibri" w:hAnsi="Calibri" w:cs="Calibri"/>
                <w:color w:val="000000"/>
                <w:sz w:val="22"/>
                <w:szCs w:val="22"/>
              </w:rPr>
              <w:t xml:space="preserve"> - Sem separadores / espaço em branco</w:t>
            </w:r>
          </w:p>
          <w:p w14:paraId="35B2C98A" w14:textId="56A9056B" w:rsidR="00F451B8" w:rsidRDefault="00F451B8" w:rsidP="00C01C97">
            <w:pPr>
              <w:rPr>
                <w:rFonts w:ascii="Calibri" w:hAnsi="Calibri" w:cs="Calibri"/>
                <w:color w:val="000000"/>
                <w:sz w:val="22"/>
                <w:szCs w:val="22"/>
              </w:rPr>
            </w:pPr>
            <w:r>
              <w:rPr>
                <w:rFonts w:ascii="Calibri" w:hAnsi="Calibri" w:cs="Calibri"/>
                <w:color w:val="000000"/>
                <w:sz w:val="22"/>
                <w:szCs w:val="22"/>
              </w:rPr>
              <w:t>- Retirar caracteres alfanuméricos</w:t>
            </w:r>
          </w:p>
          <w:p w14:paraId="25D9F484" w14:textId="2D41AE9E" w:rsidR="00351DF7" w:rsidRDefault="00382BAA" w:rsidP="00C01C97">
            <w:pPr>
              <w:rPr>
                <w:rFonts w:ascii="Calibri" w:hAnsi="Calibri" w:cs="Calibri"/>
                <w:color w:val="000000"/>
                <w:sz w:val="22"/>
                <w:szCs w:val="22"/>
              </w:rPr>
            </w:pPr>
            <w:r>
              <w:rPr>
                <w:rFonts w:ascii="Calibri" w:hAnsi="Calibri" w:cs="Calibri"/>
                <w:color w:val="000000"/>
                <w:sz w:val="22"/>
                <w:szCs w:val="22"/>
              </w:rPr>
              <w:t>- Formato DDD PREFIXO MCDU</w:t>
            </w:r>
          </w:p>
          <w:p w14:paraId="449FAF4C" w14:textId="35862EF1" w:rsidR="00351DF7" w:rsidRDefault="00382BAA" w:rsidP="00C01C97">
            <w:pPr>
              <w:rPr>
                <w:rFonts w:ascii="Calibri" w:hAnsi="Calibri" w:cs="Calibri"/>
                <w:color w:val="000000"/>
                <w:sz w:val="22"/>
                <w:szCs w:val="22"/>
              </w:rPr>
            </w:pPr>
            <w:r>
              <w:rPr>
                <w:rFonts w:ascii="Calibri" w:hAnsi="Calibri" w:cs="Calibri"/>
                <w:color w:val="000000"/>
                <w:sz w:val="22"/>
                <w:szCs w:val="22"/>
              </w:rPr>
              <w:t xml:space="preserve">    Ex Móvel: 31988888888</w:t>
            </w:r>
          </w:p>
          <w:p w14:paraId="0D41CB0C" w14:textId="653C9E8A" w:rsidR="00382BAA" w:rsidRDefault="00382BAA" w:rsidP="00C01C97">
            <w:pPr>
              <w:rPr>
                <w:rFonts w:ascii="Calibri" w:hAnsi="Calibri" w:cs="Calibri"/>
                <w:color w:val="000000"/>
                <w:sz w:val="22"/>
                <w:szCs w:val="22"/>
              </w:rPr>
            </w:pPr>
            <w:r>
              <w:rPr>
                <w:rFonts w:ascii="Calibri" w:hAnsi="Calibri" w:cs="Calibri"/>
                <w:color w:val="000000"/>
                <w:sz w:val="22"/>
                <w:szCs w:val="22"/>
              </w:rPr>
              <w:t xml:space="preserve">    Ex Fixa:      3128888888</w:t>
            </w:r>
          </w:p>
        </w:tc>
        <w:tc>
          <w:tcPr>
            <w:tcW w:w="622" w:type="pct"/>
            <w:vMerge w:val="restart"/>
            <w:tcBorders>
              <w:top w:val="nil"/>
              <w:left w:val="single" w:sz="4" w:space="0" w:color="auto"/>
              <w:bottom w:val="single" w:sz="4" w:space="0" w:color="auto"/>
              <w:right w:val="single" w:sz="4" w:space="0" w:color="auto"/>
            </w:tcBorders>
            <w:shd w:val="clear" w:color="000000" w:fill="F2F2F2"/>
            <w:noWrap/>
            <w:vAlign w:val="center"/>
            <w:hideMark/>
          </w:tcPr>
          <w:p w14:paraId="30173FE3"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String 50</w:t>
            </w:r>
          </w:p>
        </w:tc>
        <w:tc>
          <w:tcPr>
            <w:tcW w:w="1228" w:type="pct"/>
            <w:tcBorders>
              <w:top w:val="nil"/>
              <w:left w:val="nil"/>
              <w:bottom w:val="single" w:sz="4" w:space="0" w:color="auto"/>
              <w:right w:val="single" w:sz="4" w:space="0" w:color="auto"/>
            </w:tcBorders>
            <w:shd w:val="clear" w:color="000000" w:fill="F2F2F2"/>
            <w:vAlign w:val="center"/>
            <w:hideMark/>
          </w:tcPr>
          <w:p w14:paraId="06FAA79B"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SE length(ENTIDADE) &gt; 12 or length(ENTIDADE) &lt; 7 or substr(PREFIXO,1,1) = 1</w:t>
            </w:r>
            <w:r>
              <w:rPr>
                <w:rFonts w:ascii="Calibri" w:hAnsi="Calibri" w:cs="Calibri"/>
                <w:color w:val="000000"/>
                <w:sz w:val="22"/>
                <w:szCs w:val="22"/>
              </w:rPr>
              <w:br/>
              <w:t xml:space="preserve">  Marca flag de erro </w:t>
            </w:r>
          </w:p>
        </w:tc>
        <w:tc>
          <w:tcPr>
            <w:tcW w:w="917" w:type="pct"/>
            <w:tcBorders>
              <w:top w:val="nil"/>
              <w:left w:val="nil"/>
              <w:bottom w:val="single" w:sz="4" w:space="0" w:color="auto"/>
              <w:right w:val="single" w:sz="4" w:space="0" w:color="auto"/>
            </w:tcBorders>
            <w:shd w:val="clear" w:color="000000" w:fill="F2F2F2"/>
            <w:noWrap/>
            <w:vAlign w:val="center"/>
            <w:hideMark/>
          </w:tcPr>
          <w:p w14:paraId="58FCAB5E"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N/A</w:t>
            </w:r>
          </w:p>
        </w:tc>
      </w:tr>
      <w:tr w:rsidR="00A00AB5" w14:paraId="5EB1D349" w14:textId="77777777" w:rsidTr="00A00AB5">
        <w:trPr>
          <w:trHeight w:val="1200"/>
        </w:trPr>
        <w:tc>
          <w:tcPr>
            <w:tcW w:w="612" w:type="pct"/>
            <w:vMerge/>
            <w:tcBorders>
              <w:top w:val="nil"/>
              <w:left w:val="single" w:sz="4" w:space="0" w:color="auto"/>
              <w:bottom w:val="single" w:sz="4" w:space="0" w:color="auto"/>
              <w:right w:val="single" w:sz="4" w:space="0" w:color="auto"/>
            </w:tcBorders>
            <w:vAlign w:val="center"/>
            <w:hideMark/>
          </w:tcPr>
          <w:p w14:paraId="70227C92" w14:textId="77777777" w:rsidR="00382BAA" w:rsidRDefault="00382BAA" w:rsidP="00C01C97">
            <w:pPr>
              <w:rPr>
                <w:rFonts w:ascii="Calibri" w:hAnsi="Calibri" w:cs="Calibri"/>
                <w:color w:val="000000"/>
                <w:sz w:val="22"/>
                <w:szCs w:val="22"/>
              </w:rPr>
            </w:pPr>
          </w:p>
        </w:tc>
        <w:tc>
          <w:tcPr>
            <w:tcW w:w="1621" w:type="pct"/>
            <w:vMerge/>
            <w:tcBorders>
              <w:top w:val="nil"/>
              <w:left w:val="single" w:sz="4" w:space="0" w:color="auto"/>
              <w:bottom w:val="single" w:sz="4" w:space="0" w:color="000000"/>
              <w:right w:val="single" w:sz="4" w:space="0" w:color="auto"/>
            </w:tcBorders>
            <w:vAlign w:val="center"/>
            <w:hideMark/>
          </w:tcPr>
          <w:p w14:paraId="7611F1E2" w14:textId="77777777" w:rsidR="00382BAA" w:rsidRDefault="00382BAA" w:rsidP="00C01C97">
            <w:pPr>
              <w:rPr>
                <w:rFonts w:ascii="Calibri" w:hAnsi="Calibri" w:cs="Calibri"/>
                <w:color w:val="000000"/>
                <w:sz w:val="22"/>
                <w:szCs w:val="22"/>
              </w:rPr>
            </w:pPr>
          </w:p>
        </w:tc>
        <w:tc>
          <w:tcPr>
            <w:tcW w:w="622" w:type="pct"/>
            <w:vMerge/>
            <w:tcBorders>
              <w:top w:val="nil"/>
              <w:left w:val="single" w:sz="4" w:space="0" w:color="auto"/>
              <w:bottom w:val="single" w:sz="4" w:space="0" w:color="auto"/>
              <w:right w:val="single" w:sz="4" w:space="0" w:color="auto"/>
            </w:tcBorders>
            <w:vAlign w:val="center"/>
            <w:hideMark/>
          </w:tcPr>
          <w:p w14:paraId="29796D41" w14:textId="77777777" w:rsidR="00382BAA" w:rsidRDefault="00382BAA" w:rsidP="00C01C97">
            <w:pPr>
              <w:rPr>
                <w:rFonts w:ascii="Calibri" w:hAnsi="Calibri" w:cs="Calibri"/>
                <w:color w:val="000000"/>
                <w:sz w:val="22"/>
                <w:szCs w:val="22"/>
              </w:rPr>
            </w:pPr>
          </w:p>
        </w:tc>
        <w:tc>
          <w:tcPr>
            <w:tcW w:w="1228" w:type="pct"/>
            <w:tcBorders>
              <w:top w:val="nil"/>
              <w:left w:val="nil"/>
              <w:bottom w:val="single" w:sz="4" w:space="0" w:color="auto"/>
              <w:right w:val="single" w:sz="4" w:space="0" w:color="auto"/>
            </w:tcBorders>
            <w:shd w:val="clear" w:color="000000" w:fill="F2F2F2"/>
            <w:vAlign w:val="center"/>
            <w:hideMark/>
          </w:tcPr>
          <w:p w14:paraId="32611DB9"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Caso não possua alguma algumas das informações (DDD PREFIXO MCDU), o campo será armazenado de forma não normalizada</w:t>
            </w:r>
          </w:p>
        </w:tc>
        <w:tc>
          <w:tcPr>
            <w:tcW w:w="917" w:type="pct"/>
            <w:tcBorders>
              <w:top w:val="nil"/>
              <w:left w:val="nil"/>
              <w:bottom w:val="single" w:sz="4" w:space="0" w:color="auto"/>
              <w:right w:val="single" w:sz="4" w:space="0" w:color="auto"/>
            </w:tcBorders>
            <w:shd w:val="clear" w:color="000000" w:fill="F2F2F2"/>
            <w:noWrap/>
            <w:vAlign w:val="center"/>
            <w:hideMark/>
          </w:tcPr>
          <w:p w14:paraId="52BE0425"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N/A</w:t>
            </w:r>
          </w:p>
        </w:tc>
      </w:tr>
      <w:tr w:rsidR="00A00AB5" w14:paraId="37A7B412" w14:textId="77777777" w:rsidTr="00A00AB5">
        <w:trPr>
          <w:trHeight w:val="300"/>
        </w:trPr>
        <w:tc>
          <w:tcPr>
            <w:tcW w:w="612" w:type="pct"/>
            <w:tcBorders>
              <w:top w:val="nil"/>
              <w:left w:val="single" w:sz="4" w:space="0" w:color="auto"/>
              <w:bottom w:val="single" w:sz="4" w:space="0" w:color="auto"/>
              <w:right w:val="single" w:sz="4" w:space="0" w:color="auto"/>
            </w:tcBorders>
            <w:shd w:val="clear" w:color="000000" w:fill="FFFFFF"/>
            <w:noWrap/>
            <w:vAlign w:val="center"/>
            <w:hideMark/>
          </w:tcPr>
          <w:p w14:paraId="67037B2C"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LOGIN</w:t>
            </w:r>
          </w:p>
        </w:tc>
        <w:tc>
          <w:tcPr>
            <w:tcW w:w="1621" w:type="pct"/>
            <w:tcBorders>
              <w:top w:val="nil"/>
              <w:left w:val="nil"/>
              <w:bottom w:val="single" w:sz="4" w:space="0" w:color="auto"/>
              <w:right w:val="single" w:sz="4" w:space="0" w:color="auto"/>
            </w:tcBorders>
            <w:shd w:val="clear" w:color="000000" w:fill="FFFFFF"/>
            <w:noWrap/>
            <w:vAlign w:val="center"/>
            <w:hideMark/>
          </w:tcPr>
          <w:p w14:paraId="0B993728"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Normalização para maiúsculo</w:t>
            </w:r>
          </w:p>
        </w:tc>
        <w:tc>
          <w:tcPr>
            <w:tcW w:w="622" w:type="pct"/>
            <w:tcBorders>
              <w:top w:val="nil"/>
              <w:left w:val="nil"/>
              <w:bottom w:val="single" w:sz="4" w:space="0" w:color="auto"/>
              <w:right w:val="single" w:sz="4" w:space="0" w:color="auto"/>
            </w:tcBorders>
            <w:shd w:val="clear" w:color="000000" w:fill="FFFFFF"/>
            <w:noWrap/>
            <w:vAlign w:val="center"/>
            <w:hideMark/>
          </w:tcPr>
          <w:p w14:paraId="0FE5A9CA"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N/A</w:t>
            </w:r>
          </w:p>
        </w:tc>
        <w:tc>
          <w:tcPr>
            <w:tcW w:w="1228" w:type="pct"/>
            <w:tcBorders>
              <w:top w:val="nil"/>
              <w:left w:val="nil"/>
              <w:bottom w:val="single" w:sz="4" w:space="0" w:color="auto"/>
              <w:right w:val="single" w:sz="4" w:space="0" w:color="auto"/>
            </w:tcBorders>
            <w:shd w:val="clear" w:color="000000" w:fill="FFFFFF"/>
            <w:noWrap/>
            <w:vAlign w:val="center"/>
            <w:hideMark/>
          </w:tcPr>
          <w:p w14:paraId="78AF5CF5"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N/A</w:t>
            </w:r>
          </w:p>
        </w:tc>
        <w:tc>
          <w:tcPr>
            <w:tcW w:w="917" w:type="pct"/>
            <w:tcBorders>
              <w:top w:val="nil"/>
              <w:left w:val="nil"/>
              <w:bottom w:val="single" w:sz="4" w:space="0" w:color="auto"/>
              <w:right w:val="single" w:sz="4" w:space="0" w:color="auto"/>
            </w:tcBorders>
            <w:shd w:val="clear" w:color="000000" w:fill="FFFFFF"/>
            <w:noWrap/>
            <w:vAlign w:val="center"/>
            <w:hideMark/>
          </w:tcPr>
          <w:p w14:paraId="7A8E1424"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N/A</w:t>
            </w:r>
          </w:p>
        </w:tc>
      </w:tr>
      <w:tr w:rsidR="00A00AB5" w14:paraId="2B37696D" w14:textId="77777777" w:rsidTr="00A00AB5">
        <w:trPr>
          <w:trHeight w:val="900"/>
        </w:trPr>
        <w:tc>
          <w:tcPr>
            <w:tcW w:w="612" w:type="pct"/>
            <w:tcBorders>
              <w:top w:val="nil"/>
              <w:left w:val="single" w:sz="4" w:space="0" w:color="auto"/>
              <w:bottom w:val="single" w:sz="4" w:space="0" w:color="auto"/>
              <w:right w:val="single" w:sz="4" w:space="0" w:color="auto"/>
            </w:tcBorders>
            <w:shd w:val="clear" w:color="000000" w:fill="F2F2F2"/>
            <w:noWrap/>
            <w:vAlign w:val="bottom"/>
            <w:hideMark/>
          </w:tcPr>
          <w:p w14:paraId="37B3EE48"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CEP</w:t>
            </w:r>
          </w:p>
        </w:tc>
        <w:tc>
          <w:tcPr>
            <w:tcW w:w="1621" w:type="pct"/>
            <w:tcBorders>
              <w:top w:val="nil"/>
              <w:left w:val="nil"/>
              <w:bottom w:val="single" w:sz="4" w:space="0" w:color="auto"/>
              <w:right w:val="single" w:sz="4" w:space="0" w:color="auto"/>
            </w:tcBorders>
            <w:shd w:val="clear" w:color="000000" w:fill="F2F2F2"/>
            <w:noWrap/>
            <w:vAlign w:val="center"/>
            <w:hideMark/>
          </w:tcPr>
          <w:p w14:paraId="0CC90E89"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Retirar caracteres "-", "." e " "</w:t>
            </w:r>
          </w:p>
        </w:tc>
        <w:tc>
          <w:tcPr>
            <w:tcW w:w="622" w:type="pct"/>
            <w:tcBorders>
              <w:top w:val="nil"/>
              <w:left w:val="nil"/>
              <w:bottom w:val="single" w:sz="4" w:space="0" w:color="auto"/>
              <w:right w:val="single" w:sz="4" w:space="0" w:color="auto"/>
            </w:tcBorders>
            <w:shd w:val="clear" w:color="000000" w:fill="F2F2F2"/>
            <w:noWrap/>
            <w:vAlign w:val="bottom"/>
            <w:hideMark/>
          </w:tcPr>
          <w:p w14:paraId="183F5119" w14:textId="77777777" w:rsidR="00382BAA" w:rsidRDefault="00382BAA" w:rsidP="00C01C97">
            <w:pPr>
              <w:jc w:val="right"/>
              <w:rPr>
                <w:rFonts w:ascii="Calibri" w:hAnsi="Calibri" w:cs="Calibri"/>
                <w:color w:val="000000"/>
                <w:sz w:val="22"/>
                <w:szCs w:val="22"/>
              </w:rPr>
            </w:pPr>
            <w:r>
              <w:rPr>
                <w:rFonts w:ascii="Calibri" w:hAnsi="Calibri" w:cs="Calibri"/>
                <w:color w:val="000000"/>
                <w:sz w:val="22"/>
                <w:szCs w:val="22"/>
              </w:rPr>
              <w:t>8</w:t>
            </w:r>
          </w:p>
        </w:tc>
        <w:tc>
          <w:tcPr>
            <w:tcW w:w="1228" w:type="pct"/>
            <w:tcBorders>
              <w:top w:val="nil"/>
              <w:left w:val="nil"/>
              <w:bottom w:val="single" w:sz="4" w:space="0" w:color="auto"/>
              <w:right w:val="single" w:sz="4" w:space="0" w:color="auto"/>
            </w:tcBorders>
            <w:shd w:val="clear" w:color="000000" w:fill="F2F2F2"/>
            <w:vAlign w:val="center"/>
            <w:hideMark/>
          </w:tcPr>
          <w:p w14:paraId="1218221F" w14:textId="5F6E2E5A" w:rsidR="008B22CC" w:rsidRDefault="008B22CC" w:rsidP="00C01C97">
            <w:pPr>
              <w:rPr>
                <w:rFonts w:ascii="Calibri" w:hAnsi="Calibri" w:cs="Calibri"/>
                <w:color w:val="000000"/>
                <w:sz w:val="22"/>
                <w:szCs w:val="22"/>
              </w:rPr>
            </w:pPr>
            <w:r>
              <w:rPr>
                <w:rFonts w:ascii="Calibri" w:hAnsi="Calibri" w:cs="Calibri"/>
                <w:color w:val="000000"/>
                <w:sz w:val="22"/>
                <w:szCs w:val="22"/>
              </w:rPr>
              <w:t>SE length(ENTIDADE)=7</w:t>
            </w:r>
          </w:p>
          <w:p w14:paraId="20F50C16" w14:textId="1F6DF345" w:rsidR="008B22CC" w:rsidRDefault="008B22CC" w:rsidP="00C01C97">
            <w:pPr>
              <w:rPr>
                <w:rFonts w:ascii="Calibri" w:hAnsi="Calibri" w:cs="Calibri"/>
                <w:color w:val="000000"/>
                <w:sz w:val="22"/>
                <w:szCs w:val="22"/>
              </w:rPr>
            </w:pPr>
            <w:r>
              <w:rPr>
                <w:rFonts w:ascii="Calibri" w:hAnsi="Calibri" w:cs="Calibri"/>
                <w:color w:val="000000"/>
                <w:sz w:val="22"/>
                <w:szCs w:val="22"/>
              </w:rPr>
              <w:t xml:space="preserve">   </w:t>
            </w:r>
            <w:r w:rsidR="00266CC3">
              <w:rPr>
                <w:rFonts w:ascii="Calibri" w:hAnsi="Calibri" w:cs="Calibri"/>
                <w:color w:val="000000"/>
                <w:sz w:val="22"/>
                <w:szCs w:val="22"/>
              </w:rPr>
              <w:t>CONCAT(“0”,</w:t>
            </w:r>
            <w:r>
              <w:rPr>
                <w:rFonts w:ascii="Calibri" w:hAnsi="Calibri" w:cs="Calibri"/>
                <w:color w:val="000000"/>
                <w:sz w:val="22"/>
                <w:szCs w:val="22"/>
              </w:rPr>
              <w:t>ENTIDADE)</w:t>
            </w:r>
          </w:p>
          <w:p w14:paraId="13951EB5" w14:textId="07F510C3" w:rsidR="008B22CC" w:rsidRDefault="008B22CC" w:rsidP="00C01C97">
            <w:pPr>
              <w:rPr>
                <w:rFonts w:ascii="Calibri" w:hAnsi="Calibri" w:cs="Calibri"/>
                <w:color w:val="000000"/>
                <w:sz w:val="22"/>
                <w:szCs w:val="22"/>
              </w:rPr>
            </w:pPr>
            <w:r>
              <w:rPr>
                <w:rFonts w:ascii="Calibri" w:hAnsi="Calibri" w:cs="Calibri"/>
                <w:color w:val="000000"/>
                <w:sz w:val="22"/>
                <w:szCs w:val="22"/>
              </w:rPr>
              <w:t>FIM SE</w:t>
            </w:r>
          </w:p>
          <w:p w14:paraId="5016EFD1"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SE length(ENTIDADE) != TAMANHO or ENTIDADE is not NUMBER</w:t>
            </w:r>
            <w:r>
              <w:rPr>
                <w:rFonts w:ascii="Calibri" w:hAnsi="Calibri" w:cs="Calibri"/>
                <w:color w:val="000000"/>
                <w:sz w:val="22"/>
                <w:szCs w:val="22"/>
              </w:rPr>
              <w:br/>
              <w:t xml:space="preserve">  - Armazena na tabela de ERRO</w:t>
            </w:r>
          </w:p>
        </w:tc>
        <w:tc>
          <w:tcPr>
            <w:tcW w:w="917" w:type="pct"/>
            <w:tcBorders>
              <w:top w:val="nil"/>
              <w:left w:val="nil"/>
              <w:bottom w:val="single" w:sz="4" w:space="0" w:color="auto"/>
              <w:right w:val="single" w:sz="4" w:space="0" w:color="auto"/>
            </w:tcBorders>
            <w:shd w:val="clear" w:color="000000" w:fill="F2F2F2"/>
            <w:noWrap/>
            <w:vAlign w:val="center"/>
            <w:hideMark/>
          </w:tcPr>
          <w:p w14:paraId="1AFB068F" w14:textId="77777777" w:rsidR="00382BAA" w:rsidRDefault="00382BAA" w:rsidP="00C01C97">
            <w:pPr>
              <w:rPr>
                <w:rFonts w:ascii="Calibri" w:hAnsi="Calibri" w:cs="Calibri"/>
                <w:color w:val="000000"/>
                <w:sz w:val="22"/>
                <w:szCs w:val="22"/>
              </w:rPr>
            </w:pPr>
            <w:r>
              <w:rPr>
                <w:rFonts w:ascii="Calibri" w:hAnsi="Calibri" w:cs="Calibri"/>
                <w:color w:val="000000"/>
                <w:sz w:val="22"/>
                <w:szCs w:val="22"/>
              </w:rPr>
              <w:t>A SER DEFINIDA</w:t>
            </w:r>
          </w:p>
        </w:tc>
      </w:tr>
    </w:tbl>
    <w:p w14:paraId="2CF1F370" w14:textId="5AC7C0DF" w:rsidR="00E61F99" w:rsidRPr="00AA327B" w:rsidRDefault="00E61F99" w:rsidP="00C01C97">
      <w:pPr>
        <w:rPr>
          <w:lang w:eastAsia="en-US"/>
        </w:rPr>
      </w:pPr>
    </w:p>
    <w:p w14:paraId="1619535B" w14:textId="77777777" w:rsidR="00E61F99" w:rsidRDefault="00E61F99" w:rsidP="00C01C97">
      <w:pPr>
        <w:rPr>
          <w:lang w:eastAsia="en-US"/>
        </w:rPr>
      </w:pPr>
    </w:p>
    <w:p w14:paraId="412983D5" w14:textId="2CA3597B" w:rsidR="001B1556" w:rsidRDefault="001B1556" w:rsidP="00C01C97">
      <w:pPr>
        <w:pStyle w:val="Heading5"/>
      </w:pPr>
      <w:r w:rsidRPr="00AA327B">
        <w:t>Normalização dos End</w:t>
      </w:r>
      <w:r w:rsidRPr="001B1556">
        <w:t>ereços</w:t>
      </w:r>
    </w:p>
    <w:p w14:paraId="31061642" w14:textId="77777777" w:rsidR="000643AE" w:rsidRDefault="000643AE" w:rsidP="000643AE">
      <w:pPr>
        <w:rPr>
          <w:lang w:eastAsia="en-US"/>
        </w:rPr>
      </w:pPr>
    </w:p>
    <w:p w14:paraId="60116980" w14:textId="77777777" w:rsidR="000643AE" w:rsidRDefault="000643AE" w:rsidP="000643AE">
      <w:pPr>
        <w:rPr>
          <w:lang w:eastAsia="en-US"/>
        </w:rPr>
      </w:pPr>
    </w:p>
    <w:tbl>
      <w:tblPr>
        <w:tblW w:w="5669" w:type="dxa"/>
        <w:tblInd w:w="-5" w:type="dxa"/>
        <w:tblCellMar>
          <w:left w:w="70" w:type="dxa"/>
          <w:right w:w="70" w:type="dxa"/>
        </w:tblCellMar>
        <w:tblLook w:val="04A0" w:firstRow="1" w:lastRow="0" w:firstColumn="1" w:lastColumn="0" w:noHBand="0" w:noVBand="1"/>
      </w:tblPr>
      <w:tblGrid>
        <w:gridCol w:w="1632"/>
        <w:gridCol w:w="876"/>
        <w:gridCol w:w="1340"/>
        <w:gridCol w:w="1821"/>
      </w:tblGrid>
      <w:tr w:rsidR="000643AE" w:rsidRPr="00076AF9" w14:paraId="5B4778C9" w14:textId="77777777" w:rsidTr="005A4AE5">
        <w:trPr>
          <w:trHeight w:val="300"/>
        </w:trPr>
        <w:tc>
          <w:tcPr>
            <w:tcW w:w="5669" w:type="dxa"/>
            <w:gridSpan w:val="4"/>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7094FCF" w14:textId="77777777" w:rsidR="000643AE" w:rsidRPr="00D976F6" w:rsidRDefault="000643AE" w:rsidP="005A4AE5">
            <w:pPr>
              <w:jc w:val="center"/>
              <w:rPr>
                <w:rFonts w:cs="Arial"/>
                <w:color w:val="000000"/>
                <w:sz w:val="20"/>
                <w:szCs w:val="20"/>
              </w:rPr>
            </w:pPr>
            <w:r w:rsidRPr="00D976F6">
              <w:rPr>
                <w:rFonts w:cs="Arial"/>
                <w:color w:val="000000"/>
                <w:sz w:val="20"/>
                <w:szCs w:val="20"/>
                <w:lang w:val="en-US" w:eastAsia="en-US"/>
              </w:rPr>
              <w:t>FMS_R_NORM_ENDERECO</w:t>
            </w:r>
          </w:p>
        </w:tc>
      </w:tr>
      <w:tr w:rsidR="000643AE" w:rsidRPr="00076AF9" w14:paraId="6C0B6CCA" w14:textId="77777777" w:rsidTr="005A4AE5">
        <w:trPr>
          <w:trHeight w:val="300"/>
        </w:trPr>
        <w:tc>
          <w:tcPr>
            <w:tcW w:w="1632" w:type="dxa"/>
            <w:tcBorders>
              <w:top w:val="nil"/>
              <w:left w:val="single" w:sz="4" w:space="0" w:color="auto"/>
              <w:bottom w:val="single" w:sz="4" w:space="0" w:color="auto"/>
              <w:right w:val="single" w:sz="4" w:space="0" w:color="auto"/>
            </w:tcBorders>
            <w:shd w:val="clear" w:color="000000" w:fill="BFBFBF"/>
            <w:noWrap/>
            <w:vAlign w:val="center"/>
            <w:hideMark/>
          </w:tcPr>
          <w:p w14:paraId="5FF1A6E3" w14:textId="77777777" w:rsidR="000643AE" w:rsidRPr="00D976F6" w:rsidRDefault="000643AE" w:rsidP="005A4AE5">
            <w:pPr>
              <w:jc w:val="center"/>
              <w:rPr>
                <w:rFonts w:cs="Arial"/>
                <w:color w:val="000000"/>
                <w:sz w:val="20"/>
                <w:szCs w:val="20"/>
              </w:rPr>
            </w:pPr>
            <w:r w:rsidRPr="00D976F6">
              <w:rPr>
                <w:rFonts w:cs="Arial"/>
                <w:color w:val="000000"/>
                <w:sz w:val="20"/>
                <w:szCs w:val="20"/>
              </w:rPr>
              <w:t>CAMPO</w:t>
            </w:r>
          </w:p>
        </w:tc>
        <w:tc>
          <w:tcPr>
            <w:tcW w:w="876" w:type="dxa"/>
            <w:tcBorders>
              <w:top w:val="nil"/>
              <w:left w:val="nil"/>
              <w:bottom w:val="single" w:sz="4" w:space="0" w:color="auto"/>
              <w:right w:val="single" w:sz="4" w:space="0" w:color="auto"/>
            </w:tcBorders>
            <w:shd w:val="clear" w:color="000000" w:fill="BFBFBF"/>
            <w:noWrap/>
            <w:vAlign w:val="center"/>
            <w:hideMark/>
          </w:tcPr>
          <w:p w14:paraId="549C3392" w14:textId="77777777" w:rsidR="000643AE" w:rsidRPr="00D976F6" w:rsidRDefault="000643AE" w:rsidP="005A4AE5">
            <w:pPr>
              <w:jc w:val="center"/>
              <w:rPr>
                <w:rFonts w:cs="Arial"/>
                <w:color w:val="000000"/>
                <w:sz w:val="20"/>
                <w:szCs w:val="20"/>
              </w:rPr>
            </w:pPr>
            <w:r w:rsidRPr="00D976F6">
              <w:rPr>
                <w:rFonts w:cs="Arial"/>
                <w:color w:val="000000"/>
                <w:sz w:val="20"/>
                <w:szCs w:val="20"/>
              </w:rPr>
              <w:t>TIPO</w:t>
            </w:r>
          </w:p>
        </w:tc>
        <w:tc>
          <w:tcPr>
            <w:tcW w:w="1340" w:type="dxa"/>
            <w:tcBorders>
              <w:top w:val="nil"/>
              <w:left w:val="nil"/>
              <w:bottom w:val="single" w:sz="4" w:space="0" w:color="auto"/>
              <w:right w:val="single" w:sz="4" w:space="0" w:color="auto"/>
            </w:tcBorders>
            <w:shd w:val="clear" w:color="000000" w:fill="BFBFBF"/>
            <w:noWrap/>
            <w:vAlign w:val="center"/>
            <w:hideMark/>
          </w:tcPr>
          <w:p w14:paraId="07735178" w14:textId="77777777" w:rsidR="000643AE" w:rsidRPr="00D976F6" w:rsidRDefault="000643AE" w:rsidP="005A4AE5">
            <w:pPr>
              <w:jc w:val="center"/>
              <w:rPr>
                <w:rFonts w:cs="Arial"/>
                <w:color w:val="000000"/>
                <w:sz w:val="20"/>
                <w:szCs w:val="20"/>
              </w:rPr>
            </w:pPr>
            <w:r w:rsidRPr="00D976F6">
              <w:rPr>
                <w:rFonts w:cs="Arial"/>
                <w:color w:val="000000"/>
                <w:sz w:val="20"/>
                <w:szCs w:val="20"/>
              </w:rPr>
              <w:t>TAMANHO</w:t>
            </w:r>
          </w:p>
        </w:tc>
        <w:tc>
          <w:tcPr>
            <w:tcW w:w="1821" w:type="dxa"/>
            <w:tcBorders>
              <w:top w:val="nil"/>
              <w:left w:val="nil"/>
              <w:bottom w:val="single" w:sz="4" w:space="0" w:color="auto"/>
              <w:right w:val="single" w:sz="4" w:space="0" w:color="auto"/>
            </w:tcBorders>
            <w:shd w:val="clear" w:color="000000" w:fill="BFBFBF"/>
            <w:noWrap/>
            <w:vAlign w:val="center"/>
            <w:hideMark/>
          </w:tcPr>
          <w:p w14:paraId="6E090B82" w14:textId="77777777" w:rsidR="000643AE" w:rsidRPr="00D976F6" w:rsidRDefault="000643AE" w:rsidP="005A4AE5">
            <w:pPr>
              <w:jc w:val="center"/>
              <w:rPr>
                <w:rFonts w:cs="Arial"/>
                <w:color w:val="000000"/>
                <w:sz w:val="20"/>
                <w:szCs w:val="20"/>
              </w:rPr>
            </w:pPr>
            <w:r w:rsidRPr="00D976F6">
              <w:rPr>
                <w:rFonts w:cs="Arial"/>
                <w:color w:val="000000"/>
                <w:sz w:val="20"/>
                <w:szCs w:val="20"/>
              </w:rPr>
              <w:t>OBSERVAÇÃO</w:t>
            </w:r>
          </w:p>
        </w:tc>
      </w:tr>
      <w:tr w:rsidR="000643AE" w:rsidRPr="00076AF9" w14:paraId="07E2AB72" w14:textId="77777777" w:rsidTr="005A4AE5">
        <w:trPr>
          <w:trHeight w:val="300"/>
        </w:trPr>
        <w:tc>
          <w:tcPr>
            <w:tcW w:w="1632" w:type="dxa"/>
            <w:tcBorders>
              <w:top w:val="nil"/>
              <w:left w:val="single" w:sz="4" w:space="0" w:color="auto"/>
              <w:bottom w:val="single" w:sz="4" w:space="0" w:color="auto"/>
              <w:right w:val="single" w:sz="4" w:space="0" w:color="auto"/>
            </w:tcBorders>
            <w:shd w:val="clear" w:color="auto" w:fill="auto"/>
            <w:noWrap/>
            <w:vAlign w:val="bottom"/>
            <w:hideMark/>
          </w:tcPr>
          <w:p w14:paraId="0D597740" w14:textId="77777777" w:rsidR="000643AE" w:rsidRPr="00D976F6" w:rsidRDefault="000643AE" w:rsidP="005A4AE5">
            <w:pPr>
              <w:jc w:val="left"/>
              <w:rPr>
                <w:rFonts w:cs="Arial"/>
                <w:color w:val="000000"/>
                <w:sz w:val="20"/>
                <w:szCs w:val="20"/>
              </w:rPr>
            </w:pPr>
            <w:r w:rsidRPr="00D976F6">
              <w:rPr>
                <w:rFonts w:cs="Arial"/>
                <w:color w:val="000000"/>
                <w:sz w:val="20"/>
                <w:szCs w:val="20"/>
              </w:rPr>
              <w:t>ID_NORM</w:t>
            </w:r>
          </w:p>
        </w:tc>
        <w:tc>
          <w:tcPr>
            <w:tcW w:w="876" w:type="dxa"/>
            <w:tcBorders>
              <w:top w:val="nil"/>
              <w:left w:val="nil"/>
              <w:bottom w:val="single" w:sz="4" w:space="0" w:color="auto"/>
              <w:right w:val="single" w:sz="4" w:space="0" w:color="auto"/>
            </w:tcBorders>
            <w:shd w:val="clear" w:color="auto" w:fill="auto"/>
            <w:noWrap/>
            <w:vAlign w:val="bottom"/>
            <w:hideMark/>
          </w:tcPr>
          <w:p w14:paraId="3C407B16" w14:textId="77777777" w:rsidR="000643AE" w:rsidRPr="00D976F6" w:rsidRDefault="000643AE" w:rsidP="005A4AE5">
            <w:pPr>
              <w:jc w:val="left"/>
              <w:rPr>
                <w:rFonts w:cs="Arial"/>
                <w:color w:val="000000"/>
                <w:sz w:val="20"/>
                <w:szCs w:val="20"/>
              </w:rPr>
            </w:pPr>
            <w:r w:rsidRPr="00D976F6">
              <w:rPr>
                <w:rFonts w:cs="Arial"/>
                <w:color w:val="000000"/>
                <w:sz w:val="20"/>
                <w:szCs w:val="20"/>
              </w:rPr>
              <w:t>Number</w:t>
            </w:r>
          </w:p>
        </w:tc>
        <w:tc>
          <w:tcPr>
            <w:tcW w:w="1340" w:type="dxa"/>
            <w:tcBorders>
              <w:top w:val="nil"/>
              <w:left w:val="nil"/>
              <w:bottom w:val="single" w:sz="4" w:space="0" w:color="auto"/>
              <w:right w:val="single" w:sz="4" w:space="0" w:color="auto"/>
            </w:tcBorders>
            <w:shd w:val="clear" w:color="auto" w:fill="auto"/>
            <w:noWrap/>
            <w:vAlign w:val="bottom"/>
            <w:hideMark/>
          </w:tcPr>
          <w:p w14:paraId="10BED49C" w14:textId="77777777" w:rsidR="000643AE" w:rsidRPr="00D976F6" w:rsidRDefault="000643AE" w:rsidP="005A4AE5">
            <w:pPr>
              <w:jc w:val="right"/>
              <w:rPr>
                <w:rFonts w:cs="Arial"/>
                <w:color w:val="000000"/>
                <w:sz w:val="20"/>
                <w:szCs w:val="20"/>
              </w:rPr>
            </w:pPr>
            <w:r w:rsidRPr="00D976F6">
              <w:rPr>
                <w:rFonts w:cs="Arial"/>
                <w:color w:val="000000"/>
                <w:sz w:val="20"/>
                <w:szCs w:val="20"/>
              </w:rPr>
              <w:t>10</w:t>
            </w:r>
          </w:p>
        </w:tc>
        <w:tc>
          <w:tcPr>
            <w:tcW w:w="1821" w:type="dxa"/>
            <w:tcBorders>
              <w:top w:val="nil"/>
              <w:left w:val="nil"/>
              <w:bottom w:val="single" w:sz="4" w:space="0" w:color="auto"/>
              <w:right w:val="single" w:sz="4" w:space="0" w:color="auto"/>
            </w:tcBorders>
            <w:shd w:val="clear" w:color="auto" w:fill="auto"/>
            <w:noWrap/>
            <w:vAlign w:val="bottom"/>
            <w:hideMark/>
          </w:tcPr>
          <w:p w14:paraId="03EF2171" w14:textId="77777777" w:rsidR="000643AE" w:rsidRPr="00D976F6" w:rsidRDefault="000643AE" w:rsidP="005A4AE5">
            <w:pPr>
              <w:jc w:val="left"/>
              <w:rPr>
                <w:rFonts w:cs="Arial"/>
                <w:color w:val="000000"/>
                <w:sz w:val="20"/>
                <w:szCs w:val="20"/>
              </w:rPr>
            </w:pPr>
            <w:r w:rsidRPr="00D976F6">
              <w:rPr>
                <w:rFonts w:cs="Arial"/>
                <w:color w:val="000000"/>
                <w:sz w:val="20"/>
                <w:szCs w:val="20"/>
              </w:rPr>
              <w:t>Chave/Sequence</w:t>
            </w:r>
          </w:p>
        </w:tc>
      </w:tr>
      <w:tr w:rsidR="000643AE" w:rsidRPr="00076AF9" w14:paraId="439936FB" w14:textId="77777777" w:rsidTr="005A4AE5">
        <w:trPr>
          <w:trHeight w:val="300"/>
        </w:trPr>
        <w:tc>
          <w:tcPr>
            <w:tcW w:w="1632" w:type="dxa"/>
            <w:tcBorders>
              <w:top w:val="nil"/>
              <w:left w:val="single" w:sz="4" w:space="0" w:color="auto"/>
              <w:bottom w:val="single" w:sz="4" w:space="0" w:color="auto"/>
              <w:right w:val="single" w:sz="4" w:space="0" w:color="auto"/>
            </w:tcBorders>
            <w:shd w:val="clear" w:color="auto" w:fill="auto"/>
            <w:noWrap/>
            <w:vAlign w:val="bottom"/>
            <w:hideMark/>
          </w:tcPr>
          <w:p w14:paraId="1DD7DB28" w14:textId="77777777" w:rsidR="000643AE" w:rsidRPr="00D976F6" w:rsidRDefault="000643AE" w:rsidP="005A4AE5">
            <w:pPr>
              <w:jc w:val="left"/>
              <w:rPr>
                <w:rFonts w:cs="Arial"/>
                <w:color w:val="000000"/>
                <w:sz w:val="20"/>
                <w:szCs w:val="20"/>
              </w:rPr>
            </w:pPr>
            <w:r w:rsidRPr="00D976F6">
              <w:rPr>
                <w:rFonts w:cs="Arial"/>
                <w:color w:val="000000"/>
                <w:sz w:val="20"/>
                <w:szCs w:val="20"/>
              </w:rPr>
              <w:t>NORMALIZADO</w:t>
            </w:r>
          </w:p>
        </w:tc>
        <w:tc>
          <w:tcPr>
            <w:tcW w:w="876" w:type="dxa"/>
            <w:tcBorders>
              <w:top w:val="nil"/>
              <w:left w:val="nil"/>
              <w:bottom w:val="single" w:sz="4" w:space="0" w:color="auto"/>
              <w:right w:val="single" w:sz="4" w:space="0" w:color="auto"/>
            </w:tcBorders>
            <w:shd w:val="clear" w:color="auto" w:fill="auto"/>
            <w:noWrap/>
            <w:vAlign w:val="bottom"/>
            <w:hideMark/>
          </w:tcPr>
          <w:p w14:paraId="7CFF3D7B" w14:textId="77777777" w:rsidR="000643AE" w:rsidRPr="00D976F6" w:rsidRDefault="000643AE" w:rsidP="005A4AE5">
            <w:pPr>
              <w:jc w:val="left"/>
              <w:rPr>
                <w:rFonts w:cs="Arial"/>
                <w:color w:val="000000"/>
                <w:sz w:val="20"/>
                <w:szCs w:val="20"/>
              </w:rPr>
            </w:pPr>
            <w:r w:rsidRPr="00D976F6">
              <w:rPr>
                <w:rFonts w:cs="Arial"/>
                <w:color w:val="000000"/>
                <w:sz w:val="20"/>
                <w:szCs w:val="20"/>
              </w:rPr>
              <w:t>String</w:t>
            </w:r>
          </w:p>
        </w:tc>
        <w:tc>
          <w:tcPr>
            <w:tcW w:w="1340" w:type="dxa"/>
            <w:tcBorders>
              <w:top w:val="nil"/>
              <w:left w:val="nil"/>
              <w:bottom w:val="single" w:sz="4" w:space="0" w:color="auto"/>
              <w:right w:val="single" w:sz="4" w:space="0" w:color="auto"/>
            </w:tcBorders>
            <w:shd w:val="clear" w:color="auto" w:fill="auto"/>
            <w:noWrap/>
            <w:vAlign w:val="bottom"/>
            <w:hideMark/>
          </w:tcPr>
          <w:p w14:paraId="66E6A17A" w14:textId="77777777" w:rsidR="000643AE" w:rsidRPr="00D976F6" w:rsidRDefault="000643AE" w:rsidP="005A4AE5">
            <w:pPr>
              <w:jc w:val="right"/>
              <w:rPr>
                <w:rFonts w:cs="Arial"/>
                <w:color w:val="000000"/>
                <w:sz w:val="20"/>
                <w:szCs w:val="20"/>
              </w:rPr>
            </w:pPr>
            <w:r w:rsidRPr="00D976F6">
              <w:rPr>
                <w:rFonts w:cs="Arial"/>
                <w:color w:val="000000"/>
                <w:sz w:val="20"/>
                <w:szCs w:val="20"/>
              </w:rPr>
              <w:t>50</w:t>
            </w:r>
          </w:p>
        </w:tc>
        <w:tc>
          <w:tcPr>
            <w:tcW w:w="1821" w:type="dxa"/>
            <w:tcBorders>
              <w:top w:val="nil"/>
              <w:left w:val="nil"/>
              <w:bottom w:val="single" w:sz="4" w:space="0" w:color="auto"/>
              <w:right w:val="single" w:sz="4" w:space="0" w:color="auto"/>
            </w:tcBorders>
            <w:shd w:val="clear" w:color="auto" w:fill="auto"/>
            <w:noWrap/>
            <w:vAlign w:val="bottom"/>
            <w:hideMark/>
          </w:tcPr>
          <w:p w14:paraId="38CDA0A9" w14:textId="77777777" w:rsidR="000643AE" w:rsidRPr="00D976F6" w:rsidRDefault="000643AE" w:rsidP="005A4AE5">
            <w:pPr>
              <w:jc w:val="left"/>
              <w:rPr>
                <w:rFonts w:cs="Arial"/>
                <w:color w:val="000000"/>
                <w:sz w:val="20"/>
                <w:szCs w:val="20"/>
              </w:rPr>
            </w:pPr>
            <w:r w:rsidRPr="00D976F6">
              <w:rPr>
                <w:rFonts w:cs="Arial"/>
                <w:color w:val="000000"/>
                <w:sz w:val="20"/>
                <w:szCs w:val="20"/>
              </w:rPr>
              <w:t> </w:t>
            </w:r>
          </w:p>
        </w:tc>
      </w:tr>
      <w:tr w:rsidR="000643AE" w:rsidRPr="00076AF9" w14:paraId="4327C636" w14:textId="77777777" w:rsidTr="005A4AE5">
        <w:trPr>
          <w:trHeight w:val="300"/>
        </w:trPr>
        <w:tc>
          <w:tcPr>
            <w:tcW w:w="1632" w:type="dxa"/>
            <w:tcBorders>
              <w:top w:val="nil"/>
              <w:left w:val="single" w:sz="4" w:space="0" w:color="auto"/>
              <w:bottom w:val="single" w:sz="4" w:space="0" w:color="auto"/>
              <w:right w:val="single" w:sz="4" w:space="0" w:color="auto"/>
            </w:tcBorders>
            <w:shd w:val="clear" w:color="auto" w:fill="auto"/>
            <w:noWrap/>
            <w:vAlign w:val="bottom"/>
            <w:hideMark/>
          </w:tcPr>
          <w:p w14:paraId="67DF0EE0" w14:textId="77777777" w:rsidR="000643AE" w:rsidRPr="00D976F6" w:rsidRDefault="000643AE" w:rsidP="005A4AE5">
            <w:pPr>
              <w:jc w:val="left"/>
              <w:rPr>
                <w:rFonts w:cs="Arial"/>
                <w:color w:val="000000"/>
                <w:sz w:val="20"/>
                <w:szCs w:val="20"/>
              </w:rPr>
            </w:pPr>
            <w:r w:rsidRPr="00D976F6">
              <w:rPr>
                <w:rFonts w:cs="Arial"/>
                <w:color w:val="000000"/>
                <w:sz w:val="20"/>
                <w:szCs w:val="20"/>
              </w:rPr>
              <w:t>ORIGEM</w:t>
            </w:r>
          </w:p>
        </w:tc>
        <w:tc>
          <w:tcPr>
            <w:tcW w:w="876" w:type="dxa"/>
            <w:tcBorders>
              <w:top w:val="nil"/>
              <w:left w:val="nil"/>
              <w:bottom w:val="single" w:sz="4" w:space="0" w:color="auto"/>
              <w:right w:val="single" w:sz="4" w:space="0" w:color="auto"/>
            </w:tcBorders>
            <w:shd w:val="clear" w:color="auto" w:fill="auto"/>
            <w:noWrap/>
            <w:vAlign w:val="bottom"/>
            <w:hideMark/>
          </w:tcPr>
          <w:p w14:paraId="734AA374" w14:textId="77777777" w:rsidR="000643AE" w:rsidRPr="00D976F6" w:rsidRDefault="000643AE" w:rsidP="005A4AE5">
            <w:pPr>
              <w:jc w:val="left"/>
              <w:rPr>
                <w:rFonts w:cs="Arial"/>
                <w:color w:val="000000"/>
                <w:sz w:val="20"/>
                <w:szCs w:val="20"/>
              </w:rPr>
            </w:pPr>
            <w:r w:rsidRPr="00D976F6">
              <w:rPr>
                <w:rFonts w:cs="Arial"/>
                <w:color w:val="000000"/>
                <w:sz w:val="20"/>
                <w:szCs w:val="20"/>
              </w:rPr>
              <w:t>String</w:t>
            </w:r>
          </w:p>
        </w:tc>
        <w:tc>
          <w:tcPr>
            <w:tcW w:w="1340" w:type="dxa"/>
            <w:tcBorders>
              <w:top w:val="nil"/>
              <w:left w:val="nil"/>
              <w:bottom w:val="single" w:sz="4" w:space="0" w:color="auto"/>
              <w:right w:val="single" w:sz="4" w:space="0" w:color="auto"/>
            </w:tcBorders>
            <w:shd w:val="clear" w:color="auto" w:fill="auto"/>
            <w:noWrap/>
            <w:vAlign w:val="bottom"/>
            <w:hideMark/>
          </w:tcPr>
          <w:p w14:paraId="116D918E" w14:textId="77777777" w:rsidR="000643AE" w:rsidRPr="00D976F6" w:rsidRDefault="000643AE" w:rsidP="005A4AE5">
            <w:pPr>
              <w:jc w:val="right"/>
              <w:rPr>
                <w:rFonts w:cs="Arial"/>
                <w:color w:val="000000"/>
                <w:sz w:val="20"/>
                <w:szCs w:val="20"/>
              </w:rPr>
            </w:pPr>
            <w:r w:rsidRPr="00D976F6">
              <w:rPr>
                <w:rFonts w:cs="Arial"/>
                <w:color w:val="000000"/>
                <w:sz w:val="20"/>
                <w:szCs w:val="20"/>
              </w:rPr>
              <w:t>50</w:t>
            </w:r>
          </w:p>
        </w:tc>
        <w:tc>
          <w:tcPr>
            <w:tcW w:w="1821" w:type="dxa"/>
            <w:tcBorders>
              <w:top w:val="nil"/>
              <w:left w:val="nil"/>
              <w:bottom w:val="single" w:sz="4" w:space="0" w:color="auto"/>
              <w:right w:val="single" w:sz="4" w:space="0" w:color="auto"/>
            </w:tcBorders>
            <w:shd w:val="clear" w:color="auto" w:fill="auto"/>
            <w:noWrap/>
            <w:vAlign w:val="bottom"/>
            <w:hideMark/>
          </w:tcPr>
          <w:p w14:paraId="3375A42B" w14:textId="77777777" w:rsidR="000643AE" w:rsidRPr="00D976F6" w:rsidRDefault="000643AE" w:rsidP="005A4AE5">
            <w:pPr>
              <w:jc w:val="left"/>
              <w:rPr>
                <w:rFonts w:cs="Arial"/>
                <w:color w:val="000000"/>
                <w:sz w:val="20"/>
                <w:szCs w:val="20"/>
              </w:rPr>
            </w:pPr>
          </w:p>
        </w:tc>
      </w:tr>
    </w:tbl>
    <w:p w14:paraId="51909EAB" w14:textId="77777777" w:rsidR="000643AE" w:rsidRPr="000643AE" w:rsidRDefault="000643AE" w:rsidP="000643AE">
      <w:pPr>
        <w:rPr>
          <w:lang w:eastAsia="en-US"/>
        </w:rPr>
      </w:pPr>
    </w:p>
    <w:p w14:paraId="6554A6C5" w14:textId="77777777" w:rsidR="001B1556" w:rsidRDefault="001B1556" w:rsidP="00C01C97">
      <w:pPr>
        <w:rPr>
          <w:lang w:val="en-US" w:eastAsia="en-US"/>
        </w:rPr>
      </w:pPr>
    </w:p>
    <w:tbl>
      <w:tblPr>
        <w:tblW w:w="5000" w:type="pct"/>
        <w:tblCellMar>
          <w:left w:w="70" w:type="dxa"/>
          <w:right w:w="70" w:type="dxa"/>
        </w:tblCellMar>
        <w:tblLook w:val="04A0" w:firstRow="1" w:lastRow="0" w:firstColumn="1" w:lastColumn="0" w:noHBand="0" w:noVBand="1"/>
      </w:tblPr>
      <w:tblGrid>
        <w:gridCol w:w="1413"/>
        <w:gridCol w:w="1632"/>
        <w:gridCol w:w="609"/>
        <w:gridCol w:w="1332"/>
        <w:gridCol w:w="1632"/>
        <w:gridCol w:w="614"/>
        <w:gridCol w:w="1332"/>
        <w:gridCol w:w="1632"/>
      </w:tblGrid>
      <w:tr w:rsidR="00351DF7" w14:paraId="5A17FB81" w14:textId="77777777" w:rsidTr="00351DF7">
        <w:trPr>
          <w:trHeight w:val="300"/>
        </w:trPr>
        <w:tc>
          <w:tcPr>
            <w:tcW w:w="69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0385E32B" w14:textId="36579049" w:rsidR="00351DF7" w:rsidRDefault="00351DF7" w:rsidP="00C01C97">
            <w:pPr>
              <w:rPr>
                <w:rFonts w:ascii="Calibri" w:hAnsi="Calibri" w:cs="Calibri"/>
                <w:color w:val="000000"/>
                <w:sz w:val="22"/>
                <w:szCs w:val="22"/>
              </w:rPr>
            </w:pPr>
            <w:r>
              <w:rPr>
                <w:rFonts w:ascii="Calibri" w:hAnsi="Calibri" w:cs="Calibri"/>
                <w:color w:val="000000"/>
                <w:sz w:val="22"/>
                <w:szCs w:val="22"/>
              </w:rPr>
              <w:t>ORIGEM</w:t>
            </w:r>
          </w:p>
        </w:tc>
        <w:tc>
          <w:tcPr>
            <w:tcW w:w="80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58060740" w14:textId="1ACB4795" w:rsidR="00351DF7" w:rsidRDefault="00351DF7" w:rsidP="00C01C97">
            <w:pPr>
              <w:rPr>
                <w:rFonts w:ascii="Calibri" w:hAnsi="Calibri" w:cs="Calibri"/>
                <w:color w:val="000000"/>
                <w:sz w:val="22"/>
                <w:szCs w:val="22"/>
              </w:rPr>
            </w:pPr>
            <w:r>
              <w:rPr>
                <w:rFonts w:ascii="Calibri" w:hAnsi="Calibri" w:cs="Calibri"/>
                <w:color w:val="000000"/>
                <w:sz w:val="22"/>
                <w:szCs w:val="22"/>
              </w:rPr>
              <w:t>NORMALIZAÇÃO</w:t>
            </w:r>
          </w:p>
        </w:tc>
        <w:tc>
          <w:tcPr>
            <w:tcW w:w="299" w:type="pct"/>
            <w:tcBorders>
              <w:top w:val="nil"/>
              <w:left w:val="nil"/>
              <w:bottom w:val="nil"/>
              <w:right w:val="nil"/>
            </w:tcBorders>
            <w:shd w:val="clear" w:color="auto" w:fill="auto"/>
            <w:noWrap/>
            <w:vAlign w:val="bottom"/>
            <w:hideMark/>
          </w:tcPr>
          <w:p w14:paraId="1378C6C7" w14:textId="77777777" w:rsidR="00351DF7" w:rsidRDefault="00351DF7" w:rsidP="00C01C97">
            <w:pPr>
              <w:rPr>
                <w:rFonts w:ascii="Calibri" w:hAnsi="Calibri" w:cs="Calibri"/>
                <w:color w:val="000000"/>
                <w:sz w:val="22"/>
                <w:szCs w:val="22"/>
              </w:rPr>
            </w:pPr>
          </w:p>
        </w:tc>
        <w:tc>
          <w:tcPr>
            <w:tcW w:w="65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0A03F320" w14:textId="73303C09" w:rsidR="00351DF7" w:rsidRDefault="00351DF7" w:rsidP="00C01C97">
            <w:pPr>
              <w:rPr>
                <w:rFonts w:ascii="Calibri" w:hAnsi="Calibri" w:cs="Calibri"/>
                <w:color w:val="000000"/>
                <w:sz w:val="22"/>
                <w:szCs w:val="22"/>
              </w:rPr>
            </w:pPr>
            <w:r>
              <w:rPr>
                <w:rFonts w:ascii="Calibri" w:hAnsi="Calibri" w:cs="Calibri"/>
                <w:color w:val="000000"/>
                <w:sz w:val="22"/>
                <w:szCs w:val="22"/>
              </w:rPr>
              <w:t>ORIGEM</w:t>
            </w:r>
          </w:p>
        </w:tc>
        <w:tc>
          <w:tcPr>
            <w:tcW w:w="80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1B6E6922" w14:textId="36C04AD7" w:rsidR="00351DF7" w:rsidRDefault="00351DF7" w:rsidP="00C01C97">
            <w:pPr>
              <w:rPr>
                <w:rFonts w:ascii="Calibri" w:hAnsi="Calibri" w:cs="Calibri"/>
                <w:color w:val="000000"/>
                <w:sz w:val="22"/>
                <w:szCs w:val="22"/>
              </w:rPr>
            </w:pPr>
            <w:r>
              <w:rPr>
                <w:rFonts w:ascii="Calibri" w:hAnsi="Calibri" w:cs="Calibri"/>
                <w:color w:val="000000"/>
                <w:sz w:val="22"/>
                <w:szCs w:val="22"/>
              </w:rPr>
              <w:t>NORMALIZAÇÃO</w:t>
            </w:r>
          </w:p>
        </w:tc>
        <w:tc>
          <w:tcPr>
            <w:tcW w:w="301" w:type="pct"/>
            <w:tcBorders>
              <w:top w:val="nil"/>
              <w:left w:val="nil"/>
              <w:bottom w:val="nil"/>
              <w:right w:val="nil"/>
            </w:tcBorders>
            <w:shd w:val="clear" w:color="auto" w:fill="auto"/>
            <w:noWrap/>
            <w:vAlign w:val="bottom"/>
            <w:hideMark/>
          </w:tcPr>
          <w:p w14:paraId="78F22713" w14:textId="77777777" w:rsidR="00351DF7" w:rsidRDefault="00351DF7" w:rsidP="00C01C97">
            <w:pPr>
              <w:rPr>
                <w:rFonts w:ascii="Calibri" w:hAnsi="Calibri" w:cs="Calibri"/>
                <w:color w:val="000000"/>
                <w:sz w:val="22"/>
                <w:szCs w:val="22"/>
              </w:rPr>
            </w:pPr>
          </w:p>
        </w:tc>
        <w:tc>
          <w:tcPr>
            <w:tcW w:w="65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4910ED3F" w14:textId="6F7A34FE" w:rsidR="00351DF7" w:rsidRDefault="00351DF7" w:rsidP="00C01C97">
            <w:pPr>
              <w:rPr>
                <w:rFonts w:ascii="Calibri" w:hAnsi="Calibri" w:cs="Calibri"/>
                <w:color w:val="000000"/>
                <w:sz w:val="22"/>
                <w:szCs w:val="22"/>
              </w:rPr>
            </w:pPr>
            <w:r>
              <w:rPr>
                <w:rFonts w:ascii="Calibri" w:hAnsi="Calibri" w:cs="Calibri"/>
                <w:color w:val="000000"/>
                <w:sz w:val="22"/>
                <w:szCs w:val="22"/>
              </w:rPr>
              <w:t>ORIGEM</w:t>
            </w:r>
          </w:p>
        </w:tc>
        <w:tc>
          <w:tcPr>
            <w:tcW w:w="800"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7CD1E9BA" w14:textId="16DD7652" w:rsidR="00351DF7" w:rsidRDefault="00351DF7" w:rsidP="00C01C97">
            <w:pPr>
              <w:rPr>
                <w:rFonts w:ascii="Calibri" w:hAnsi="Calibri" w:cs="Calibri"/>
                <w:color w:val="000000"/>
                <w:sz w:val="22"/>
                <w:szCs w:val="22"/>
              </w:rPr>
            </w:pPr>
            <w:r>
              <w:rPr>
                <w:rFonts w:ascii="Calibri" w:hAnsi="Calibri" w:cs="Calibri"/>
                <w:color w:val="000000"/>
                <w:sz w:val="22"/>
                <w:szCs w:val="22"/>
              </w:rPr>
              <w:t>NORMALIZAÇÃO</w:t>
            </w:r>
          </w:p>
        </w:tc>
      </w:tr>
      <w:tr w:rsidR="00351DF7" w14:paraId="370F120F" w14:textId="77777777" w:rsidTr="00351DF7">
        <w:trPr>
          <w:trHeight w:val="300"/>
        </w:trPr>
        <w:tc>
          <w:tcPr>
            <w:tcW w:w="693" w:type="pct"/>
            <w:tcBorders>
              <w:top w:val="nil"/>
              <w:left w:val="single" w:sz="4" w:space="0" w:color="auto"/>
              <w:bottom w:val="single" w:sz="4" w:space="0" w:color="auto"/>
              <w:right w:val="single" w:sz="4" w:space="0" w:color="auto"/>
            </w:tcBorders>
            <w:vAlign w:val="bottom"/>
          </w:tcPr>
          <w:p w14:paraId="41D1C169" w14:textId="584703A7" w:rsidR="00351DF7" w:rsidRDefault="00351DF7" w:rsidP="00C01C97">
            <w:pPr>
              <w:rPr>
                <w:rFonts w:ascii="Calibri" w:hAnsi="Calibri" w:cs="Calibri"/>
                <w:color w:val="000000"/>
                <w:sz w:val="22"/>
                <w:szCs w:val="22"/>
              </w:rPr>
            </w:pPr>
            <w:r>
              <w:rPr>
                <w:rFonts w:ascii="Calibri" w:hAnsi="Calibri" w:cs="Calibri"/>
                <w:color w:val="000000"/>
                <w:sz w:val="22"/>
                <w:szCs w:val="22"/>
              </w:rPr>
              <w:t>AV.</w:t>
            </w:r>
          </w:p>
        </w:tc>
        <w:tc>
          <w:tcPr>
            <w:tcW w:w="800" w:type="pct"/>
            <w:tcBorders>
              <w:top w:val="nil"/>
              <w:left w:val="single" w:sz="4" w:space="0" w:color="auto"/>
              <w:bottom w:val="single" w:sz="4" w:space="0" w:color="auto"/>
              <w:right w:val="single" w:sz="4" w:space="0" w:color="auto"/>
            </w:tcBorders>
            <w:shd w:val="clear" w:color="auto" w:fill="auto"/>
            <w:noWrap/>
            <w:vAlign w:val="bottom"/>
            <w:hideMark/>
          </w:tcPr>
          <w:p w14:paraId="65186A83" w14:textId="42689966" w:rsidR="00351DF7" w:rsidRDefault="00351DF7" w:rsidP="00C01C97">
            <w:pPr>
              <w:rPr>
                <w:rFonts w:ascii="Calibri" w:hAnsi="Calibri" w:cs="Calibri"/>
                <w:color w:val="000000"/>
                <w:sz w:val="22"/>
                <w:szCs w:val="22"/>
              </w:rPr>
            </w:pPr>
            <w:r>
              <w:rPr>
                <w:rFonts w:ascii="Calibri" w:hAnsi="Calibri" w:cs="Calibri"/>
                <w:color w:val="000000"/>
                <w:sz w:val="22"/>
                <w:szCs w:val="22"/>
              </w:rPr>
              <w:t>AV</w:t>
            </w:r>
          </w:p>
        </w:tc>
        <w:tc>
          <w:tcPr>
            <w:tcW w:w="299" w:type="pct"/>
            <w:tcBorders>
              <w:top w:val="nil"/>
              <w:left w:val="nil"/>
              <w:bottom w:val="nil"/>
              <w:right w:val="nil"/>
            </w:tcBorders>
            <w:shd w:val="clear" w:color="auto" w:fill="auto"/>
            <w:noWrap/>
            <w:vAlign w:val="bottom"/>
            <w:hideMark/>
          </w:tcPr>
          <w:p w14:paraId="4978BE81" w14:textId="77777777" w:rsidR="00351DF7" w:rsidRDefault="00351DF7" w:rsidP="00C01C97">
            <w:pPr>
              <w:rPr>
                <w:rFonts w:ascii="Calibri" w:hAnsi="Calibri" w:cs="Calibri"/>
                <w:color w:val="000000"/>
                <w:sz w:val="22"/>
                <w:szCs w:val="22"/>
              </w:rPr>
            </w:pPr>
          </w:p>
        </w:tc>
        <w:tc>
          <w:tcPr>
            <w:tcW w:w="653" w:type="pct"/>
            <w:tcBorders>
              <w:top w:val="nil"/>
              <w:left w:val="single" w:sz="4" w:space="0" w:color="auto"/>
              <w:bottom w:val="single" w:sz="4" w:space="0" w:color="auto"/>
              <w:right w:val="single" w:sz="4" w:space="0" w:color="auto"/>
            </w:tcBorders>
            <w:vAlign w:val="bottom"/>
          </w:tcPr>
          <w:p w14:paraId="1C903316" w14:textId="1C7C0FD2" w:rsidR="00351DF7" w:rsidRDefault="00351DF7" w:rsidP="00C01C97">
            <w:pPr>
              <w:rPr>
                <w:rFonts w:ascii="Calibri" w:hAnsi="Calibri" w:cs="Calibri"/>
                <w:color w:val="000000"/>
                <w:sz w:val="22"/>
                <w:szCs w:val="22"/>
              </w:rPr>
            </w:pPr>
            <w:r>
              <w:rPr>
                <w:rFonts w:ascii="Calibri" w:hAnsi="Calibri" w:cs="Calibri"/>
                <w:color w:val="000000"/>
                <w:sz w:val="22"/>
                <w:szCs w:val="22"/>
              </w:rPr>
              <w:t>RODOVIA</w:t>
            </w:r>
          </w:p>
        </w:tc>
        <w:tc>
          <w:tcPr>
            <w:tcW w:w="800" w:type="pct"/>
            <w:tcBorders>
              <w:top w:val="nil"/>
              <w:left w:val="single" w:sz="4" w:space="0" w:color="auto"/>
              <w:bottom w:val="single" w:sz="4" w:space="0" w:color="auto"/>
              <w:right w:val="single" w:sz="4" w:space="0" w:color="auto"/>
            </w:tcBorders>
            <w:shd w:val="clear" w:color="auto" w:fill="auto"/>
            <w:noWrap/>
            <w:vAlign w:val="bottom"/>
            <w:hideMark/>
          </w:tcPr>
          <w:p w14:paraId="383142CA" w14:textId="5492BE02" w:rsidR="00351DF7" w:rsidRDefault="00351DF7" w:rsidP="00C01C97">
            <w:pPr>
              <w:rPr>
                <w:rFonts w:ascii="Calibri" w:hAnsi="Calibri" w:cs="Calibri"/>
                <w:color w:val="000000"/>
                <w:sz w:val="22"/>
                <w:szCs w:val="22"/>
              </w:rPr>
            </w:pPr>
            <w:r>
              <w:rPr>
                <w:rFonts w:ascii="Calibri" w:hAnsi="Calibri" w:cs="Calibri"/>
                <w:color w:val="000000"/>
                <w:sz w:val="22"/>
                <w:szCs w:val="22"/>
              </w:rPr>
              <w:t>ROD</w:t>
            </w:r>
          </w:p>
        </w:tc>
        <w:tc>
          <w:tcPr>
            <w:tcW w:w="301" w:type="pct"/>
            <w:tcBorders>
              <w:top w:val="nil"/>
              <w:left w:val="nil"/>
              <w:bottom w:val="nil"/>
              <w:right w:val="nil"/>
            </w:tcBorders>
            <w:shd w:val="clear" w:color="auto" w:fill="auto"/>
            <w:noWrap/>
            <w:vAlign w:val="bottom"/>
            <w:hideMark/>
          </w:tcPr>
          <w:p w14:paraId="1A6195A6" w14:textId="77777777" w:rsidR="00351DF7" w:rsidRDefault="00351DF7" w:rsidP="00C01C97">
            <w:pPr>
              <w:rPr>
                <w:rFonts w:ascii="Calibri" w:hAnsi="Calibri" w:cs="Calibri"/>
                <w:color w:val="000000"/>
                <w:sz w:val="22"/>
                <w:szCs w:val="22"/>
              </w:rPr>
            </w:pPr>
          </w:p>
        </w:tc>
        <w:tc>
          <w:tcPr>
            <w:tcW w:w="653" w:type="pct"/>
            <w:tcBorders>
              <w:top w:val="nil"/>
              <w:left w:val="single" w:sz="4" w:space="0" w:color="auto"/>
              <w:bottom w:val="single" w:sz="4" w:space="0" w:color="auto"/>
              <w:right w:val="single" w:sz="4" w:space="0" w:color="auto"/>
            </w:tcBorders>
            <w:vAlign w:val="bottom"/>
          </w:tcPr>
          <w:p w14:paraId="73B12F05" w14:textId="3E4FEEEE"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COLONIA </w:t>
            </w:r>
          </w:p>
        </w:tc>
        <w:tc>
          <w:tcPr>
            <w:tcW w:w="800" w:type="pct"/>
            <w:tcBorders>
              <w:top w:val="nil"/>
              <w:left w:val="single" w:sz="4" w:space="0" w:color="auto"/>
              <w:bottom w:val="single" w:sz="4" w:space="0" w:color="auto"/>
              <w:right w:val="single" w:sz="4" w:space="0" w:color="auto"/>
            </w:tcBorders>
            <w:shd w:val="clear" w:color="auto" w:fill="auto"/>
            <w:noWrap/>
            <w:vAlign w:val="bottom"/>
            <w:hideMark/>
          </w:tcPr>
          <w:p w14:paraId="2CB6C93D" w14:textId="296A7257" w:rsidR="00351DF7" w:rsidRDefault="00351DF7" w:rsidP="00C01C97">
            <w:pPr>
              <w:rPr>
                <w:rFonts w:ascii="Calibri" w:hAnsi="Calibri" w:cs="Calibri"/>
                <w:color w:val="000000"/>
                <w:sz w:val="22"/>
                <w:szCs w:val="22"/>
              </w:rPr>
            </w:pPr>
            <w:r>
              <w:rPr>
                <w:rFonts w:ascii="Calibri" w:hAnsi="Calibri" w:cs="Calibri"/>
                <w:color w:val="000000"/>
                <w:sz w:val="22"/>
                <w:szCs w:val="22"/>
              </w:rPr>
              <w:t> </w:t>
            </w:r>
          </w:p>
        </w:tc>
      </w:tr>
      <w:tr w:rsidR="00351DF7" w14:paraId="5831198B" w14:textId="77777777" w:rsidTr="00351DF7">
        <w:trPr>
          <w:trHeight w:val="300"/>
        </w:trPr>
        <w:tc>
          <w:tcPr>
            <w:tcW w:w="693" w:type="pct"/>
            <w:tcBorders>
              <w:top w:val="nil"/>
              <w:left w:val="single" w:sz="4" w:space="0" w:color="auto"/>
              <w:bottom w:val="single" w:sz="4" w:space="0" w:color="auto"/>
              <w:right w:val="single" w:sz="4" w:space="0" w:color="auto"/>
            </w:tcBorders>
            <w:vAlign w:val="bottom"/>
          </w:tcPr>
          <w:p w14:paraId="3A0B88CA" w14:textId="67E35D70" w:rsidR="00351DF7" w:rsidRDefault="00351DF7" w:rsidP="00C01C97">
            <w:pPr>
              <w:rPr>
                <w:rFonts w:ascii="Calibri" w:hAnsi="Calibri" w:cs="Calibri"/>
                <w:color w:val="000000"/>
                <w:sz w:val="22"/>
                <w:szCs w:val="22"/>
              </w:rPr>
            </w:pPr>
            <w:r>
              <w:rPr>
                <w:rFonts w:ascii="Calibri" w:hAnsi="Calibri" w:cs="Calibri"/>
                <w:color w:val="000000"/>
                <w:sz w:val="22"/>
                <w:szCs w:val="22"/>
              </w:rPr>
              <w:t>AVE</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6D053A5E" w14:textId="18848AB3" w:rsidR="00351DF7" w:rsidRDefault="00351DF7" w:rsidP="00C01C97">
            <w:pPr>
              <w:rPr>
                <w:rFonts w:ascii="Calibri" w:hAnsi="Calibri" w:cs="Calibri"/>
                <w:color w:val="000000"/>
                <w:sz w:val="22"/>
                <w:szCs w:val="22"/>
              </w:rPr>
            </w:pPr>
            <w:r>
              <w:rPr>
                <w:rFonts w:ascii="Calibri" w:hAnsi="Calibri" w:cs="Calibri"/>
                <w:color w:val="000000"/>
                <w:sz w:val="22"/>
                <w:szCs w:val="22"/>
              </w:rPr>
              <w:t>AV</w:t>
            </w:r>
          </w:p>
        </w:tc>
        <w:tc>
          <w:tcPr>
            <w:tcW w:w="299" w:type="pct"/>
            <w:tcBorders>
              <w:top w:val="nil"/>
              <w:left w:val="nil"/>
              <w:bottom w:val="nil"/>
              <w:right w:val="nil"/>
            </w:tcBorders>
            <w:shd w:val="clear" w:color="auto" w:fill="auto"/>
            <w:noWrap/>
            <w:vAlign w:val="bottom"/>
          </w:tcPr>
          <w:p w14:paraId="34C2CF33" w14:textId="77777777" w:rsidR="00351DF7" w:rsidRDefault="00351DF7" w:rsidP="00C01C97">
            <w:pPr>
              <w:rPr>
                <w:rFonts w:ascii="Calibri" w:hAnsi="Calibri" w:cs="Calibri"/>
                <w:color w:val="000000"/>
                <w:sz w:val="22"/>
                <w:szCs w:val="22"/>
              </w:rPr>
            </w:pPr>
          </w:p>
        </w:tc>
        <w:tc>
          <w:tcPr>
            <w:tcW w:w="653" w:type="pct"/>
            <w:tcBorders>
              <w:top w:val="nil"/>
              <w:left w:val="single" w:sz="4" w:space="0" w:color="auto"/>
              <w:bottom w:val="single" w:sz="4" w:space="0" w:color="auto"/>
              <w:right w:val="single" w:sz="4" w:space="0" w:color="auto"/>
            </w:tcBorders>
            <w:vAlign w:val="bottom"/>
          </w:tcPr>
          <w:p w14:paraId="430B9436" w14:textId="56B25727" w:rsidR="00351DF7" w:rsidRDefault="00351DF7" w:rsidP="00C01C97">
            <w:pPr>
              <w:rPr>
                <w:rFonts w:ascii="Calibri" w:hAnsi="Calibri" w:cs="Calibri"/>
                <w:color w:val="000000"/>
                <w:sz w:val="22"/>
                <w:szCs w:val="22"/>
              </w:rPr>
            </w:pPr>
            <w:r>
              <w:rPr>
                <w:rFonts w:ascii="Calibri" w:hAnsi="Calibri" w:cs="Calibri"/>
                <w:color w:val="000000"/>
                <w:sz w:val="22"/>
                <w:szCs w:val="22"/>
              </w:rPr>
              <w:t>SAO</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3093B75D" w14:textId="5CF5325A" w:rsidR="00351DF7" w:rsidRDefault="00351DF7" w:rsidP="00C01C97">
            <w:pPr>
              <w:rPr>
                <w:rFonts w:ascii="Calibri" w:hAnsi="Calibri" w:cs="Calibri"/>
                <w:color w:val="000000"/>
                <w:sz w:val="22"/>
                <w:szCs w:val="22"/>
              </w:rPr>
            </w:pPr>
            <w:r>
              <w:rPr>
                <w:rFonts w:ascii="Calibri" w:hAnsi="Calibri" w:cs="Calibri"/>
                <w:color w:val="000000"/>
                <w:sz w:val="22"/>
                <w:szCs w:val="22"/>
              </w:rPr>
              <w:t>S</w:t>
            </w:r>
          </w:p>
        </w:tc>
        <w:tc>
          <w:tcPr>
            <w:tcW w:w="301" w:type="pct"/>
            <w:tcBorders>
              <w:top w:val="nil"/>
              <w:left w:val="nil"/>
              <w:bottom w:val="nil"/>
              <w:right w:val="nil"/>
            </w:tcBorders>
            <w:shd w:val="clear" w:color="auto" w:fill="auto"/>
            <w:noWrap/>
            <w:vAlign w:val="bottom"/>
          </w:tcPr>
          <w:p w14:paraId="24E04CEF" w14:textId="77777777" w:rsidR="00351DF7" w:rsidRDefault="00351DF7" w:rsidP="00C01C97">
            <w:pPr>
              <w:rPr>
                <w:rFonts w:ascii="Calibri" w:hAnsi="Calibri" w:cs="Calibri"/>
                <w:color w:val="000000"/>
                <w:sz w:val="22"/>
                <w:szCs w:val="22"/>
              </w:rPr>
            </w:pPr>
          </w:p>
        </w:tc>
        <w:tc>
          <w:tcPr>
            <w:tcW w:w="653" w:type="pct"/>
            <w:tcBorders>
              <w:top w:val="single" w:sz="4" w:space="0" w:color="auto"/>
              <w:left w:val="single" w:sz="4" w:space="0" w:color="auto"/>
              <w:bottom w:val="single" w:sz="4" w:space="0" w:color="auto"/>
              <w:right w:val="single" w:sz="4" w:space="0" w:color="auto"/>
            </w:tcBorders>
            <w:vAlign w:val="bottom"/>
          </w:tcPr>
          <w:p w14:paraId="309995C6" w14:textId="3AD9762D" w:rsidR="00351DF7" w:rsidRDefault="00351DF7" w:rsidP="00C01C97">
            <w:pPr>
              <w:rPr>
                <w:rFonts w:ascii="Calibri" w:hAnsi="Calibri" w:cs="Calibri"/>
                <w:color w:val="000000"/>
                <w:sz w:val="22"/>
                <w:szCs w:val="22"/>
              </w:rPr>
            </w:pPr>
            <w:r>
              <w:rPr>
                <w:rFonts w:ascii="Calibri" w:hAnsi="Calibri" w:cs="Calibri"/>
                <w:color w:val="000000"/>
                <w:sz w:val="22"/>
                <w:szCs w:val="22"/>
              </w:rPr>
              <w:t>DO</w:t>
            </w:r>
          </w:p>
        </w:tc>
        <w:tc>
          <w:tcPr>
            <w:tcW w:w="800"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BF432A8" w14:textId="45ABC1D7" w:rsidR="00351DF7" w:rsidRDefault="00351DF7" w:rsidP="00C01C97">
            <w:pPr>
              <w:rPr>
                <w:rFonts w:ascii="Calibri" w:hAnsi="Calibri" w:cs="Calibri"/>
                <w:color w:val="000000"/>
                <w:sz w:val="22"/>
                <w:szCs w:val="22"/>
              </w:rPr>
            </w:pPr>
          </w:p>
        </w:tc>
      </w:tr>
      <w:tr w:rsidR="00351DF7" w14:paraId="6CBFBC43" w14:textId="77777777" w:rsidTr="00351DF7">
        <w:trPr>
          <w:trHeight w:val="300"/>
        </w:trPr>
        <w:tc>
          <w:tcPr>
            <w:tcW w:w="693" w:type="pct"/>
            <w:tcBorders>
              <w:top w:val="nil"/>
              <w:left w:val="single" w:sz="4" w:space="0" w:color="auto"/>
              <w:bottom w:val="single" w:sz="4" w:space="0" w:color="auto"/>
              <w:right w:val="single" w:sz="4" w:space="0" w:color="auto"/>
            </w:tcBorders>
            <w:vAlign w:val="bottom"/>
          </w:tcPr>
          <w:p w14:paraId="6E736B84" w14:textId="2FC9B5EB" w:rsidR="00351DF7" w:rsidRDefault="00351DF7" w:rsidP="00C01C97">
            <w:pPr>
              <w:rPr>
                <w:rFonts w:ascii="Calibri" w:hAnsi="Calibri" w:cs="Calibri"/>
                <w:color w:val="000000"/>
                <w:sz w:val="22"/>
                <w:szCs w:val="22"/>
              </w:rPr>
            </w:pPr>
            <w:r>
              <w:rPr>
                <w:rFonts w:ascii="Calibri" w:hAnsi="Calibri" w:cs="Calibri"/>
                <w:color w:val="000000"/>
                <w:sz w:val="22"/>
                <w:szCs w:val="22"/>
              </w:rPr>
              <w:t>AVENIDA</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58348B03" w14:textId="6854B762" w:rsidR="00351DF7" w:rsidRDefault="00351DF7" w:rsidP="00C01C97">
            <w:pPr>
              <w:rPr>
                <w:rFonts w:ascii="Calibri" w:hAnsi="Calibri" w:cs="Calibri"/>
                <w:color w:val="000000"/>
                <w:sz w:val="22"/>
                <w:szCs w:val="22"/>
              </w:rPr>
            </w:pPr>
            <w:r>
              <w:rPr>
                <w:rFonts w:ascii="Calibri" w:hAnsi="Calibri" w:cs="Calibri"/>
                <w:color w:val="000000"/>
                <w:sz w:val="22"/>
                <w:szCs w:val="22"/>
              </w:rPr>
              <w:t>AV</w:t>
            </w:r>
          </w:p>
        </w:tc>
        <w:tc>
          <w:tcPr>
            <w:tcW w:w="299" w:type="pct"/>
            <w:tcBorders>
              <w:top w:val="nil"/>
              <w:left w:val="nil"/>
              <w:bottom w:val="nil"/>
              <w:right w:val="nil"/>
            </w:tcBorders>
            <w:shd w:val="clear" w:color="auto" w:fill="auto"/>
            <w:noWrap/>
            <w:vAlign w:val="bottom"/>
            <w:hideMark/>
          </w:tcPr>
          <w:p w14:paraId="28CE5F67" w14:textId="77777777" w:rsidR="00351DF7" w:rsidRDefault="00351DF7" w:rsidP="00C01C97">
            <w:pPr>
              <w:rPr>
                <w:rFonts w:ascii="Calibri" w:hAnsi="Calibri" w:cs="Calibri"/>
                <w:color w:val="000000"/>
                <w:sz w:val="22"/>
                <w:szCs w:val="22"/>
              </w:rPr>
            </w:pPr>
          </w:p>
        </w:tc>
        <w:tc>
          <w:tcPr>
            <w:tcW w:w="653" w:type="pct"/>
            <w:tcBorders>
              <w:top w:val="nil"/>
              <w:left w:val="single" w:sz="4" w:space="0" w:color="auto"/>
              <w:bottom w:val="single" w:sz="4" w:space="0" w:color="auto"/>
              <w:right w:val="single" w:sz="4" w:space="0" w:color="auto"/>
            </w:tcBorders>
            <w:vAlign w:val="bottom"/>
          </w:tcPr>
          <w:p w14:paraId="2740392E" w14:textId="45999F2E" w:rsidR="00351DF7" w:rsidRDefault="00351DF7" w:rsidP="00C01C97">
            <w:pPr>
              <w:rPr>
                <w:rFonts w:ascii="Calibri" w:hAnsi="Calibri" w:cs="Calibri"/>
                <w:color w:val="000000"/>
                <w:sz w:val="22"/>
                <w:szCs w:val="22"/>
              </w:rPr>
            </w:pPr>
            <w:r>
              <w:rPr>
                <w:rFonts w:ascii="Calibri" w:hAnsi="Calibri" w:cs="Calibri"/>
                <w:color w:val="000000"/>
                <w:sz w:val="22"/>
                <w:szCs w:val="22"/>
              </w:rPr>
              <w:t>SANTO</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102EBA6D" w14:textId="317C848C" w:rsidR="00351DF7" w:rsidRDefault="00351DF7" w:rsidP="00C01C97">
            <w:pPr>
              <w:rPr>
                <w:rFonts w:ascii="Calibri" w:hAnsi="Calibri" w:cs="Calibri"/>
                <w:color w:val="000000"/>
                <w:sz w:val="22"/>
                <w:szCs w:val="22"/>
              </w:rPr>
            </w:pPr>
            <w:r>
              <w:rPr>
                <w:rFonts w:ascii="Calibri" w:hAnsi="Calibri" w:cs="Calibri"/>
                <w:color w:val="000000"/>
                <w:sz w:val="22"/>
                <w:szCs w:val="22"/>
              </w:rPr>
              <w:t>ST</w:t>
            </w:r>
          </w:p>
        </w:tc>
        <w:tc>
          <w:tcPr>
            <w:tcW w:w="301" w:type="pct"/>
            <w:tcBorders>
              <w:top w:val="nil"/>
              <w:left w:val="nil"/>
              <w:bottom w:val="nil"/>
              <w:right w:val="single" w:sz="4" w:space="0" w:color="auto"/>
            </w:tcBorders>
            <w:shd w:val="clear" w:color="auto" w:fill="auto"/>
            <w:noWrap/>
            <w:vAlign w:val="bottom"/>
            <w:hideMark/>
          </w:tcPr>
          <w:p w14:paraId="412734B7" w14:textId="77777777" w:rsidR="00351DF7" w:rsidRDefault="00351DF7" w:rsidP="00C01C97">
            <w:pPr>
              <w:rPr>
                <w:rFonts w:ascii="Calibri" w:hAnsi="Calibri" w:cs="Calibri"/>
                <w:color w:val="000000"/>
                <w:sz w:val="22"/>
                <w:szCs w:val="22"/>
              </w:rPr>
            </w:pPr>
          </w:p>
        </w:tc>
        <w:tc>
          <w:tcPr>
            <w:tcW w:w="653" w:type="pct"/>
            <w:tcBorders>
              <w:top w:val="single" w:sz="4" w:space="0" w:color="auto"/>
              <w:left w:val="single" w:sz="4" w:space="0" w:color="auto"/>
              <w:bottom w:val="single" w:sz="4" w:space="0" w:color="auto"/>
              <w:right w:val="single" w:sz="4" w:space="0" w:color="auto"/>
            </w:tcBorders>
            <w:vAlign w:val="bottom"/>
          </w:tcPr>
          <w:p w14:paraId="7E6AB6D3" w14:textId="0C49CA9F" w:rsidR="00351DF7" w:rsidRDefault="00351DF7" w:rsidP="00C01C97">
            <w:pPr>
              <w:rPr>
                <w:sz w:val="20"/>
                <w:szCs w:val="20"/>
              </w:rPr>
            </w:pPr>
            <w:r>
              <w:rPr>
                <w:rFonts w:ascii="Calibri" w:hAnsi="Calibri" w:cs="Calibri"/>
                <w:color w:val="000000"/>
                <w:sz w:val="22"/>
                <w:szCs w:val="22"/>
              </w:rPr>
              <w:t>DOS</w:t>
            </w:r>
          </w:p>
        </w:tc>
        <w:tc>
          <w:tcPr>
            <w:tcW w:w="80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1E38B5" w14:textId="0F139C95" w:rsidR="00351DF7" w:rsidRDefault="00351DF7" w:rsidP="00C01C97">
            <w:pPr>
              <w:rPr>
                <w:sz w:val="20"/>
                <w:szCs w:val="20"/>
              </w:rPr>
            </w:pPr>
          </w:p>
        </w:tc>
      </w:tr>
      <w:tr w:rsidR="00351DF7" w14:paraId="158CA3DD" w14:textId="77777777" w:rsidTr="00351DF7">
        <w:trPr>
          <w:trHeight w:val="300"/>
        </w:trPr>
        <w:tc>
          <w:tcPr>
            <w:tcW w:w="693" w:type="pct"/>
            <w:tcBorders>
              <w:top w:val="nil"/>
              <w:left w:val="single" w:sz="4" w:space="0" w:color="auto"/>
              <w:bottom w:val="single" w:sz="4" w:space="0" w:color="auto"/>
              <w:right w:val="single" w:sz="4" w:space="0" w:color="auto"/>
            </w:tcBorders>
            <w:vAlign w:val="bottom"/>
          </w:tcPr>
          <w:p w14:paraId="13FC614E" w14:textId="150C2197"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CAIXAPOSTAL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12A64623" w14:textId="0D71626B" w:rsidR="00351DF7" w:rsidRDefault="00351DF7" w:rsidP="00C01C97">
            <w:pPr>
              <w:rPr>
                <w:rFonts w:ascii="Calibri" w:hAnsi="Calibri" w:cs="Calibri"/>
                <w:color w:val="000000"/>
                <w:sz w:val="22"/>
                <w:szCs w:val="22"/>
              </w:rPr>
            </w:pPr>
            <w:r>
              <w:rPr>
                <w:rFonts w:ascii="Calibri" w:hAnsi="Calibri" w:cs="Calibri"/>
                <w:color w:val="000000"/>
                <w:sz w:val="22"/>
                <w:szCs w:val="22"/>
              </w:rPr>
              <w:t>CAIXA</w:t>
            </w:r>
          </w:p>
        </w:tc>
        <w:tc>
          <w:tcPr>
            <w:tcW w:w="299" w:type="pct"/>
            <w:tcBorders>
              <w:top w:val="nil"/>
              <w:left w:val="nil"/>
              <w:bottom w:val="nil"/>
              <w:right w:val="nil"/>
            </w:tcBorders>
            <w:shd w:val="clear" w:color="auto" w:fill="auto"/>
            <w:noWrap/>
            <w:vAlign w:val="bottom"/>
            <w:hideMark/>
          </w:tcPr>
          <w:p w14:paraId="3ACB88F5" w14:textId="77777777" w:rsidR="00351DF7" w:rsidRDefault="00351DF7" w:rsidP="00C01C97">
            <w:pPr>
              <w:rPr>
                <w:rFonts w:ascii="Calibri" w:hAnsi="Calibri" w:cs="Calibri"/>
                <w:color w:val="000000"/>
                <w:sz w:val="22"/>
                <w:szCs w:val="22"/>
              </w:rPr>
            </w:pPr>
          </w:p>
        </w:tc>
        <w:tc>
          <w:tcPr>
            <w:tcW w:w="653" w:type="pct"/>
            <w:tcBorders>
              <w:top w:val="nil"/>
              <w:left w:val="single" w:sz="4" w:space="0" w:color="auto"/>
              <w:bottom w:val="single" w:sz="4" w:space="0" w:color="auto"/>
              <w:right w:val="single" w:sz="4" w:space="0" w:color="auto"/>
            </w:tcBorders>
            <w:vAlign w:val="bottom"/>
          </w:tcPr>
          <w:p w14:paraId="217F7FD8" w14:textId="10F5CABA" w:rsidR="00351DF7" w:rsidRDefault="00351DF7" w:rsidP="00C01C97">
            <w:pPr>
              <w:rPr>
                <w:rFonts w:ascii="Calibri" w:hAnsi="Calibri" w:cs="Calibri"/>
                <w:color w:val="000000"/>
                <w:sz w:val="22"/>
                <w:szCs w:val="22"/>
              </w:rPr>
            </w:pPr>
            <w:r>
              <w:rPr>
                <w:rFonts w:ascii="Calibri" w:hAnsi="Calibri" w:cs="Calibri"/>
                <w:color w:val="000000"/>
                <w:sz w:val="22"/>
                <w:szCs w:val="22"/>
              </w:rPr>
              <w:t>ST.</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2D51E7E9" w14:textId="406EE935" w:rsidR="00351DF7" w:rsidRDefault="00351DF7" w:rsidP="00C01C97">
            <w:pPr>
              <w:rPr>
                <w:rFonts w:ascii="Calibri" w:hAnsi="Calibri" w:cs="Calibri"/>
                <w:color w:val="000000"/>
                <w:sz w:val="22"/>
                <w:szCs w:val="22"/>
              </w:rPr>
            </w:pPr>
            <w:r>
              <w:rPr>
                <w:rFonts w:ascii="Calibri" w:hAnsi="Calibri" w:cs="Calibri"/>
                <w:color w:val="000000"/>
                <w:sz w:val="22"/>
                <w:szCs w:val="22"/>
              </w:rPr>
              <w:t>ST</w:t>
            </w:r>
          </w:p>
        </w:tc>
        <w:tc>
          <w:tcPr>
            <w:tcW w:w="301" w:type="pct"/>
            <w:tcBorders>
              <w:top w:val="nil"/>
              <w:left w:val="nil"/>
              <w:bottom w:val="nil"/>
              <w:right w:val="single" w:sz="4" w:space="0" w:color="auto"/>
            </w:tcBorders>
            <w:shd w:val="clear" w:color="auto" w:fill="auto"/>
            <w:noWrap/>
            <w:vAlign w:val="bottom"/>
            <w:hideMark/>
          </w:tcPr>
          <w:p w14:paraId="76E6EB2D" w14:textId="77777777" w:rsidR="00351DF7" w:rsidRDefault="00351DF7" w:rsidP="00C01C97">
            <w:pPr>
              <w:rPr>
                <w:rFonts w:ascii="Calibri" w:hAnsi="Calibri" w:cs="Calibri"/>
                <w:color w:val="000000"/>
                <w:sz w:val="22"/>
                <w:szCs w:val="22"/>
              </w:rPr>
            </w:pPr>
          </w:p>
        </w:tc>
        <w:tc>
          <w:tcPr>
            <w:tcW w:w="653" w:type="pct"/>
            <w:tcBorders>
              <w:top w:val="single" w:sz="4" w:space="0" w:color="auto"/>
              <w:left w:val="single" w:sz="4" w:space="0" w:color="auto"/>
              <w:bottom w:val="single" w:sz="4" w:space="0" w:color="auto"/>
              <w:right w:val="single" w:sz="4" w:space="0" w:color="auto"/>
            </w:tcBorders>
            <w:vAlign w:val="bottom"/>
          </w:tcPr>
          <w:p w14:paraId="6BADC9F2" w14:textId="0138ACA3" w:rsidR="00351DF7" w:rsidRDefault="00351DF7" w:rsidP="00C01C97">
            <w:pPr>
              <w:rPr>
                <w:sz w:val="20"/>
                <w:szCs w:val="20"/>
              </w:rPr>
            </w:pPr>
            <w:r>
              <w:rPr>
                <w:rFonts w:ascii="Calibri" w:hAnsi="Calibri" w:cs="Calibri"/>
                <w:color w:val="000000"/>
                <w:sz w:val="22"/>
                <w:szCs w:val="22"/>
              </w:rPr>
              <w:t>DA</w:t>
            </w:r>
          </w:p>
        </w:tc>
        <w:tc>
          <w:tcPr>
            <w:tcW w:w="80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909FF" w14:textId="5EF4AD6B" w:rsidR="00351DF7" w:rsidRDefault="00351DF7" w:rsidP="00C01C97">
            <w:pPr>
              <w:rPr>
                <w:sz w:val="20"/>
                <w:szCs w:val="20"/>
              </w:rPr>
            </w:pPr>
          </w:p>
        </w:tc>
      </w:tr>
      <w:tr w:rsidR="00351DF7" w14:paraId="43C049EF" w14:textId="77777777" w:rsidTr="00351DF7">
        <w:trPr>
          <w:trHeight w:val="300"/>
        </w:trPr>
        <w:tc>
          <w:tcPr>
            <w:tcW w:w="693" w:type="pct"/>
            <w:tcBorders>
              <w:top w:val="nil"/>
              <w:left w:val="single" w:sz="4" w:space="0" w:color="auto"/>
              <w:bottom w:val="single" w:sz="4" w:space="0" w:color="auto"/>
              <w:right w:val="single" w:sz="4" w:space="0" w:color="auto"/>
            </w:tcBorders>
            <w:vAlign w:val="bottom"/>
          </w:tcPr>
          <w:p w14:paraId="74120DA8" w14:textId="51D95E10"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CAMINHO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4F770636" w14:textId="1AFA78B0" w:rsidR="00351DF7" w:rsidRDefault="00351DF7" w:rsidP="00C01C97">
            <w:pPr>
              <w:rPr>
                <w:rFonts w:ascii="Calibri" w:hAnsi="Calibri" w:cs="Calibri"/>
                <w:color w:val="000000"/>
                <w:sz w:val="22"/>
                <w:szCs w:val="22"/>
              </w:rPr>
            </w:pPr>
            <w:r>
              <w:rPr>
                <w:rFonts w:ascii="Calibri" w:hAnsi="Calibri" w:cs="Calibri"/>
                <w:color w:val="000000"/>
                <w:sz w:val="22"/>
                <w:szCs w:val="22"/>
              </w:rPr>
              <w:t>CAM</w:t>
            </w:r>
          </w:p>
        </w:tc>
        <w:tc>
          <w:tcPr>
            <w:tcW w:w="299" w:type="pct"/>
            <w:tcBorders>
              <w:top w:val="nil"/>
              <w:left w:val="nil"/>
              <w:bottom w:val="nil"/>
              <w:right w:val="nil"/>
            </w:tcBorders>
            <w:shd w:val="clear" w:color="auto" w:fill="auto"/>
            <w:noWrap/>
            <w:vAlign w:val="bottom"/>
            <w:hideMark/>
          </w:tcPr>
          <w:p w14:paraId="4EE554B2" w14:textId="77777777" w:rsidR="00351DF7" w:rsidRDefault="00351DF7" w:rsidP="00C01C97">
            <w:pPr>
              <w:rPr>
                <w:rFonts w:ascii="Calibri" w:hAnsi="Calibri" w:cs="Calibri"/>
                <w:color w:val="000000"/>
                <w:sz w:val="22"/>
                <w:szCs w:val="22"/>
              </w:rPr>
            </w:pPr>
          </w:p>
        </w:tc>
        <w:tc>
          <w:tcPr>
            <w:tcW w:w="653" w:type="pct"/>
            <w:tcBorders>
              <w:top w:val="nil"/>
              <w:left w:val="single" w:sz="4" w:space="0" w:color="auto"/>
              <w:bottom w:val="single" w:sz="4" w:space="0" w:color="auto"/>
              <w:right w:val="single" w:sz="4" w:space="0" w:color="auto"/>
            </w:tcBorders>
            <w:vAlign w:val="bottom"/>
          </w:tcPr>
          <w:p w14:paraId="5F4C3C06" w14:textId="79F57376" w:rsidR="00351DF7" w:rsidRDefault="00351DF7" w:rsidP="00C01C97">
            <w:pPr>
              <w:rPr>
                <w:rFonts w:ascii="Calibri" w:hAnsi="Calibri" w:cs="Calibri"/>
                <w:color w:val="000000"/>
                <w:sz w:val="22"/>
                <w:szCs w:val="22"/>
              </w:rPr>
            </w:pPr>
            <w:r>
              <w:rPr>
                <w:rFonts w:ascii="Calibri" w:hAnsi="Calibri" w:cs="Calibri"/>
                <w:color w:val="000000"/>
                <w:sz w:val="22"/>
                <w:szCs w:val="22"/>
              </w:rPr>
              <w:t>STO</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4EEF1884" w14:textId="585B7492" w:rsidR="00351DF7" w:rsidRDefault="00351DF7" w:rsidP="00C01C97">
            <w:pPr>
              <w:rPr>
                <w:rFonts w:ascii="Calibri" w:hAnsi="Calibri" w:cs="Calibri"/>
                <w:color w:val="000000"/>
                <w:sz w:val="22"/>
                <w:szCs w:val="22"/>
              </w:rPr>
            </w:pPr>
            <w:r>
              <w:rPr>
                <w:rFonts w:ascii="Calibri" w:hAnsi="Calibri" w:cs="Calibri"/>
                <w:color w:val="000000"/>
                <w:sz w:val="22"/>
                <w:szCs w:val="22"/>
              </w:rPr>
              <w:t>ST</w:t>
            </w:r>
          </w:p>
        </w:tc>
        <w:tc>
          <w:tcPr>
            <w:tcW w:w="301" w:type="pct"/>
            <w:tcBorders>
              <w:top w:val="nil"/>
              <w:left w:val="nil"/>
              <w:bottom w:val="nil"/>
              <w:right w:val="single" w:sz="4" w:space="0" w:color="auto"/>
            </w:tcBorders>
            <w:shd w:val="clear" w:color="auto" w:fill="auto"/>
            <w:noWrap/>
            <w:vAlign w:val="bottom"/>
            <w:hideMark/>
          </w:tcPr>
          <w:p w14:paraId="32F362B7" w14:textId="77777777" w:rsidR="00351DF7" w:rsidRDefault="00351DF7" w:rsidP="00C01C97">
            <w:pPr>
              <w:rPr>
                <w:rFonts w:ascii="Calibri" w:hAnsi="Calibri" w:cs="Calibri"/>
                <w:color w:val="000000"/>
                <w:sz w:val="22"/>
                <w:szCs w:val="22"/>
              </w:rPr>
            </w:pPr>
          </w:p>
        </w:tc>
        <w:tc>
          <w:tcPr>
            <w:tcW w:w="653" w:type="pct"/>
            <w:tcBorders>
              <w:top w:val="single" w:sz="4" w:space="0" w:color="auto"/>
              <w:left w:val="single" w:sz="4" w:space="0" w:color="auto"/>
              <w:bottom w:val="single" w:sz="4" w:space="0" w:color="auto"/>
              <w:right w:val="single" w:sz="4" w:space="0" w:color="auto"/>
            </w:tcBorders>
            <w:vAlign w:val="bottom"/>
          </w:tcPr>
          <w:p w14:paraId="17DEE400" w14:textId="1B2F805B" w:rsidR="00351DF7" w:rsidRDefault="00351DF7" w:rsidP="00C01C97">
            <w:pPr>
              <w:rPr>
                <w:sz w:val="20"/>
                <w:szCs w:val="20"/>
              </w:rPr>
            </w:pPr>
            <w:r>
              <w:rPr>
                <w:rFonts w:ascii="Calibri" w:hAnsi="Calibri" w:cs="Calibri"/>
                <w:color w:val="000000"/>
                <w:sz w:val="22"/>
                <w:szCs w:val="22"/>
              </w:rPr>
              <w:t>DAS</w:t>
            </w:r>
          </w:p>
        </w:tc>
        <w:tc>
          <w:tcPr>
            <w:tcW w:w="80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1ECE0A" w14:textId="05292E39" w:rsidR="00351DF7" w:rsidRDefault="00351DF7" w:rsidP="00C01C97">
            <w:pPr>
              <w:rPr>
                <w:sz w:val="20"/>
                <w:szCs w:val="20"/>
              </w:rPr>
            </w:pPr>
          </w:p>
        </w:tc>
      </w:tr>
      <w:tr w:rsidR="00351DF7" w14:paraId="7867B3C9" w14:textId="77777777" w:rsidTr="00351DF7">
        <w:trPr>
          <w:trHeight w:val="300"/>
        </w:trPr>
        <w:tc>
          <w:tcPr>
            <w:tcW w:w="693" w:type="pct"/>
            <w:tcBorders>
              <w:top w:val="nil"/>
              <w:left w:val="single" w:sz="4" w:space="0" w:color="auto"/>
              <w:bottom w:val="single" w:sz="4" w:space="0" w:color="auto"/>
              <w:right w:val="single" w:sz="4" w:space="0" w:color="auto"/>
            </w:tcBorders>
            <w:vAlign w:val="bottom"/>
          </w:tcPr>
          <w:p w14:paraId="49481610" w14:textId="15F4A87E"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CONDOMINIO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42E13BBA" w14:textId="65F0B839" w:rsidR="00351DF7" w:rsidRDefault="00351DF7" w:rsidP="00C01C97">
            <w:pPr>
              <w:rPr>
                <w:rFonts w:ascii="Calibri" w:hAnsi="Calibri" w:cs="Calibri"/>
                <w:color w:val="000000"/>
                <w:sz w:val="22"/>
                <w:szCs w:val="22"/>
              </w:rPr>
            </w:pPr>
            <w:r>
              <w:rPr>
                <w:rFonts w:ascii="Calibri" w:hAnsi="Calibri" w:cs="Calibri"/>
                <w:color w:val="000000"/>
                <w:sz w:val="22"/>
                <w:szCs w:val="22"/>
              </w:rPr>
              <w:t>COND</w:t>
            </w:r>
          </w:p>
        </w:tc>
        <w:tc>
          <w:tcPr>
            <w:tcW w:w="299" w:type="pct"/>
            <w:tcBorders>
              <w:top w:val="nil"/>
              <w:left w:val="nil"/>
              <w:bottom w:val="nil"/>
              <w:right w:val="nil"/>
            </w:tcBorders>
            <w:shd w:val="clear" w:color="auto" w:fill="auto"/>
            <w:noWrap/>
            <w:vAlign w:val="bottom"/>
            <w:hideMark/>
          </w:tcPr>
          <w:p w14:paraId="54F213BF" w14:textId="77777777" w:rsidR="00351DF7" w:rsidRDefault="00351DF7" w:rsidP="00C01C97">
            <w:pPr>
              <w:rPr>
                <w:rFonts w:ascii="Calibri" w:hAnsi="Calibri" w:cs="Calibri"/>
                <w:color w:val="000000"/>
                <w:sz w:val="22"/>
                <w:szCs w:val="22"/>
              </w:rPr>
            </w:pPr>
          </w:p>
        </w:tc>
        <w:tc>
          <w:tcPr>
            <w:tcW w:w="653" w:type="pct"/>
            <w:tcBorders>
              <w:top w:val="nil"/>
              <w:left w:val="single" w:sz="4" w:space="0" w:color="auto"/>
              <w:bottom w:val="single" w:sz="4" w:space="0" w:color="auto"/>
              <w:right w:val="single" w:sz="4" w:space="0" w:color="auto"/>
            </w:tcBorders>
            <w:vAlign w:val="bottom"/>
          </w:tcPr>
          <w:p w14:paraId="5D9E74D8" w14:textId="4793E4DF"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2ª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65EC6A90" w14:textId="0FC02511" w:rsidR="00351DF7" w:rsidRDefault="00351DF7" w:rsidP="00C01C97">
            <w:pPr>
              <w:rPr>
                <w:rFonts w:ascii="Calibri" w:hAnsi="Calibri" w:cs="Calibri"/>
                <w:color w:val="000000"/>
                <w:sz w:val="22"/>
                <w:szCs w:val="22"/>
              </w:rPr>
            </w:pPr>
            <w:r>
              <w:rPr>
                <w:rFonts w:ascii="Calibri" w:hAnsi="Calibri" w:cs="Calibri"/>
                <w:color w:val="000000"/>
                <w:sz w:val="22"/>
                <w:szCs w:val="22"/>
              </w:rPr>
              <w:t> </w:t>
            </w:r>
          </w:p>
        </w:tc>
        <w:tc>
          <w:tcPr>
            <w:tcW w:w="301" w:type="pct"/>
            <w:tcBorders>
              <w:top w:val="nil"/>
              <w:left w:val="nil"/>
              <w:bottom w:val="nil"/>
              <w:right w:val="single" w:sz="4" w:space="0" w:color="auto"/>
            </w:tcBorders>
            <w:shd w:val="clear" w:color="auto" w:fill="auto"/>
            <w:noWrap/>
            <w:vAlign w:val="bottom"/>
            <w:hideMark/>
          </w:tcPr>
          <w:p w14:paraId="3EB20153" w14:textId="77777777" w:rsidR="00351DF7" w:rsidRDefault="00351DF7" w:rsidP="00C01C97">
            <w:pPr>
              <w:rPr>
                <w:rFonts w:ascii="Calibri" w:hAnsi="Calibri" w:cs="Calibri"/>
                <w:color w:val="000000"/>
                <w:sz w:val="22"/>
                <w:szCs w:val="22"/>
              </w:rPr>
            </w:pPr>
          </w:p>
        </w:tc>
        <w:tc>
          <w:tcPr>
            <w:tcW w:w="653" w:type="pct"/>
            <w:tcBorders>
              <w:top w:val="single" w:sz="4" w:space="0" w:color="auto"/>
              <w:left w:val="single" w:sz="4" w:space="0" w:color="auto"/>
              <w:bottom w:val="single" w:sz="4" w:space="0" w:color="auto"/>
              <w:right w:val="single" w:sz="4" w:space="0" w:color="auto"/>
            </w:tcBorders>
            <w:vAlign w:val="bottom"/>
          </w:tcPr>
          <w:p w14:paraId="3CD0A065" w14:textId="7825B3B1" w:rsidR="00351DF7" w:rsidRDefault="00351DF7" w:rsidP="00C01C97">
            <w:pPr>
              <w:rPr>
                <w:sz w:val="20"/>
                <w:szCs w:val="20"/>
              </w:rPr>
            </w:pPr>
            <w:r>
              <w:rPr>
                <w:rFonts w:ascii="Calibri" w:hAnsi="Calibri" w:cs="Calibri"/>
                <w:color w:val="000000"/>
                <w:sz w:val="22"/>
                <w:szCs w:val="22"/>
              </w:rPr>
              <w:t>DE</w:t>
            </w:r>
          </w:p>
        </w:tc>
        <w:tc>
          <w:tcPr>
            <w:tcW w:w="80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E9A8B7" w14:textId="5CDD9CAE" w:rsidR="00351DF7" w:rsidRDefault="00351DF7" w:rsidP="00C01C97">
            <w:pPr>
              <w:rPr>
                <w:sz w:val="20"/>
                <w:szCs w:val="20"/>
              </w:rPr>
            </w:pPr>
          </w:p>
        </w:tc>
      </w:tr>
      <w:tr w:rsidR="00351DF7" w14:paraId="72C8AB5B" w14:textId="77777777" w:rsidTr="00351DF7">
        <w:trPr>
          <w:trHeight w:val="300"/>
        </w:trPr>
        <w:tc>
          <w:tcPr>
            <w:tcW w:w="693" w:type="pct"/>
            <w:tcBorders>
              <w:top w:val="nil"/>
              <w:left w:val="single" w:sz="4" w:space="0" w:color="auto"/>
              <w:bottom w:val="single" w:sz="4" w:space="0" w:color="auto"/>
              <w:right w:val="single" w:sz="4" w:space="0" w:color="auto"/>
            </w:tcBorders>
            <w:vAlign w:val="bottom"/>
          </w:tcPr>
          <w:p w14:paraId="5CE7181A" w14:textId="5ED8435D"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CONJUNTO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3D69233A" w14:textId="299D2CC4" w:rsidR="00351DF7" w:rsidRDefault="00351DF7" w:rsidP="00C01C97">
            <w:pPr>
              <w:rPr>
                <w:rFonts w:ascii="Calibri" w:hAnsi="Calibri" w:cs="Calibri"/>
                <w:color w:val="000000"/>
                <w:sz w:val="22"/>
                <w:szCs w:val="22"/>
              </w:rPr>
            </w:pPr>
            <w:r>
              <w:rPr>
                <w:rFonts w:ascii="Calibri" w:hAnsi="Calibri" w:cs="Calibri"/>
                <w:color w:val="000000"/>
                <w:sz w:val="22"/>
                <w:szCs w:val="22"/>
              </w:rPr>
              <w:t>CONJ</w:t>
            </w:r>
          </w:p>
        </w:tc>
        <w:tc>
          <w:tcPr>
            <w:tcW w:w="299" w:type="pct"/>
            <w:tcBorders>
              <w:top w:val="nil"/>
              <w:left w:val="nil"/>
              <w:bottom w:val="nil"/>
              <w:right w:val="nil"/>
            </w:tcBorders>
            <w:shd w:val="clear" w:color="auto" w:fill="auto"/>
            <w:noWrap/>
            <w:vAlign w:val="bottom"/>
            <w:hideMark/>
          </w:tcPr>
          <w:p w14:paraId="1524F8E0" w14:textId="77777777" w:rsidR="00351DF7" w:rsidRDefault="00351DF7" w:rsidP="00C01C97">
            <w:pPr>
              <w:rPr>
                <w:rFonts w:ascii="Calibri" w:hAnsi="Calibri" w:cs="Calibri"/>
                <w:color w:val="000000"/>
                <w:sz w:val="22"/>
                <w:szCs w:val="22"/>
              </w:rPr>
            </w:pPr>
          </w:p>
        </w:tc>
        <w:tc>
          <w:tcPr>
            <w:tcW w:w="653" w:type="pct"/>
            <w:tcBorders>
              <w:top w:val="nil"/>
              <w:left w:val="single" w:sz="4" w:space="0" w:color="auto"/>
              <w:bottom w:val="single" w:sz="4" w:space="0" w:color="auto"/>
              <w:right w:val="single" w:sz="4" w:space="0" w:color="auto"/>
            </w:tcBorders>
            <w:vAlign w:val="bottom"/>
          </w:tcPr>
          <w:p w14:paraId="39871883" w14:textId="595ABFC9"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ACESSO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466C647E" w14:textId="097C6E38" w:rsidR="00351DF7" w:rsidRDefault="00351DF7" w:rsidP="00C01C97">
            <w:pPr>
              <w:rPr>
                <w:rFonts w:ascii="Calibri" w:hAnsi="Calibri" w:cs="Calibri"/>
                <w:color w:val="000000"/>
                <w:sz w:val="22"/>
                <w:szCs w:val="22"/>
              </w:rPr>
            </w:pPr>
            <w:r>
              <w:rPr>
                <w:rFonts w:ascii="Calibri" w:hAnsi="Calibri" w:cs="Calibri"/>
                <w:color w:val="000000"/>
                <w:sz w:val="22"/>
                <w:szCs w:val="22"/>
              </w:rPr>
              <w:t> </w:t>
            </w:r>
          </w:p>
        </w:tc>
        <w:tc>
          <w:tcPr>
            <w:tcW w:w="301" w:type="pct"/>
            <w:tcBorders>
              <w:top w:val="nil"/>
              <w:left w:val="nil"/>
              <w:bottom w:val="nil"/>
              <w:right w:val="nil"/>
            </w:tcBorders>
            <w:shd w:val="clear" w:color="auto" w:fill="auto"/>
            <w:noWrap/>
            <w:vAlign w:val="bottom"/>
            <w:hideMark/>
          </w:tcPr>
          <w:p w14:paraId="1A2A96E3" w14:textId="77777777" w:rsidR="00351DF7" w:rsidRDefault="00351DF7" w:rsidP="00C01C97">
            <w:pPr>
              <w:rPr>
                <w:rFonts w:ascii="Calibri" w:hAnsi="Calibri" w:cs="Calibri"/>
                <w:color w:val="000000"/>
                <w:sz w:val="22"/>
                <w:szCs w:val="22"/>
              </w:rPr>
            </w:pPr>
          </w:p>
        </w:tc>
        <w:tc>
          <w:tcPr>
            <w:tcW w:w="653" w:type="pct"/>
            <w:tcBorders>
              <w:top w:val="single" w:sz="4" w:space="0" w:color="auto"/>
              <w:left w:val="nil"/>
              <w:bottom w:val="nil"/>
              <w:right w:val="nil"/>
            </w:tcBorders>
            <w:vAlign w:val="bottom"/>
          </w:tcPr>
          <w:p w14:paraId="3F42DA5E" w14:textId="596B9179" w:rsidR="00351DF7" w:rsidRDefault="00351DF7" w:rsidP="00C01C97">
            <w:pPr>
              <w:rPr>
                <w:sz w:val="20"/>
                <w:szCs w:val="20"/>
              </w:rPr>
            </w:pPr>
          </w:p>
        </w:tc>
        <w:tc>
          <w:tcPr>
            <w:tcW w:w="800" w:type="pct"/>
            <w:tcBorders>
              <w:top w:val="single" w:sz="4" w:space="0" w:color="auto"/>
              <w:left w:val="nil"/>
              <w:bottom w:val="nil"/>
              <w:right w:val="nil"/>
            </w:tcBorders>
            <w:shd w:val="clear" w:color="auto" w:fill="auto"/>
            <w:noWrap/>
            <w:vAlign w:val="bottom"/>
            <w:hideMark/>
          </w:tcPr>
          <w:p w14:paraId="6EEB508A" w14:textId="2AA60CB9" w:rsidR="00351DF7" w:rsidRDefault="00351DF7" w:rsidP="00C01C97">
            <w:pPr>
              <w:rPr>
                <w:sz w:val="20"/>
                <w:szCs w:val="20"/>
              </w:rPr>
            </w:pPr>
          </w:p>
        </w:tc>
      </w:tr>
      <w:tr w:rsidR="00351DF7" w14:paraId="2A102C55" w14:textId="77777777" w:rsidTr="00351DF7">
        <w:trPr>
          <w:trHeight w:val="300"/>
        </w:trPr>
        <w:tc>
          <w:tcPr>
            <w:tcW w:w="693" w:type="pct"/>
            <w:tcBorders>
              <w:top w:val="nil"/>
              <w:left w:val="single" w:sz="4" w:space="0" w:color="auto"/>
              <w:bottom w:val="single" w:sz="4" w:space="0" w:color="auto"/>
              <w:right w:val="single" w:sz="4" w:space="0" w:color="auto"/>
            </w:tcBorders>
            <w:vAlign w:val="bottom"/>
          </w:tcPr>
          <w:p w14:paraId="621B83EA" w14:textId="0DCB16D9"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ESTRADA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1762A92A" w14:textId="43384CC9" w:rsidR="00351DF7" w:rsidRDefault="00351DF7" w:rsidP="00C01C97">
            <w:pPr>
              <w:rPr>
                <w:rFonts w:ascii="Calibri" w:hAnsi="Calibri" w:cs="Calibri"/>
                <w:color w:val="000000"/>
                <w:sz w:val="22"/>
                <w:szCs w:val="22"/>
              </w:rPr>
            </w:pPr>
            <w:r>
              <w:rPr>
                <w:rFonts w:ascii="Calibri" w:hAnsi="Calibri" w:cs="Calibri"/>
                <w:color w:val="000000"/>
                <w:sz w:val="22"/>
                <w:szCs w:val="22"/>
              </w:rPr>
              <w:t>EST</w:t>
            </w:r>
          </w:p>
        </w:tc>
        <w:tc>
          <w:tcPr>
            <w:tcW w:w="299" w:type="pct"/>
            <w:tcBorders>
              <w:top w:val="nil"/>
              <w:left w:val="nil"/>
              <w:bottom w:val="nil"/>
              <w:right w:val="nil"/>
            </w:tcBorders>
            <w:shd w:val="clear" w:color="auto" w:fill="auto"/>
            <w:noWrap/>
            <w:vAlign w:val="bottom"/>
            <w:hideMark/>
          </w:tcPr>
          <w:p w14:paraId="0CA2F91C" w14:textId="77777777" w:rsidR="00351DF7" w:rsidRDefault="00351DF7" w:rsidP="00C01C97">
            <w:pPr>
              <w:rPr>
                <w:rFonts w:ascii="Calibri" w:hAnsi="Calibri" w:cs="Calibri"/>
                <w:color w:val="000000"/>
                <w:sz w:val="22"/>
                <w:szCs w:val="22"/>
              </w:rPr>
            </w:pPr>
          </w:p>
        </w:tc>
        <w:tc>
          <w:tcPr>
            <w:tcW w:w="653" w:type="pct"/>
            <w:tcBorders>
              <w:top w:val="nil"/>
              <w:left w:val="single" w:sz="4" w:space="0" w:color="auto"/>
              <w:bottom w:val="single" w:sz="4" w:space="0" w:color="auto"/>
              <w:right w:val="single" w:sz="4" w:space="0" w:color="auto"/>
            </w:tcBorders>
            <w:vAlign w:val="bottom"/>
          </w:tcPr>
          <w:p w14:paraId="14A8BAA8" w14:textId="059D18EA"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AEROPORTO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633B6AFB" w14:textId="76D16FD1" w:rsidR="00351DF7" w:rsidRDefault="00351DF7" w:rsidP="00C01C97">
            <w:pPr>
              <w:rPr>
                <w:rFonts w:ascii="Calibri" w:hAnsi="Calibri" w:cs="Calibri"/>
                <w:color w:val="000000"/>
                <w:sz w:val="22"/>
                <w:szCs w:val="22"/>
              </w:rPr>
            </w:pPr>
            <w:r>
              <w:rPr>
                <w:rFonts w:ascii="Calibri" w:hAnsi="Calibri" w:cs="Calibri"/>
                <w:color w:val="000000"/>
                <w:sz w:val="22"/>
                <w:szCs w:val="22"/>
              </w:rPr>
              <w:t> </w:t>
            </w:r>
          </w:p>
        </w:tc>
        <w:tc>
          <w:tcPr>
            <w:tcW w:w="301" w:type="pct"/>
            <w:tcBorders>
              <w:top w:val="nil"/>
              <w:left w:val="nil"/>
              <w:bottom w:val="nil"/>
              <w:right w:val="nil"/>
            </w:tcBorders>
            <w:shd w:val="clear" w:color="auto" w:fill="auto"/>
            <w:noWrap/>
            <w:vAlign w:val="bottom"/>
            <w:hideMark/>
          </w:tcPr>
          <w:p w14:paraId="592B7360" w14:textId="77777777" w:rsidR="00351DF7" w:rsidRDefault="00351DF7" w:rsidP="00C01C97">
            <w:pPr>
              <w:rPr>
                <w:rFonts w:ascii="Calibri" w:hAnsi="Calibri" w:cs="Calibri"/>
                <w:color w:val="000000"/>
                <w:sz w:val="22"/>
                <w:szCs w:val="22"/>
              </w:rPr>
            </w:pPr>
          </w:p>
        </w:tc>
        <w:tc>
          <w:tcPr>
            <w:tcW w:w="653" w:type="pct"/>
            <w:tcBorders>
              <w:top w:val="nil"/>
              <w:left w:val="nil"/>
              <w:bottom w:val="nil"/>
              <w:right w:val="nil"/>
            </w:tcBorders>
            <w:vAlign w:val="bottom"/>
          </w:tcPr>
          <w:p w14:paraId="1DE7EF7A" w14:textId="0EB8B8AF" w:rsidR="00351DF7" w:rsidRDefault="00351DF7" w:rsidP="00C01C97">
            <w:pPr>
              <w:rPr>
                <w:sz w:val="20"/>
                <w:szCs w:val="20"/>
              </w:rPr>
            </w:pPr>
          </w:p>
        </w:tc>
        <w:tc>
          <w:tcPr>
            <w:tcW w:w="800" w:type="pct"/>
            <w:tcBorders>
              <w:top w:val="nil"/>
              <w:left w:val="nil"/>
              <w:bottom w:val="nil"/>
              <w:right w:val="nil"/>
            </w:tcBorders>
            <w:shd w:val="clear" w:color="auto" w:fill="auto"/>
            <w:noWrap/>
            <w:vAlign w:val="bottom"/>
            <w:hideMark/>
          </w:tcPr>
          <w:p w14:paraId="72F5FD1E" w14:textId="02C014BB" w:rsidR="00351DF7" w:rsidRDefault="00351DF7" w:rsidP="00C01C97">
            <w:pPr>
              <w:rPr>
                <w:sz w:val="20"/>
                <w:szCs w:val="20"/>
              </w:rPr>
            </w:pPr>
          </w:p>
        </w:tc>
      </w:tr>
      <w:tr w:rsidR="00351DF7" w14:paraId="59E026D4" w14:textId="77777777" w:rsidTr="00351DF7">
        <w:trPr>
          <w:trHeight w:val="300"/>
        </w:trPr>
        <w:tc>
          <w:tcPr>
            <w:tcW w:w="693" w:type="pct"/>
            <w:tcBorders>
              <w:top w:val="nil"/>
              <w:left w:val="single" w:sz="4" w:space="0" w:color="auto"/>
              <w:bottom w:val="single" w:sz="4" w:space="0" w:color="auto"/>
              <w:right w:val="single" w:sz="4" w:space="0" w:color="auto"/>
            </w:tcBorders>
            <w:vAlign w:val="bottom"/>
          </w:tcPr>
          <w:p w14:paraId="2FEF4D7C" w14:textId="61E69F92"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JARDIM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49817412" w14:textId="67849B19" w:rsidR="00351DF7" w:rsidRDefault="00351DF7" w:rsidP="00C01C97">
            <w:pPr>
              <w:rPr>
                <w:rFonts w:ascii="Calibri" w:hAnsi="Calibri" w:cs="Calibri"/>
                <w:color w:val="000000"/>
                <w:sz w:val="22"/>
                <w:szCs w:val="22"/>
              </w:rPr>
            </w:pPr>
            <w:r>
              <w:rPr>
                <w:rFonts w:ascii="Calibri" w:hAnsi="Calibri" w:cs="Calibri"/>
                <w:color w:val="000000"/>
                <w:sz w:val="22"/>
                <w:szCs w:val="22"/>
              </w:rPr>
              <w:t>JD</w:t>
            </w:r>
          </w:p>
        </w:tc>
        <w:tc>
          <w:tcPr>
            <w:tcW w:w="299" w:type="pct"/>
            <w:tcBorders>
              <w:top w:val="nil"/>
              <w:left w:val="nil"/>
              <w:bottom w:val="nil"/>
              <w:right w:val="nil"/>
            </w:tcBorders>
            <w:shd w:val="clear" w:color="auto" w:fill="auto"/>
            <w:noWrap/>
            <w:vAlign w:val="bottom"/>
            <w:hideMark/>
          </w:tcPr>
          <w:p w14:paraId="16AB6A10" w14:textId="77777777" w:rsidR="00351DF7" w:rsidRDefault="00351DF7" w:rsidP="00C01C97">
            <w:pPr>
              <w:rPr>
                <w:rFonts w:ascii="Calibri" w:hAnsi="Calibri" w:cs="Calibri"/>
                <w:color w:val="000000"/>
                <w:sz w:val="22"/>
                <w:szCs w:val="22"/>
              </w:rPr>
            </w:pPr>
          </w:p>
        </w:tc>
        <w:tc>
          <w:tcPr>
            <w:tcW w:w="653" w:type="pct"/>
            <w:tcBorders>
              <w:top w:val="nil"/>
              <w:left w:val="single" w:sz="4" w:space="0" w:color="auto"/>
              <w:bottom w:val="single" w:sz="4" w:space="0" w:color="auto"/>
              <w:right w:val="single" w:sz="4" w:space="0" w:color="auto"/>
            </w:tcBorders>
            <w:vAlign w:val="bottom"/>
          </w:tcPr>
          <w:p w14:paraId="2A361123" w14:textId="5BBBA893"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ALAMEDA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4910B643" w14:textId="493EEEC9" w:rsidR="00351DF7" w:rsidRDefault="00351DF7" w:rsidP="00C01C97">
            <w:pPr>
              <w:rPr>
                <w:rFonts w:ascii="Calibri" w:hAnsi="Calibri" w:cs="Calibri"/>
                <w:color w:val="000000"/>
                <w:sz w:val="22"/>
                <w:szCs w:val="22"/>
              </w:rPr>
            </w:pPr>
            <w:r>
              <w:rPr>
                <w:rFonts w:ascii="Calibri" w:hAnsi="Calibri" w:cs="Calibri"/>
                <w:color w:val="000000"/>
                <w:sz w:val="22"/>
                <w:szCs w:val="22"/>
              </w:rPr>
              <w:t> </w:t>
            </w:r>
          </w:p>
        </w:tc>
        <w:tc>
          <w:tcPr>
            <w:tcW w:w="301" w:type="pct"/>
            <w:tcBorders>
              <w:top w:val="nil"/>
              <w:left w:val="nil"/>
              <w:bottom w:val="nil"/>
              <w:right w:val="nil"/>
            </w:tcBorders>
            <w:shd w:val="clear" w:color="auto" w:fill="auto"/>
            <w:noWrap/>
            <w:vAlign w:val="bottom"/>
            <w:hideMark/>
          </w:tcPr>
          <w:p w14:paraId="57BF049D" w14:textId="77777777" w:rsidR="00351DF7" w:rsidRDefault="00351DF7" w:rsidP="00C01C97">
            <w:pPr>
              <w:rPr>
                <w:rFonts w:ascii="Calibri" w:hAnsi="Calibri" w:cs="Calibri"/>
                <w:color w:val="000000"/>
                <w:sz w:val="22"/>
                <w:szCs w:val="22"/>
              </w:rPr>
            </w:pPr>
          </w:p>
        </w:tc>
        <w:tc>
          <w:tcPr>
            <w:tcW w:w="653" w:type="pct"/>
            <w:tcBorders>
              <w:top w:val="nil"/>
              <w:left w:val="nil"/>
              <w:bottom w:val="nil"/>
              <w:right w:val="nil"/>
            </w:tcBorders>
            <w:vAlign w:val="bottom"/>
          </w:tcPr>
          <w:p w14:paraId="163F30A8" w14:textId="5F91D05D" w:rsidR="00351DF7" w:rsidRDefault="00351DF7" w:rsidP="00C01C97">
            <w:pPr>
              <w:rPr>
                <w:sz w:val="20"/>
                <w:szCs w:val="20"/>
              </w:rPr>
            </w:pPr>
          </w:p>
        </w:tc>
        <w:tc>
          <w:tcPr>
            <w:tcW w:w="800" w:type="pct"/>
            <w:tcBorders>
              <w:top w:val="nil"/>
              <w:left w:val="nil"/>
              <w:bottom w:val="nil"/>
              <w:right w:val="nil"/>
            </w:tcBorders>
            <w:shd w:val="clear" w:color="auto" w:fill="auto"/>
            <w:noWrap/>
            <w:vAlign w:val="bottom"/>
            <w:hideMark/>
          </w:tcPr>
          <w:p w14:paraId="5620DD0A" w14:textId="65DACEDF" w:rsidR="00351DF7" w:rsidRDefault="00351DF7" w:rsidP="00C01C97">
            <w:pPr>
              <w:rPr>
                <w:sz w:val="20"/>
                <w:szCs w:val="20"/>
              </w:rPr>
            </w:pPr>
          </w:p>
        </w:tc>
      </w:tr>
      <w:tr w:rsidR="00351DF7" w14:paraId="22CF174F" w14:textId="77777777" w:rsidTr="00351DF7">
        <w:trPr>
          <w:trHeight w:val="300"/>
        </w:trPr>
        <w:tc>
          <w:tcPr>
            <w:tcW w:w="693" w:type="pct"/>
            <w:tcBorders>
              <w:top w:val="nil"/>
              <w:left w:val="single" w:sz="4" w:space="0" w:color="auto"/>
              <w:bottom w:val="single" w:sz="4" w:space="0" w:color="auto"/>
              <w:right w:val="single" w:sz="4" w:space="0" w:color="auto"/>
            </w:tcBorders>
            <w:vAlign w:val="bottom"/>
          </w:tcPr>
          <w:p w14:paraId="5E406873" w14:textId="653EFFF9"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LADEIRA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073E8A15" w14:textId="3CEED0E5" w:rsidR="00351DF7" w:rsidRDefault="00351DF7" w:rsidP="00C01C97">
            <w:pPr>
              <w:rPr>
                <w:rFonts w:ascii="Calibri" w:hAnsi="Calibri" w:cs="Calibri"/>
                <w:color w:val="000000"/>
                <w:sz w:val="22"/>
                <w:szCs w:val="22"/>
              </w:rPr>
            </w:pPr>
            <w:r>
              <w:rPr>
                <w:rFonts w:ascii="Calibri" w:hAnsi="Calibri" w:cs="Calibri"/>
                <w:color w:val="000000"/>
                <w:sz w:val="22"/>
                <w:szCs w:val="22"/>
              </w:rPr>
              <w:t>LD</w:t>
            </w:r>
          </w:p>
        </w:tc>
        <w:tc>
          <w:tcPr>
            <w:tcW w:w="299" w:type="pct"/>
            <w:tcBorders>
              <w:top w:val="nil"/>
              <w:left w:val="nil"/>
              <w:bottom w:val="nil"/>
              <w:right w:val="nil"/>
            </w:tcBorders>
            <w:shd w:val="clear" w:color="auto" w:fill="auto"/>
            <w:noWrap/>
            <w:vAlign w:val="bottom"/>
            <w:hideMark/>
          </w:tcPr>
          <w:p w14:paraId="19E0052F" w14:textId="77777777" w:rsidR="00351DF7" w:rsidRDefault="00351DF7" w:rsidP="00C01C97">
            <w:pPr>
              <w:rPr>
                <w:rFonts w:ascii="Calibri" w:hAnsi="Calibri" w:cs="Calibri"/>
                <w:color w:val="000000"/>
                <w:sz w:val="22"/>
                <w:szCs w:val="22"/>
              </w:rPr>
            </w:pPr>
          </w:p>
        </w:tc>
        <w:tc>
          <w:tcPr>
            <w:tcW w:w="653" w:type="pct"/>
            <w:tcBorders>
              <w:top w:val="nil"/>
              <w:left w:val="single" w:sz="4" w:space="0" w:color="auto"/>
              <w:bottom w:val="single" w:sz="4" w:space="0" w:color="auto"/>
              <w:right w:val="single" w:sz="4" w:space="0" w:color="auto"/>
            </w:tcBorders>
            <w:vAlign w:val="bottom"/>
          </w:tcPr>
          <w:p w14:paraId="5C178358" w14:textId="0E5B77A1"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ALTO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4233A2F5" w14:textId="66091076" w:rsidR="00351DF7" w:rsidRDefault="00351DF7" w:rsidP="00C01C97">
            <w:pPr>
              <w:rPr>
                <w:rFonts w:ascii="Calibri" w:hAnsi="Calibri" w:cs="Calibri"/>
                <w:color w:val="000000"/>
                <w:sz w:val="22"/>
                <w:szCs w:val="22"/>
              </w:rPr>
            </w:pPr>
            <w:r>
              <w:rPr>
                <w:rFonts w:ascii="Calibri" w:hAnsi="Calibri" w:cs="Calibri"/>
                <w:color w:val="000000"/>
                <w:sz w:val="22"/>
                <w:szCs w:val="22"/>
              </w:rPr>
              <w:t> </w:t>
            </w:r>
          </w:p>
        </w:tc>
        <w:tc>
          <w:tcPr>
            <w:tcW w:w="301" w:type="pct"/>
            <w:tcBorders>
              <w:top w:val="nil"/>
              <w:left w:val="nil"/>
              <w:bottom w:val="nil"/>
              <w:right w:val="nil"/>
            </w:tcBorders>
            <w:shd w:val="clear" w:color="auto" w:fill="auto"/>
            <w:noWrap/>
            <w:vAlign w:val="bottom"/>
            <w:hideMark/>
          </w:tcPr>
          <w:p w14:paraId="4DBB7D43" w14:textId="77777777" w:rsidR="00351DF7" w:rsidRDefault="00351DF7" w:rsidP="00C01C97">
            <w:pPr>
              <w:rPr>
                <w:rFonts w:ascii="Calibri" w:hAnsi="Calibri" w:cs="Calibri"/>
                <w:color w:val="000000"/>
                <w:sz w:val="22"/>
                <w:szCs w:val="22"/>
              </w:rPr>
            </w:pPr>
          </w:p>
        </w:tc>
        <w:tc>
          <w:tcPr>
            <w:tcW w:w="653" w:type="pct"/>
            <w:tcBorders>
              <w:top w:val="nil"/>
              <w:left w:val="nil"/>
              <w:bottom w:val="nil"/>
              <w:right w:val="nil"/>
            </w:tcBorders>
            <w:vAlign w:val="bottom"/>
          </w:tcPr>
          <w:p w14:paraId="08E3F239" w14:textId="77F361DD" w:rsidR="00351DF7" w:rsidRDefault="00351DF7" w:rsidP="00C01C97">
            <w:pPr>
              <w:rPr>
                <w:sz w:val="20"/>
                <w:szCs w:val="20"/>
              </w:rPr>
            </w:pPr>
          </w:p>
        </w:tc>
        <w:tc>
          <w:tcPr>
            <w:tcW w:w="800" w:type="pct"/>
            <w:tcBorders>
              <w:top w:val="nil"/>
              <w:left w:val="nil"/>
              <w:bottom w:val="nil"/>
              <w:right w:val="nil"/>
            </w:tcBorders>
            <w:shd w:val="clear" w:color="auto" w:fill="auto"/>
            <w:noWrap/>
            <w:vAlign w:val="bottom"/>
            <w:hideMark/>
          </w:tcPr>
          <w:p w14:paraId="2CC155DF" w14:textId="113A693D" w:rsidR="00351DF7" w:rsidRDefault="00351DF7" w:rsidP="00C01C97">
            <w:pPr>
              <w:rPr>
                <w:sz w:val="20"/>
                <w:szCs w:val="20"/>
              </w:rPr>
            </w:pPr>
          </w:p>
        </w:tc>
      </w:tr>
      <w:tr w:rsidR="00351DF7" w14:paraId="112F60DE" w14:textId="77777777" w:rsidTr="00351DF7">
        <w:trPr>
          <w:trHeight w:val="300"/>
        </w:trPr>
        <w:tc>
          <w:tcPr>
            <w:tcW w:w="693" w:type="pct"/>
            <w:tcBorders>
              <w:top w:val="nil"/>
              <w:left w:val="single" w:sz="4" w:space="0" w:color="auto"/>
              <w:bottom w:val="single" w:sz="4" w:space="0" w:color="auto"/>
              <w:right w:val="single" w:sz="4" w:space="0" w:color="auto"/>
            </w:tcBorders>
            <w:vAlign w:val="bottom"/>
          </w:tcPr>
          <w:p w14:paraId="153E5D65" w14:textId="30D0A813"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LOT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7DBE0504" w14:textId="4FCCB44C" w:rsidR="00351DF7" w:rsidRDefault="00351DF7" w:rsidP="00C01C97">
            <w:pPr>
              <w:rPr>
                <w:rFonts w:ascii="Calibri" w:hAnsi="Calibri" w:cs="Calibri"/>
                <w:color w:val="000000"/>
                <w:sz w:val="22"/>
                <w:szCs w:val="22"/>
              </w:rPr>
            </w:pPr>
            <w:r>
              <w:rPr>
                <w:rFonts w:ascii="Calibri" w:hAnsi="Calibri" w:cs="Calibri"/>
                <w:color w:val="000000"/>
                <w:sz w:val="22"/>
                <w:szCs w:val="22"/>
              </w:rPr>
              <w:t>LT</w:t>
            </w:r>
          </w:p>
        </w:tc>
        <w:tc>
          <w:tcPr>
            <w:tcW w:w="299" w:type="pct"/>
            <w:tcBorders>
              <w:top w:val="nil"/>
              <w:left w:val="nil"/>
              <w:bottom w:val="nil"/>
              <w:right w:val="nil"/>
            </w:tcBorders>
            <w:shd w:val="clear" w:color="auto" w:fill="auto"/>
            <w:noWrap/>
            <w:vAlign w:val="bottom"/>
            <w:hideMark/>
          </w:tcPr>
          <w:p w14:paraId="329881D0" w14:textId="77777777" w:rsidR="00351DF7" w:rsidRDefault="00351DF7" w:rsidP="00C01C97">
            <w:pPr>
              <w:rPr>
                <w:rFonts w:ascii="Calibri" w:hAnsi="Calibri" w:cs="Calibri"/>
                <w:color w:val="000000"/>
                <w:sz w:val="22"/>
                <w:szCs w:val="22"/>
              </w:rPr>
            </w:pPr>
          </w:p>
        </w:tc>
        <w:tc>
          <w:tcPr>
            <w:tcW w:w="653" w:type="pct"/>
            <w:tcBorders>
              <w:top w:val="nil"/>
              <w:left w:val="single" w:sz="4" w:space="0" w:color="auto"/>
              <w:bottom w:val="single" w:sz="4" w:space="0" w:color="auto"/>
              <w:right w:val="single" w:sz="4" w:space="0" w:color="auto"/>
            </w:tcBorders>
            <w:vAlign w:val="bottom"/>
          </w:tcPr>
          <w:p w14:paraId="3CE6C00A" w14:textId="04C968D2"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AREA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1FB8E39A" w14:textId="3DC6ED9F" w:rsidR="00351DF7" w:rsidRDefault="00351DF7" w:rsidP="00C01C97">
            <w:pPr>
              <w:rPr>
                <w:rFonts w:ascii="Calibri" w:hAnsi="Calibri" w:cs="Calibri"/>
                <w:color w:val="000000"/>
                <w:sz w:val="22"/>
                <w:szCs w:val="22"/>
              </w:rPr>
            </w:pPr>
            <w:r>
              <w:rPr>
                <w:rFonts w:ascii="Calibri" w:hAnsi="Calibri" w:cs="Calibri"/>
                <w:color w:val="000000"/>
                <w:sz w:val="22"/>
                <w:szCs w:val="22"/>
              </w:rPr>
              <w:t> </w:t>
            </w:r>
          </w:p>
        </w:tc>
        <w:tc>
          <w:tcPr>
            <w:tcW w:w="301" w:type="pct"/>
            <w:tcBorders>
              <w:top w:val="nil"/>
              <w:left w:val="nil"/>
              <w:bottom w:val="nil"/>
              <w:right w:val="nil"/>
            </w:tcBorders>
            <w:shd w:val="clear" w:color="auto" w:fill="auto"/>
            <w:noWrap/>
            <w:vAlign w:val="bottom"/>
            <w:hideMark/>
          </w:tcPr>
          <w:p w14:paraId="0F63F900" w14:textId="77777777" w:rsidR="00351DF7" w:rsidRDefault="00351DF7" w:rsidP="00C01C97">
            <w:pPr>
              <w:rPr>
                <w:rFonts w:ascii="Calibri" w:hAnsi="Calibri" w:cs="Calibri"/>
                <w:color w:val="000000"/>
                <w:sz w:val="22"/>
                <w:szCs w:val="22"/>
              </w:rPr>
            </w:pPr>
          </w:p>
        </w:tc>
        <w:tc>
          <w:tcPr>
            <w:tcW w:w="653" w:type="pct"/>
            <w:tcBorders>
              <w:top w:val="nil"/>
              <w:left w:val="nil"/>
              <w:bottom w:val="nil"/>
              <w:right w:val="nil"/>
            </w:tcBorders>
            <w:vAlign w:val="bottom"/>
          </w:tcPr>
          <w:p w14:paraId="6EBBC10D" w14:textId="4EFE5292" w:rsidR="00351DF7" w:rsidRDefault="00351DF7" w:rsidP="00C01C97">
            <w:pPr>
              <w:rPr>
                <w:sz w:val="20"/>
                <w:szCs w:val="20"/>
              </w:rPr>
            </w:pPr>
          </w:p>
        </w:tc>
        <w:tc>
          <w:tcPr>
            <w:tcW w:w="800" w:type="pct"/>
            <w:tcBorders>
              <w:top w:val="nil"/>
              <w:left w:val="nil"/>
              <w:bottom w:val="nil"/>
              <w:right w:val="nil"/>
            </w:tcBorders>
            <w:shd w:val="clear" w:color="auto" w:fill="auto"/>
            <w:noWrap/>
            <w:vAlign w:val="bottom"/>
            <w:hideMark/>
          </w:tcPr>
          <w:p w14:paraId="095422DC" w14:textId="2BD03CDD" w:rsidR="00351DF7" w:rsidRDefault="00351DF7" w:rsidP="00C01C97">
            <w:pPr>
              <w:rPr>
                <w:sz w:val="20"/>
                <w:szCs w:val="20"/>
              </w:rPr>
            </w:pPr>
          </w:p>
        </w:tc>
      </w:tr>
      <w:tr w:rsidR="00351DF7" w14:paraId="6E4F27B6" w14:textId="77777777" w:rsidTr="00351DF7">
        <w:trPr>
          <w:trHeight w:val="300"/>
        </w:trPr>
        <w:tc>
          <w:tcPr>
            <w:tcW w:w="693" w:type="pct"/>
            <w:tcBorders>
              <w:top w:val="nil"/>
              <w:left w:val="single" w:sz="4" w:space="0" w:color="auto"/>
              <w:bottom w:val="single" w:sz="4" w:space="0" w:color="auto"/>
              <w:right w:val="single" w:sz="4" w:space="0" w:color="auto"/>
            </w:tcBorders>
            <w:vAlign w:val="bottom"/>
          </w:tcPr>
          <w:p w14:paraId="34AD629A" w14:textId="7B2DA7D0"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LOTE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61A3D6EC" w14:textId="218BDF75" w:rsidR="00351DF7" w:rsidRDefault="00351DF7" w:rsidP="00C01C97">
            <w:pPr>
              <w:rPr>
                <w:rFonts w:ascii="Calibri" w:hAnsi="Calibri" w:cs="Calibri"/>
                <w:color w:val="000000"/>
                <w:sz w:val="22"/>
                <w:szCs w:val="22"/>
              </w:rPr>
            </w:pPr>
            <w:r>
              <w:rPr>
                <w:rFonts w:ascii="Calibri" w:hAnsi="Calibri" w:cs="Calibri"/>
                <w:color w:val="000000"/>
                <w:sz w:val="22"/>
                <w:szCs w:val="22"/>
              </w:rPr>
              <w:t>LT</w:t>
            </w:r>
          </w:p>
        </w:tc>
        <w:tc>
          <w:tcPr>
            <w:tcW w:w="299" w:type="pct"/>
            <w:tcBorders>
              <w:top w:val="nil"/>
              <w:left w:val="nil"/>
              <w:bottom w:val="nil"/>
              <w:right w:val="nil"/>
            </w:tcBorders>
            <w:shd w:val="clear" w:color="auto" w:fill="auto"/>
            <w:noWrap/>
            <w:vAlign w:val="bottom"/>
            <w:hideMark/>
          </w:tcPr>
          <w:p w14:paraId="71823FBF" w14:textId="77777777" w:rsidR="00351DF7" w:rsidRDefault="00351DF7" w:rsidP="00C01C97">
            <w:pPr>
              <w:rPr>
                <w:rFonts w:ascii="Calibri" w:hAnsi="Calibri" w:cs="Calibri"/>
                <w:color w:val="000000"/>
                <w:sz w:val="22"/>
                <w:szCs w:val="22"/>
              </w:rPr>
            </w:pPr>
          </w:p>
        </w:tc>
        <w:tc>
          <w:tcPr>
            <w:tcW w:w="653" w:type="pct"/>
            <w:tcBorders>
              <w:top w:val="nil"/>
              <w:left w:val="single" w:sz="4" w:space="0" w:color="auto"/>
              <w:bottom w:val="single" w:sz="4" w:space="0" w:color="auto"/>
              <w:right w:val="single" w:sz="4" w:space="0" w:color="auto"/>
            </w:tcBorders>
            <w:vAlign w:val="bottom"/>
          </w:tcPr>
          <w:p w14:paraId="7A41ED9D" w14:textId="1396C27C"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BECO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2CD470FB" w14:textId="19AFBABC" w:rsidR="00351DF7" w:rsidRDefault="00351DF7" w:rsidP="00C01C97">
            <w:pPr>
              <w:rPr>
                <w:rFonts w:ascii="Calibri" w:hAnsi="Calibri" w:cs="Calibri"/>
                <w:color w:val="000000"/>
                <w:sz w:val="22"/>
                <w:szCs w:val="22"/>
              </w:rPr>
            </w:pPr>
            <w:r>
              <w:rPr>
                <w:rFonts w:ascii="Calibri" w:hAnsi="Calibri" w:cs="Calibri"/>
                <w:color w:val="000000"/>
                <w:sz w:val="22"/>
                <w:szCs w:val="22"/>
              </w:rPr>
              <w:t> </w:t>
            </w:r>
          </w:p>
        </w:tc>
        <w:tc>
          <w:tcPr>
            <w:tcW w:w="301" w:type="pct"/>
            <w:tcBorders>
              <w:top w:val="nil"/>
              <w:left w:val="nil"/>
              <w:bottom w:val="nil"/>
              <w:right w:val="nil"/>
            </w:tcBorders>
            <w:shd w:val="clear" w:color="auto" w:fill="auto"/>
            <w:noWrap/>
            <w:vAlign w:val="bottom"/>
            <w:hideMark/>
          </w:tcPr>
          <w:p w14:paraId="141E5C21" w14:textId="77777777" w:rsidR="00351DF7" w:rsidRDefault="00351DF7" w:rsidP="00C01C97">
            <w:pPr>
              <w:rPr>
                <w:rFonts w:ascii="Calibri" w:hAnsi="Calibri" w:cs="Calibri"/>
                <w:color w:val="000000"/>
                <w:sz w:val="22"/>
                <w:szCs w:val="22"/>
              </w:rPr>
            </w:pPr>
          </w:p>
        </w:tc>
        <w:tc>
          <w:tcPr>
            <w:tcW w:w="653" w:type="pct"/>
            <w:tcBorders>
              <w:top w:val="nil"/>
              <w:left w:val="nil"/>
              <w:bottom w:val="nil"/>
              <w:right w:val="nil"/>
            </w:tcBorders>
            <w:vAlign w:val="bottom"/>
          </w:tcPr>
          <w:p w14:paraId="31A6348F" w14:textId="0DB28B7A" w:rsidR="00351DF7" w:rsidRDefault="00351DF7" w:rsidP="00C01C97">
            <w:pPr>
              <w:rPr>
                <w:sz w:val="20"/>
                <w:szCs w:val="20"/>
              </w:rPr>
            </w:pPr>
          </w:p>
        </w:tc>
        <w:tc>
          <w:tcPr>
            <w:tcW w:w="800" w:type="pct"/>
            <w:tcBorders>
              <w:top w:val="nil"/>
              <w:left w:val="nil"/>
              <w:bottom w:val="nil"/>
              <w:right w:val="nil"/>
            </w:tcBorders>
            <w:shd w:val="clear" w:color="auto" w:fill="auto"/>
            <w:noWrap/>
            <w:vAlign w:val="bottom"/>
            <w:hideMark/>
          </w:tcPr>
          <w:p w14:paraId="6BC1210C" w14:textId="33E9F69A" w:rsidR="00351DF7" w:rsidRDefault="00351DF7" w:rsidP="00C01C97">
            <w:pPr>
              <w:rPr>
                <w:sz w:val="20"/>
                <w:szCs w:val="20"/>
              </w:rPr>
            </w:pPr>
          </w:p>
        </w:tc>
      </w:tr>
      <w:tr w:rsidR="00351DF7" w14:paraId="01E00C93" w14:textId="77777777" w:rsidTr="00351DF7">
        <w:trPr>
          <w:trHeight w:val="300"/>
        </w:trPr>
        <w:tc>
          <w:tcPr>
            <w:tcW w:w="693" w:type="pct"/>
            <w:tcBorders>
              <w:top w:val="nil"/>
              <w:left w:val="single" w:sz="4" w:space="0" w:color="auto"/>
              <w:bottom w:val="single" w:sz="4" w:space="0" w:color="auto"/>
              <w:right w:val="single" w:sz="4" w:space="0" w:color="auto"/>
            </w:tcBorders>
            <w:vAlign w:val="bottom"/>
          </w:tcPr>
          <w:p w14:paraId="44166767" w14:textId="0E085FF4"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LOTEAMENTO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6DB374EA" w14:textId="7255BBF3" w:rsidR="00351DF7" w:rsidRDefault="00351DF7" w:rsidP="00C01C97">
            <w:pPr>
              <w:rPr>
                <w:rFonts w:ascii="Calibri" w:hAnsi="Calibri" w:cs="Calibri"/>
                <w:color w:val="000000"/>
                <w:sz w:val="22"/>
                <w:szCs w:val="22"/>
              </w:rPr>
            </w:pPr>
            <w:r>
              <w:rPr>
                <w:rFonts w:ascii="Calibri" w:hAnsi="Calibri" w:cs="Calibri"/>
                <w:color w:val="000000"/>
                <w:sz w:val="22"/>
                <w:szCs w:val="22"/>
              </w:rPr>
              <w:t>LT</w:t>
            </w:r>
          </w:p>
        </w:tc>
        <w:tc>
          <w:tcPr>
            <w:tcW w:w="299" w:type="pct"/>
            <w:tcBorders>
              <w:top w:val="nil"/>
              <w:left w:val="nil"/>
              <w:bottom w:val="nil"/>
              <w:right w:val="nil"/>
            </w:tcBorders>
            <w:shd w:val="clear" w:color="auto" w:fill="auto"/>
            <w:noWrap/>
            <w:vAlign w:val="bottom"/>
            <w:hideMark/>
          </w:tcPr>
          <w:p w14:paraId="45C6CAF4" w14:textId="77777777" w:rsidR="00351DF7" w:rsidRDefault="00351DF7" w:rsidP="00C01C97">
            <w:pPr>
              <w:rPr>
                <w:rFonts w:ascii="Calibri" w:hAnsi="Calibri" w:cs="Calibri"/>
                <w:color w:val="000000"/>
                <w:sz w:val="22"/>
                <w:szCs w:val="22"/>
              </w:rPr>
            </w:pPr>
          </w:p>
        </w:tc>
        <w:tc>
          <w:tcPr>
            <w:tcW w:w="653" w:type="pct"/>
            <w:tcBorders>
              <w:top w:val="nil"/>
              <w:left w:val="single" w:sz="4" w:space="0" w:color="auto"/>
              <w:bottom w:val="single" w:sz="4" w:space="0" w:color="auto"/>
              <w:right w:val="single" w:sz="4" w:space="0" w:color="auto"/>
            </w:tcBorders>
            <w:vAlign w:val="bottom"/>
          </w:tcPr>
          <w:p w14:paraId="5E77A90C" w14:textId="059B6DCE"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BOULEVARD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7664D5B1" w14:textId="36D03175" w:rsidR="00351DF7" w:rsidRDefault="00351DF7" w:rsidP="00C01C97">
            <w:pPr>
              <w:rPr>
                <w:rFonts w:ascii="Calibri" w:hAnsi="Calibri" w:cs="Calibri"/>
                <w:color w:val="000000"/>
                <w:sz w:val="22"/>
                <w:szCs w:val="22"/>
              </w:rPr>
            </w:pPr>
            <w:r>
              <w:rPr>
                <w:rFonts w:ascii="Calibri" w:hAnsi="Calibri" w:cs="Calibri"/>
                <w:color w:val="000000"/>
                <w:sz w:val="22"/>
                <w:szCs w:val="22"/>
              </w:rPr>
              <w:t> </w:t>
            </w:r>
          </w:p>
        </w:tc>
        <w:tc>
          <w:tcPr>
            <w:tcW w:w="301" w:type="pct"/>
            <w:tcBorders>
              <w:top w:val="nil"/>
              <w:left w:val="nil"/>
              <w:bottom w:val="nil"/>
              <w:right w:val="nil"/>
            </w:tcBorders>
            <w:shd w:val="clear" w:color="auto" w:fill="auto"/>
            <w:noWrap/>
            <w:vAlign w:val="bottom"/>
            <w:hideMark/>
          </w:tcPr>
          <w:p w14:paraId="2889C914" w14:textId="77777777" w:rsidR="00351DF7" w:rsidRDefault="00351DF7" w:rsidP="00C01C97">
            <w:pPr>
              <w:rPr>
                <w:rFonts w:ascii="Calibri" w:hAnsi="Calibri" w:cs="Calibri"/>
                <w:color w:val="000000"/>
                <w:sz w:val="22"/>
                <w:szCs w:val="22"/>
              </w:rPr>
            </w:pPr>
          </w:p>
        </w:tc>
        <w:tc>
          <w:tcPr>
            <w:tcW w:w="653" w:type="pct"/>
            <w:tcBorders>
              <w:top w:val="nil"/>
              <w:left w:val="nil"/>
              <w:bottom w:val="nil"/>
              <w:right w:val="nil"/>
            </w:tcBorders>
            <w:vAlign w:val="bottom"/>
          </w:tcPr>
          <w:p w14:paraId="060C3897" w14:textId="77777777" w:rsidR="00351DF7" w:rsidRDefault="00351DF7" w:rsidP="00C01C97">
            <w:pPr>
              <w:rPr>
                <w:sz w:val="20"/>
                <w:szCs w:val="20"/>
              </w:rPr>
            </w:pPr>
          </w:p>
        </w:tc>
        <w:tc>
          <w:tcPr>
            <w:tcW w:w="800" w:type="pct"/>
            <w:tcBorders>
              <w:top w:val="nil"/>
              <w:left w:val="nil"/>
              <w:bottom w:val="nil"/>
              <w:right w:val="nil"/>
            </w:tcBorders>
            <w:shd w:val="clear" w:color="auto" w:fill="auto"/>
            <w:noWrap/>
            <w:vAlign w:val="bottom"/>
            <w:hideMark/>
          </w:tcPr>
          <w:p w14:paraId="48F3BAD0" w14:textId="503B17C8" w:rsidR="00351DF7" w:rsidRDefault="00351DF7" w:rsidP="00C01C97">
            <w:pPr>
              <w:rPr>
                <w:sz w:val="20"/>
                <w:szCs w:val="20"/>
              </w:rPr>
            </w:pPr>
          </w:p>
        </w:tc>
      </w:tr>
      <w:tr w:rsidR="00351DF7" w14:paraId="1B99E5F2" w14:textId="77777777" w:rsidTr="00351DF7">
        <w:trPr>
          <w:trHeight w:val="300"/>
        </w:trPr>
        <w:tc>
          <w:tcPr>
            <w:tcW w:w="693" w:type="pct"/>
            <w:tcBorders>
              <w:top w:val="nil"/>
              <w:left w:val="single" w:sz="4" w:space="0" w:color="auto"/>
              <w:bottom w:val="single" w:sz="4" w:space="0" w:color="auto"/>
              <w:right w:val="single" w:sz="4" w:space="0" w:color="auto"/>
            </w:tcBorders>
            <w:vAlign w:val="bottom"/>
          </w:tcPr>
          <w:p w14:paraId="018A05FF" w14:textId="5E184ED7"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PRACA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0B4F1AA1" w14:textId="659567CB" w:rsidR="00351DF7" w:rsidRDefault="00351DF7" w:rsidP="00C01C97">
            <w:pPr>
              <w:rPr>
                <w:rFonts w:ascii="Calibri" w:hAnsi="Calibri" w:cs="Calibri"/>
                <w:color w:val="000000"/>
                <w:sz w:val="22"/>
                <w:szCs w:val="22"/>
              </w:rPr>
            </w:pPr>
            <w:r>
              <w:rPr>
                <w:rFonts w:ascii="Calibri" w:hAnsi="Calibri" w:cs="Calibri"/>
                <w:color w:val="000000"/>
                <w:sz w:val="22"/>
                <w:szCs w:val="22"/>
              </w:rPr>
              <w:t>PC</w:t>
            </w:r>
          </w:p>
        </w:tc>
        <w:tc>
          <w:tcPr>
            <w:tcW w:w="299" w:type="pct"/>
            <w:tcBorders>
              <w:top w:val="nil"/>
              <w:left w:val="nil"/>
              <w:bottom w:val="nil"/>
              <w:right w:val="nil"/>
            </w:tcBorders>
            <w:shd w:val="clear" w:color="auto" w:fill="auto"/>
            <w:noWrap/>
            <w:vAlign w:val="bottom"/>
            <w:hideMark/>
          </w:tcPr>
          <w:p w14:paraId="1B716610" w14:textId="77777777" w:rsidR="00351DF7" w:rsidRDefault="00351DF7" w:rsidP="00C01C97">
            <w:pPr>
              <w:rPr>
                <w:rFonts w:ascii="Calibri" w:hAnsi="Calibri" w:cs="Calibri"/>
                <w:color w:val="000000"/>
                <w:sz w:val="22"/>
                <w:szCs w:val="22"/>
              </w:rPr>
            </w:pPr>
          </w:p>
        </w:tc>
        <w:tc>
          <w:tcPr>
            <w:tcW w:w="653" w:type="pct"/>
            <w:tcBorders>
              <w:top w:val="nil"/>
              <w:left w:val="single" w:sz="4" w:space="0" w:color="auto"/>
              <w:bottom w:val="single" w:sz="4" w:space="0" w:color="auto"/>
              <w:right w:val="single" w:sz="4" w:space="0" w:color="auto"/>
            </w:tcBorders>
            <w:vAlign w:val="bottom"/>
          </w:tcPr>
          <w:p w14:paraId="372810AC" w14:textId="6C062321"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CAIS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68653C91" w14:textId="427E89B9" w:rsidR="00351DF7" w:rsidRDefault="00351DF7" w:rsidP="00C01C97">
            <w:pPr>
              <w:rPr>
                <w:rFonts w:ascii="Calibri" w:hAnsi="Calibri" w:cs="Calibri"/>
                <w:color w:val="000000"/>
                <w:sz w:val="22"/>
                <w:szCs w:val="22"/>
              </w:rPr>
            </w:pPr>
            <w:r>
              <w:rPr>
                <w:rFonts w:ascii="Calibri" w:hAnsi="Calibri" w:cs="Calibri"/>
                <w:color w:val="000000"/>
                <w:sz w:val="22"/>
                <w:szCs w:val="22"/>
              </w:rPr>
              <w:t> </w:t>
            </w:r>
          </w:p>
        </w:tc>
        <w:tc>
          <w:tcPr>
            <w:tcW w:w="301" w:type="pct"/>
            <w:tcBorders>
              <w:top w:val="nil"/>
              <w:left w:val="nil"/>
              <w:bottom w:val="nil"/>
              <w:right w:val="nil"/>
            </w:tcBorders>
            <w:shd w:val="clear" w:color="auto" w:fill="auto"/>
            <w:noWrap/>
            <w:vAlign w:val="bottom"/>
            <w:hideMark/>
          </w:tcPr>
          <w:p w14:paraId="139580ED" w14:textId="77777777" w:rsidR="00351DF7" w:rsidRDefault="00351DF7" w:rsidP="00C01C97">
            <w:pPr>
              <w:rPr>
                <w:rFonts w:ascii="Calibri" w:hAnsi="Calibri" w:cs="Calibri"/>
                <w:color w:val="000000"/>
                <w:sz w:val="22"/>
                <w:szCs w:val="22"/>
              </w:rPr>
            </w:pPr>
          </w:p>
        </w:tc>
        <w:tc>
          <w:tcPr>
            <w:tcW w:w="653" w:type="pct"/>
            <w:tcBorders>
              <w:top w:val="nil"/>
              <w:left w:val="nil"/>
              <w:bottom w:val="nil"/>
              <w:right w:val="nil"/>
            </w:tcBorders>
            <w:vAlign w:val="bottom"/>
          </w:tcPr>
          <w:p w14:paraId="40714068" w14:textId="77777777" w:rsidR="00351DF7" w:rsidRDefault="00351DF7" w:rsidP="00C01C97">
            <w:pPr>
              <w:rPr>
                <w:sz w:val="20"/>
                <w:szCs w:val="20"/>
              </w:rPr>
            </w:pPr>
          </w:p>
        </w:tc>
        <w:tc>
          <w:tcPr>
            <w:tcW w:w="800" w:type="pct"/>
            <w:tcBorders>
              <w:top w:val="nil"/>
              <w:left w:val="nil"/>
              <w:bottom w:val="nil"/>
              <w:right w:val="nil"/>
            </w:tcBorders>
            <w:shd w:val="clear" w:color="auto" w:fill="auto"/>
            <w:noWrap/>
            <w:vAlign w:val="bottom"/>
            <w:hideMark/>
          </w:tcPr>
          <w:p w14:paraId="697FC9A1" w14:textId="1DE39FAC" w:rsidR="00351DF7" w:rsidRDefault="00351DF7" w:rsidP="00C01C97">
            <w:pPr>
              <w:rPr>
                <w:sz w:val="20"/>
                <w:szCs w:val="20"/>
              </w:rPr>
            </w:pPr>
          </w:p>
        </w:tc>
      </w:tr>
      <w:tr w:rsidR="00351DF7" w14:paraId="60E2E20F" w14:textId="77777777" w:rsidTr="00351DF7">
        <w:trPr>
          <w:trHeight w:val="300"/>
        </w:trPr>
        <w:tc>
          <w:tcPr>
            <w:tcW w:w="693" w:type="pct"/>
            <w:tcBorders>
              <w:top w:val="nil"/>
              <w:left w:val="single" w:sz="4" w:space="0" w:color="auto"/>
              <w:bottom w:val="single" w:sz="4" w:space="0" w:color="auto"/>
              <w:right w:val="single" w:sz="4" w:space="0" w:color="auto"/>
            </w:tcBorders>
            <w:vAlign w:val="bottom"/>
          </w:tcPr>
          <w:p w14:paraId="5F66EFB6" w14:textId="2FBBC0D9"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PRAÇA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7A172A56" w14:textId="50E20019" w:rsidR="00351DF7" w:rsidRDefault="00351DF7" w:rsidP="00C01C97">
            <w:pPr>
              <w:rPr>
                <w:rFonts w:ascii="Calibri" w:hAnsi="Calibri" w:cs="Calibri"/>
                <w:color w:val="000000"/>
                <w:sz w:val="22"/>
                <w:szCs w:val="22"/>
              </w:rPr>
            </w:pPr>
            <w:r>
              <w:rPr>
                <w:rFonts w:ascii="Calibri" w:hAnsi="Calibri" w:cs="Calibri"/>
                <w:color w:val="000000"/>
                <w:sz w:val="22"/>
                <w:szCs w:val="22"/>
              </w:rPr>
              <w:t>PC</w:t>
            </w:r>
          </w:p>
        </w:tc>
        <w:tc>
          <w:tcPr>
            <w:tcW w:w="299" w:type="pct"/>
            <w:tcBorders>
              <w:top w:val="nil"/>
              <w:left w:val="nil"/>
              <w:bottom w:val="nil"/>
              <w:right w:val="nil"/>
            </w:tcBorders>
            <w:shd w:val="clear" w:color="auto" w:fill="auto"/>
            <w:noWrap/>
            <w:vAlign w:val="bottom"/>
            <w:hideMark/>
          </w:tcPr>
          <w:p w14:paraId="1497D88D" w14:textId="77777777" w:rsidR="00351DF7" w:rsidRDefault="00351DF7" w:rsidP="00C01C97">
            <w:pPr>
              <w:rPr>
                <w:rFonts w:ascii="Calibri" w:hAnsi="Calibri" w:cs="Calibri"/>
                <w:color w:val="000000"/>
                <w:sz w:val="22"/>
                <w:szCs w:val="22"/>
              </w:rPr>
            </w:pPr>
          </w:p>
        </w:tc>
        <w:tc>
          <w:tcPr>
            <w:tcW w:w="653" w:type="pct"/>
            <w:tcBorders>
              <w:top w:val="nil"/>
              <w:left w:val="single" w:sz="4" w:space="0" w:color="auto"/>
              <w:bottom w:val="single" w:sz="4" w:space="0" w:color="auto"/>
              <w:right w:val="single" w:sz="4" w:space="0" w:color="auto"/>
            </w:tcBorders>
            <w:vAlign w:val="bottom"/>
          </w:tcPr>
          <w:p w14:paraId="077642B2" w14:textId="0B7644DE"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CALCADA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205B4AD4" w14:textId="533CB723" w:rsidR="00351DF7" w:rsidRDefault="00351DF7" w:rsidP="00C01C97">
            <w:pPr>
              <w:rPr>
                <w:rFonts w:ascii="Calibri" w:hAnsi="Calibri" w:cs="Calibri"/>
                <w:color w:val="000000"/>
                <w:sz w:val="22"/>
                <w:szCs w:val="22"/>
              </w:rPr>
            </w:pPr>
            <w:r>
              <w:rPr>
                <w:rFonts w:ascii="Calibri" w:hAnsi="Calibri" w:cs="Calibri"/>
                <w:color w:val="000000"/>
                <w:sz w:val="22"/>
                <w:szCs w:val="22"/>
              </w:rPr>
              <w:t> </w:t>
            </w:r>
          </w:p>
        </w:tc>
        <w:tc>
          <w:tcPr>
            <w:tcW w:w="301" w:type="pct"/>
            <w:tcBorders>
              <w:top w:val="nil"/>
              <w:left w:val="nil"/>
              <w:bottom w:val="nil"/>
              <w:right w:val="nil"/>
            </w:tcBorders>
            <w:shd w:val="clear" w:color="auto" w:fill="auto"/>
            <w:noWrap/>
            <w:vAlign w:val="bottom"/>
            <w:hideMark/>
          </w:tcPr>
          <w:p w14:paraId="18D09527" w14:textId="77777777" w:rsidR="00351DF7" w:rsidRDefault="00351DF7" w:rsidP="00C01C97">
            <w:pPr>
              <w:rPr>
                <w:rFonts w:ascii="Calibri" w:hAnsi="Calibri" w:cs="Calibri"/>
                <w:color w:val="000000"/>
                <w:sz w:val="22"/>
                <w:szCs w:val="22"/>
              </w:rPr>
            </w:pPr>
          </w:p>
        </w:tc>
        <w:tc>
          <w:tcPr>
            <w:tcW w:w="653" w:type="pct"/>
            <w:tcBorders>
              <w:top w:val="nil"/>
              <w:left w:val="nil"/>
              <w:bottom w:val="nil"/>
              <w:right w:val="nil"/>
            </w:tcBorders>
            <w:vAlign w:val="bottom"/>
          </w:tcPr>
          <w:p w14:paraId="22F00EFF" w14:textId="77777777" w:rsidR="00351DF7" w:rsidRDefault="00351DF7" w:rsidP="00C01C97">
            <w:pPr>
              <w:rPr>
                <w:sz w:val="20"/>
                <w:szCs w:val="20"/>
              </w:rPr>
            </w:pPr>
          </w:p>
        </w:tc>
        <w:tc>
          <w:tcPr>
            <w:tcW w:w="800" w:type="pct"/>
            <w:tcBorders>
              <w:top w:val="nil"/>
              <w:left w:val="nil"/>
              <w:bottom w:val="nil"/>
              <w:right w:val="nil"/>
            </w:tcBorders>
            <w:shd w:val="clear" w:color="auto" w:fill="auto"/>
            <w:noWrap/>
            <w:vAlign w:val="bottom"/>
            <w:hideMark/>
          </w:tcPr>
          <w:p w14:paraId="14F6BE08" w14:textId="53C0B517" w:rsidR="00351DF7" w:rsidRDefault="00351DF7" w:rsidP="00C01C97">
            <w:pPr>
              <w:rPr>
                <w:sz w:val="20"/>
                <w:szCs w:val="20"/>
              </w:rPr>
            </w:pPr>
          </w:p>
        </w:tc>
      </w:tr>
      <w:tr w:rsidR="00351DF7" w14:paraId="57C227F5" w14:textId="77777777" w:rsidTr="00351DF7">
        <w:trPr>
          <w:trHeight w:val="300"/>
        </w:trPr>
        <w:tc>
          <w:tcPr>
            <w:tcW w:w="693" w:type="pct"/>
            <w:tcBorders>
              <w:top w:val="nil"/>
              <w:left w:val="single" w:sz="4" w:space="0" w:color="auto"/>
              <w:bottom w:val="single" w:sz="4" w:space="0" w:color="auto"/>
              <w:right w:val="single" w:sz="4" w:space="0" w:color="auto"/>
            </w:tcBorders>
            <w:vAlign w:val="bottom"/>
          </w:tcPr>
          <w:p w14:paraId="24854413" w14:textId="092AB2ED"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QUADRA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7B0731DC" w14:textId="461EDA88" w:rsidR="00351DF7" w:rsidRDefault="00351DF7" w:rsidP="00C01C97">
            <w:pPr>
              <w:rPr>
                <w:rFonts w:ascii="Calibri" w:hAnsi="Calibri" w:cs="Calibri"/>
                <w:color w:val="000000"/>
                <w:sz w:val="22"/>
                <w:szCs w:val="22"/>
              </w:rPr>
            </w:pPr>
            <w:r>
              <w:rPr>
                <w:rFonts w:ascii="Calibri" w:hAnsi="Calibri" w:cs="Calibri"/>
                <w:color w:val="000000"/>
                <w:sz w:val="22"/>
                <w:szCs w:val="22"/>
              </w:rPr>
              <w:t>QD</w:t>
            </w:r>
          </w:p>
        </w:tc>
        <w:tc>
          <w:tcPr>
            <w:tcW w:w="299" w:type="pct"/>
            <w:tcBorders>
              <w:top w:val="nil"/>
              <w:left w:val="nil"/>
              <w:bottom w:val="nil"/>
              <w:right w:val="nil"/>
            </w:tcBorders>
            <w:shd w:val="clear" w:color="auto" w:fill="auto"/>
            <w:noWrap/>
            <w:vAlign w:val="bottom"/>
            <w:hideMark/>
          </w:tcPr>
          <w:p w14:paraId="46559821" w14:textId="77777777" w:rsidR="00351DF7" w:rsidRDefault="00351DF7" w:rsidP="00C01C97">
            <w:pPr>
              <w:rPr>
                <w:rFonts w:ascii="Calibri" w:hAnsi="Calibri" w:cs="Calibri"/>
                <w:color w:val="000000"/>
                <w:sz w:val="22"/>
                <w:szCs w:val="22"/>
              </w:rPr>
            </w:pPr>
          </w:p>
        </w:tc>
        <w:tc>
          <w:tcPr>
            <w:tcW w:w="653" w:type="pct"/>
            <w:tcBorders>
              <w:top w:val="nil"/>
              <w:left w:val="single" w:sz="4" w:space="0" w:color="auto"/>
              <w:bottom w:val="single" w:sz="4" w:space="0" w:color="auto"/>
              <w:right w:val="single" w:sz="4" w:space="0" w:color="auto"/>
            </w:tcBorders>
            <w:vAlign w:val="bottom"/>
          </w:tcPr>
          <w:p w14:paraId="3B9DECF2" w14:textId="5B4AA649"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CAM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5CB9F810" w14:textId="59DA1FED" w:rsidR="00351DF7" w:rsidRDefault="00351DF7" w:rsidP="00C01C97">
            <w:pPr>
              <w:rPr>
                <w:rFonts w:ascii="Calibri" w:hAnsi="Calibri" w:cs="Calibri"/>
                <w:color w:val="000000"/>
                <w:sz w:val="22"/>
                <w:szCs w:val="22"/>
              </w:rPr>
            </w:pPr>
            <w:r>
              <w:rPr>
                <w:rFonts w:ascii="Calibri" w:hAnsi="Calibri" w:cs="Calibri"/>
                <w:color w:val="000000"/>
                <w:sz w:val="22"/>
                <w:szCs w:val="22"/>
              </w:rPr>
              <w:t> </w:t>
            </w:r>
          </w:p>
        </w:tc>
        <w:tc>
          <w:tcPr>
            <w:tcW w:w="301" w:type="pct"/>
            <w:tcBorders>
              <w:top w:val="nil"/>
              <w:left w:val="nil"/>
              <w:bottom w:val="nil"/>
              <w:right w:val="nil"/>
            </w:tcBorders>
            <w:shd w:val="clear" w:color="auto" w:fill="auto"/>
            <w:noWrap/>
            <w:vAlign w:val="bottom"/>
            <w:hideMark/>
          </w:tcPr>
          <w:p w14:paraId="56B2217E" w14:textId="77777777" w:rsidR="00351DF7" w:rsidRDefault="00351DF7" w:rsidP="00C01C97">
            <w:pPr>
              <w:rPr>
                <w:rFonts w:ascii="Calibri" w:hAnsi="Calibri" w:cs="Calibri"/>
                <w:color w:val="000000"/>
                <w:sz w:val="22"/>
                <w:szCs w:val="22"/>
              </w:rPr>
            </w:pPr>
          </w:p>
        </w:tc>
        <w:tc>
          <w:tcPr>
            <w:tcW w:w="653" w:type="pct"/>
            <w:tcBorders>
              <w:top w:val="nil"/>
              <w:left w:val="nil"/>
              <w:bottom w:val="nil"/>
              <w:right w:val="nil"/>
            </w:tcBorders>
            <w:vAlign w:val="bottom"/>
          </w:tcPr>
          <w:p w14:paraId="26F4C082" w14:textId="77777777" w:rsidR="00351DF7" w:rsidRDefault="00351DF7" w:rsidP="00C01C97">
            <w:pPr>
              <w:rPr>
                <w:sz w:val="20"/>
                <w:szCs w:val="20"/>
              </w:rPr>
            </w:pPr>
          </w:p>
        </w:tc>
        <w:tc>
          <w:tcPr>
            <w:tcW w:w="800" w:type="pct"/>
            <w:tcBorders>
              <w:top w:val="nil"/>
              <w:left w:val="nil"/>
              <w:bottom w:val="nil"/>
              <w:right w:val="nil"/>
            </w:tcBorders>
            <w:shd w:val="clear" w:color="auto" w:fill="auto"/>
            <w:noWrap/>
            <w:vAlign w:val="bottom"/>
            <w:hideMark/>
          </w:tcPr>
          <w:p w14:paraId="0ABBBEE9" w14:textId="6E7C05BB" w:rsidR="00351DF7" w:rsidRDefault="00351DF7" w:rsidP="00C01C97">
            <w:pPr>
              <w:rPr>
                <w:sz w:val="20"/>
                <w:szCs w:val="20"/>
              </w:rPr>
            </w:pPr>
          </w:p>
        </w:tc>
      </w:tr>
      <w:tr w:rsidR="00351DF7" w14:paraId="23A407C5" w14:textId="77777777" w:rsidTr="00351DF7">
        <w:trPr>
          <w:trHeight w:val="300"/>
        </w:trPr>
        <w:tc>
          <w:tcPr>
            <w:tcW w:w="693" w:type="pct"/>
            <w:tcBorders>
              <w:top w:val="nil"/>
              <w:left w:val="single" w:sz="4" w:space="0" w:color="auto"/>
              <w:bottom w:val="single" w:sz="4" w:space="0" w:color="auto"/>
              <w:right w:val="single" w:sz="4" w:space="0" w:color="auto"/>
            </w:tcBorders>
            <w:vAlign w:val="bottom"/>
          </w:tcPr>
          <w:p w14:paraId="0B904D35" w14:textId="28B2623C" w:rsidR="00351DF7" w:rsidRDefault="00351DF7" w:rsidP="00C01C97">
            <w:pPr>
              <w:rPr>
                <w:rFonts w:ascii="Calibri" w:hAnsi="Calibri" w:cs="Calibri"/>
                <w:color w:val="000000"/>
                <w:sz w:val="22"/>
                <w:szCs w:val="22"/>
              </w:rPr>
            </w:pPr>
            <w:r>
              <w:rPr>
                <w:rFonts w:ascii="Calibri" w:hAnsi="Calibri" w:cs="Calibri"/>
                <w:color w:val="000000"/>
                <w:sz w:val="22"/>
                <w:szCs w:val="22"/>
              </w:rPr>
              <w:t>R.</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4E83CFB3" w14:textId="5E6F4E91" w:rsidR="00351DF7" w:rsidRDefault="00351DF7" w:rsidP="00C01C97">
            <w:pPr>
              <w:rPr>
                <w:rFonts w:ascii="Calibri" w:hAnsi="Calibri" w:cs="Calibri"/>
                <w:color w:val="000000"/>
                <w:sz w:val="22"/>
                <w:szCs w:val="22"/>
              </w:rPr>
            </w:pPr>
            <w:r>
              <w:rPr>
                <w:rFonts w:ascii="Calibri" w:hAnsi="Calibri" w:cs="Calibri"/>
                <w:color w:val="000000"/>
                <w:sz w:val="22"/>
                <w:szCs w:val="22"/>
              </w:rPr>
              <w:t>R</w:t>
            </w:r>
          </w:p>
        </w:tc>
        <w:tc>
          <w:tcPr>
            <w:tcW w:w="299" w:type="pct"/>
            <w:tcBorders>
              <w:top w:val="nil"/>
              <w:left w:val="nil"/>
              <w:bottom w:val="nil"/>
              <w:right w:val="nil"/>
            </w:tcBorders>
            <w:shd w:val="clear" w:color="auto" w:fill="auto"/>
            <w:noWrap/>
            <w:vAlign w:val="bottom"/>
            <w:hideMark/>
          </w:tcPr>
          <w:p w14:paraId="41FD1E7E" w14:textId="77777777" w:rsidR="00351DF7" w:rsidRDefault="00351DF7" w:rsidP="00C01C97">
            <w:pPr>
              <w:rPr>
                <w:rFonts w:ascii="Calibri" w:hAnsi="Calibri" w:cs="Calibri"/>
                <w:color w:val="000000"/>
                <w:sz w:val="22"/>
                <w:szCs w:val="22"/>
              </w:rPr>
            </w:pPr>
          </w:p>
        </w:tc>
        <w:tc>
          <w:tcPr>
            <w:tcW w:w="653" w:type="pct"/>
            <w:tcBorders>
              <w:top w:val="nil"/>
              <w:left w:val="single" w:sz="4" w:space="0" w:color="auto"/>
              <w:bottom w:val="single" w:sz="4" w:space="0" w:color="auto"/>
              <w:right w:val="single" w:sz="4" w:space="0" w:color="auto"/>
            </w:tcBorders>
            <w:vAlign w:val="bottom"/>
          </w:tcPr>
          <w:p w14:paraId="3FEB79E6" w14:textId="2007A609"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CHACARA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2687AC8E" w14:textId="60796010" w:rsidR="00351DF7" w:rsidRDefault="00351DF7" w:rsidP="00C01C97">
            <w:pPr>
              <w:rPr>
                <w:rFonts w:ascii="Calibri" w:hAnsi="Calibri" w:cs="Calibri"/>
                <w:color w:val="000000"/>
                <w:sz w:val="22"/>
                <w:szCs w:val="22"/>
              </w:rPr>
            </w:pPr>
            <w:r>
              <w:rPr>
                <w:rFonts w:ascii="Calibri" w:hAnsi="Calibri" w:cs="Calibri"/>
                <w:color w:val="000000"/>
                <w:sz w:val="22"/>
                <w:szCs w:val="22"/>
              </w:rPr>
              <w:t> </w:t>
            </w:r>
          </w:p>
        </w:tc>
        <w:tc>
          <w:tcPr>
            <w:tcW w:w="301" w:type="pct"/>
            <w:tcBorders>
              <w:top w:val="nil"/>
              <w:left w:val="nil"/>
              <w:bottom w:val="nil"/>
              <w:right w:val="nil"/>
            </w:tcBorders>
            <w:shd w:val="clear" w:color="auto" w:fill="auto"/>
            <w:noWrap/>
            <w:vAlign w:val="bottom"/>
            <w:hideMark/>
          </w:tcPr>
          <w:p w14:paraId="41EEBE2E" w14:textId="77777777" w:rsidR="00351DF7" w:rsidRDefault="00351DF7" w:rsidP="00C01C97">
            <w:pPr>
              <w:rPr>
                <w:rFonts w:ascii="Calibri" w:hAnsi="Calibri" w:cs="Calibri"/>
                <w:color w:val="000000"/>
                <w:sz w:val="22"/>
                <w:szCs w:val="22"/>
              </w:rPr>
            </w:pPr>
          </w:p>
        </w:tc>
        <w:tc>
          <w:tcPr>
            <w:tcW w:w="653" w:type="pct"/>
            <w:tcBorders>
              <w:top w:val="nil"/>
              <w:left w:val="nil"/>
              <w:bottom w:val="nil"/>
              <w:right w:val="nil"/>
            </w:tcBorders>
            <w:vAlign w:val="bottom"/>
          </w:tcPr>
          <w:p w14:paraId="49F5433F" w14:textId="77777777" w:rsidR="00351DF7" w:rsidRDefault="00351DF7" w:rsidP="00C01C97">
            <w:pPr>
              <w:rPr>
                <w:sz w:val="20"/>
                <w:szCs w:val="20"/>
              </w:rPr>
            </w:pPr>
          </w:p>
        </w:tc>
        <w:tc>
          <w:tcPr>
            <w:tcW w:w="800" w:type="pct"/>
            <w:tcBorders>
              <w:top w:val="nil"/>
              <w:left w:val="nil"/>
              <w:bottom w:val="nil"/>
              <w:right w:val="nil"/>
            </w:tcBorders>
            <w:shd w:val="clear" w:color="auto" w:fill="auto"/>
            <w:noWrap/>
            <w:vAlign w:val="bottom"/>
            <w:hideMark/>
          </w:tcPr>
          <w:p w14:paraId="7F02C944" w14:textId="168A1285" w:rsidR="00351DF7" w:rsidRDefault="00351DF7" w:rsidP="00C01C97">
            <w:pPr>
              <w:rPr>
                <w:sz w:val="20"/>
                <w:szCs w:val="20"/>
              </w:rPr>
            </w:pPr>
          </w:p>
        </w:tc>
      </w:tr>
      <w:tr w:rsidR="00351DF7" w14:paraId="399B7232" w14:textId="77777777" w:rsidTr="00351DF7">
        <w:trPr>
          <w:trHeight w:val="300"/>
        </w:trPr>
        <w:tc>
          <w:tcPr>
            <w:tcW w:w="693" w:type="pct"/>
            <w:tcBorders>
              <w:top w:val="nil"/>
              <w:left w:val="single" w:sz="4" w:space="0" w:color="auto"/>
              <w:bottom w:val="single" w:sz="4" w:space="0" w:color="auto"/>
              <w:right w:val="single" w:sz="4" w:space="0" w:color="auto"/>
            </w:tcBorders>
            <w:vAlign w:val="bottom"/>
          </w:tcPr>
          <w:p w14:paraId="0FDB7AFE" w14:textId="6F260869" w:rsidR="00351DF7" w:rsidRDefault="00351DF7" w:rsidP="00C01C97">
            <w:pPr>
              <w:rPr>
                <w:rFonts w:ascii="Calibri" w:hAnsi="Calibri" w:cs="Calibri"/>
                <w:color w:val="000000"/>
                <w:sz w:val="22"/>
                <w:szCs w:val="22"/>
              </w:rPr>
            </w:pPr>
            <w:r>
              <w:rPr>
                <w:rFonts w:ascii="Calibri" w:hAnsi="Calibri" w:cs="Calibri"/>
                <w:color w:val="000000"/>
                <w:sz w:val="22"/>
                <w:szCs w:val="22"/>
              </w:rPr>
              <w:t>R:</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66CAD6FF" w14:textId="211D8807" w:rsidR="00351DF7" w:rsidRDefault="00351DF7" w:rsidP="00C01C97">
            <w:pPr>
              <w:rPr>
                <w:rFonts w:ascii="Calibri" w:hAnsi="Calibri" w:cs="Calibri"/>
                <w:color w:val="000000"/>
                <w:sz w:val="22"/>
                <w:szCs w:val="22"/>
              </w:rPr>
            </w:pPr>
            <w:r>
              <w:rPr>
                <w:rFonts w:ascii="Calibri" w:hAnsi="Calibri" w:cs="Calibri"/>
                <w:color w:val="000000"/>
                <w:sz w:val="22"/>
                <w:szCs w:val="22"/>
              </w:rPr>
              <w:t>R</w:t>
            </w:r>
          </w:p>
        </w:tc>
        <w:tc>
          <w:tcPr>
            <w:tcW w:w="299" w:type="pct"/>
            <w:tcBorders>
              <w:top w:val="nil"/>
              <w:left w:val="nil"/>
              <w:bottom w:val="nil"/>
              <w:right w:val="nil"/>
            </w:tcBorders>
            <w:shd w:val="clear" w:color="auto" w:fill="auto"/>
            <w:noWrap/>
            <w:vAlign w:val="bottom"/>
            <w:hideMark/>
          </w:tcPr>
          <w:p w14:paraId="34903ED9" w14:textId="77777777" w:rsidR="00351DF7" w:rsidRDefault="00351DF7" w:rsidP="00C01C97">
            <w:pPr>
              <w:rPr>
                <w:rFonts w:ascii="Calibri" w:hAnsi="Calibri" w:cs="Calibri"/>
                <w:color w:val="000000"/>
                <w:sz w:val="22"/>
                <w:szCs w:val="22"/>
              </w:rPr>
            </w:pPr>
          </w:p>
        </w:tc>
        <w:tc>
          <w:tcPr>
            <w:tcW w:w="653" w:type="pct"/>
            <w:tcBorders>
              <w:top w:val="nil"/>
              <w:left w:val="single" w:sz="4" w:space="0" w:color="auto"/>
              <w:bottom w:val="single" w:sz="4" w:space="0" w:color="auto"/>
              <w:right w:val="single" w:sz="4" w:space="0" w:color="auto"/>
            </w:tcBorders>
            <w:vAlign w:val="bottom"/>
          </w:tcPr>
          <w:p w14:paraId="4FF10938" w14:textId="2B6739E1" w:rsidR="00351DF7" w:rsidRDefault="00351DF7" w:rsidP="00C01C97">
            <w:pPr>
              <w:rPr>
                <w:rFonts w:ascii="Calibri" w:hAnsi="Calibri" w:cs="Calibri"/>
                <w:color w:val="000000"/>
                <w:sz w:val="22"/>
                <w:szCs w:val="22"/>
              </w:rPr>
            </w:pPr>
            <w:r>
              <w:rPr>
                <w:rFonts w:ascii="Calibri" w:hAnsi="Calibri" w:cs="Calibri"/>
                <w:color w:val="000000"/>
                <w:sz w:val="22"/>
                <w:szCs w:val="22"/>
              </w:rPr>
              <w:t xml:space="preserve">CJ </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1CC7EB1E" w14:textId="32242E14" w:rsidR="00351DF7" w:rsidRDefault="00351DF7" w:rsidP="00C01C97">
            <w:pPr>
              <w:rPr>
                <w:rFonts w:ascii="Calibri" w:hAnsi="Calibri" w:cs="Calibri"/>
                <w:color w:val="000000"/>
                <w:sz w:val="22"/>
                <w:szCs w:val="22"/>
              </w:rPr>
            </w:pPr>
            <w:r>
              <w:rPr>
                <w:rFonts w:ascii="Calibri" w:hAnsi="Calibri" w:cs="Calibri"/>
                <w:color w:val="000000"/>
                <w:sz w:val="22"/>
                <w:szCs w:val="22"/>
              </w:rPr>
              <w:t> </w:t>
            </w:r>
          </w:p>
        </w:tc>
        <w:tc>
          <w:tcPr>
            <w:tcW w:w="301" w:type="pct"/>
            <w:tcBorders>
              <w:top w:val="nil"/>
              <w:left w:val="nil"/>
              <w:bottom w:val="nil"/>
              <w:right w:val="nil"/>
            </w:tcBorders>
            <w:shd w:val="clear" w:color="auto" w:fill="auto"/>
            <w:noWrap/>
            <w:vAlign w:val="bottom"/>
            <w:hideMark/>
          </w:tcPr>
          <w:p w14:paraId="0695A686" w14:textId="77777777" w:rsidR="00351DF7" w:rsidRDefault="00351DF7" w:rsidP="00C01C97">
            <w:pPr>
              <w:rPr>
                <w:rFonts w:ascii="Calibri" w:hAnsi="Calibri" w:cs="Calibri"/>
                <w:color w:val="000000"/>
                <w:sz w:val="22"/>
                <w:szCs w:val="22"/>
              </w:rPr>
            </w:pPr>
          </w:p>
        </w:tc>
        <w:tc>
          <w:tcPr>
            <w:tcW w:w="653" w:type="pct"/>
            <w:tcBorders>
              <w:top w:val="nil"/>
              <w:left w:val="nil"/>
              <w:bottom w:val="nil"/>
              <w:right w:val="nil"/>
            </w:tcBorders>
            <w:vAlign w:val="bottom"/>
          </w:tcPr>
          <w:p w14:paraId="60354609" w14:textId="77777777" w:rsidR="00351DF7" w:rsidRDefault="00351DF7" w:rsidP="00C01C97">
            <w:pPr>
              <w:rPr>
                <w:sz w:val="20"/>
                <w:szCs w:val="20"/>
              </w:rPr>
            </w:pPr>
          </w:p>
        </w:tc>
        <w:tc>
          <w:tcPr>
            <w:tcW w:w="800" w:type="pct"/>
            <w:tcBorders>
              <w:top w:val="nil"/>
              <w:left w:val="nil"/>
              <w:bottom w:val="nil"/>
              <w:right w:val="nil"/>
            </w:tcBorders>
            <w:shd w:val="clear" w:color="auto" w:fill="auto"/>
            <w:noWrap/>
            <w:vAlign w:val="bottom"/>
            <w:hideMark/>
          </w:tcPr>
          <w:p w14:paraId="36220466" w14:textId="612193F0" w:rsidR="00351DF7" w:rsidRDefault="00351DF7" w:rsidP="00C01C97">
            <w:pPr>
              <w:rPr>
                <w:sz w:val="20"/>
                <w:szCs w:val="20"/>
              </w:rPr>
            </w:pPr>
          </w:p>
        </w:tc>
      </w:tr>
      <w:tr w:rsidR="00351DF7" w14:paraId="5FC139D8" w14:textId="77777777" w:rsidTr="00351DF7">
        <w:trPr>
          <w:trHeight w:val="300"/>
        </w:trPr>
        <w:tc>
          <w:tcPr>
            <w:tcW w:w="693" w:type="pct"/>
            <w:tcBorders>
              <w:top w:val="nil"/>
              <w:left w:val="single" w:sz="4" w:space="0" w:color="auto"/>
              <w:bottom w:val="single" w:sz="4" w:space="0" w:color="auto"/>
              <w:right w:val="single" w:sz="4" w:space="0" w:color="auto"/>
            </w:tcBorders>
            <w:vAlign w:val="bottom"/>
          </w:tcPr>
          <w:p w14:paraId="07617EE4" w14:textId="04F82CF8" w:rsidR="00351DF7" w:rsidRDefault="00351DF7" w:rsidP="00C01C97">
            <w:pPr>
              <w:rPr>
                <w:rFonts w:ascii="Calibri" w:hAnsi="Calibri" w:cs="Calibri"/>
                <w:color w:val="000000"/>
                <w:sz w:val="22"/>
                <w:szCs w:val="22"/>
              </w:rPr>
            </w:pPr>
            <w:r>
              <w:rPr>
                <w:rFonts w:ascii="Calibri" w:hAnsi="Calibri" w:cs="Calibri"/>
                <w:color w:val="000000"/>
                <w:sz w:val="22"/>
                <w:szCs w:val="22"/>
              </w:rPr>
              <w:t>RUA</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1B78AA54" w14:textId="3FE1D0F4" w:rsidR="00351DF7" w:rsidRDefault="00351DF7" w:rsidP="00C01C97">
            <w:pPr>
              <w:rPr>
                <w:rFonts w:ascii="Calibri" w:hAnsi="Calibri" w:cs="Calibri"/>
                <w:color w:val="000000"/>
                <w:sz w:val="22"/>
                <w:szCs w:val="22"/>
              </w:rPr>
            </w:pPr>
            <w:r>
              <w:rPr>
                <w:rFonts w:ascii="Calibri" w:hAnsi="Calibri" w:cs="Calibri"/>
                <w:color w:val="000000"/>
                <w:sz w:val="22"/>
                <w:szCs w:val="22"/>
              </w:rPr>
              <w:t>R</w:t>
            </w:r>
          </w:p>
        </w:tc>
        <w:tc>
          <w:tcPr>
            <w:tcW w:w="299" w:type="pct"/>
            <w:tcBorders>
              <w:top w:val="nil"/>
              <w:left w:val="nil"/>
              <w:bottom w:val="nil"/>
              <w:right w:val="nil"/>
            </w:tcBorders>
            <w:shd w:val="clear" w:color="auto" w:fill="auto"/>
            <w:noWrap/>
            <w:vAlign w:val="bottom"/>
            <w:hideMark/>
          </w:tcPr>
          <w:p w14:paraId="33B3E736" w14:textId="77777777" w:rsidR="00351DF7" w:rsidRDefault="00351DF7" w:rsidP="00C01C97">
            <w:pPr>
              <w:rPr>
                <w:rFonts w:ascii="Calibri" w:hAnsi="Calibri" w:cs="Calibri"/>
                <w:color w:val="000000"/>
                <w:sz w:val="22"/>
                <w:szCs w:val="22"/>
              </w:rPr>
            </w:pPr>
          </w:p>
        </w:tc>
        <w:tc>
          <w:tcPr>
            <w:tcW w:w="653" w:type="pct"/>
            <w:tcBorders>
              <w:top w:val="nil"/>
              <w:left w:val="single" w:sz="4" w:space="0" w:color="auto"/>
              <w:bottom w:val="single" w:sz="4" w:space="0" w:color="auto"/>
              <w:right w:val="single" w:sz="4" w:space="0" w:color="auto"/>
            </w:tcBorders>
            <w:vAlign w:val="bottom"/>
          </w:tcPr>
          <w:p w14:paraId="060FE8D4" w14:textId="5E3537E0" w:rsidR="00351DF7" w:rsidRDefault="00D16794" w:rsidP="00C01C97">
            <w:pPr>
              <w:rPr>
                <w:rFonts w:ascii="Calibri" w:hAnsi="Calibri" w:cs="Calibri"/>
                <w:color w:val="000000"/>
                <w:sz w:val="22"/>
                <w:szCs w:val="22"/>
              </w:rPr>
            </w:pPr>
            <w:r>
              <w:rPr>
                <w:rFonts w:ascii="Calibri" w:hAnsi="Calibri" w:cs="Calibri"/>
                <w:color w:val="000000"/>
                <w:sz w:val="22"/>
                <w:szCs w:val="22"/>
              </w:rPr>
              <w:t>SR(A)</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17B9CDA0" w14:textId="74A89F94" w:rsidR="00351DF7" w:rsidRDefault="00351DF7" w:rsidP="00C01C97">
            <w:pPr>
              <w:rPr>
                <w:rFonts w:ascii="Calibri" w:hAnsi="Calibri" w:cs="Calibri"/>
                <w:color w:val="000000"/>
                <w:sz w:val="22"/>
                <w:szCs w:val="22"/>
              </w:rPr>
            </w:pPr>
          </w:p>
        </w:tc>
        <w:tc>
          <w:tcPr>
            <w:tcW w:w="301" w:type="pct"/>
            <w:tcBorders>
              <w:top w:val="nil"/>
              <w:left w:val="nil"/>
              <w:bottom w:val="nil"/>
              <w:right w:val="nil"/>
            </w:tcBorders>
            <w:shd w:val="clear" w:color="auto" w:fill="auto"/>
            <w:noWrap/>
            <w:vAlign w:val="bottom"/>
            <w:hideMark/>
          </w:tcPr>
          <w:p w14:paraId="285A1F63" w14:textId="77777777" w:rsidR="00351DF7" w:rsidRDefault="00351DF7" w:rsidP="00C01C97">
            <w:pPr>
              <w:rPr>
                <w:rFonts w:ascii="Calibri" w:hAnsi="Calibri" w:cs="Calibri"/>
                <w:color w:val="000000"/>
                <w:sz w:val="22"/>
                <w:szCs w:val="22"/>
              </w:rPr>
            </w:pPr>
          </w:p>
        </w:tc>
        <w:tc>
          <w:tcPr>
            <w:tcW w:w="653" w:type="pct"/>
            <w:tcBorders>
              <w:top w:val="nil"/>
              <w:left w:val="nil"/>
              <w:bottom w:val="nil"/>
              <w:right w:val="nil"/>
            </w:tcBorders>
            <w:vAlign w:val="bottom"/>
          </w:tcPr>
          <w:p w14:paraId="27A30EED" w14:textId="77777777" w:rsidR="00351DF7" w:rsidRDefault="00351DF7" w:rsidP="00C01C97">
            <w:pPr>
              <w:rPr>
                <w:sz w:val="20"/>
                <w:szCs w:val="20"/>
              </w:rPr>
            </w:pPr>
          </w:p>
        </w:tc>
        <w:tc>
          <w:tcPr>
            <w:tcW w:w="800" w:type="pct"/>
            <w:tcBorders>
              <w:top w:val="nil"/>
              <w:left w:val="nil"/>
              <w:bottom w:val="nil"/>
              <w:right w:val="nil"/>
            </w:tcBorders>
            <w:shd w:val="clear" w:color="auto" w:fill="auto"/>
            <w:noWrap/>
            <w:vAlign w:val="bottom"/>
            <w:hideMark/>
          </w:tcPr>
          <w:p w14:paraId="2472E9BD" w14:textId="76CCBE07" w:rsidR="00351DF7" w:rsidRDefault="00351DF7" w:rsidP="00C01C97">
            <w:pPr>
              <w:rPr>
                <w:sz w:val="20"/>
                <w:szCs w:val="20"/>
              </w:rPr>
            </w:pPr>
          </w:p>
        </w:tc>
      </w:tr>
      <w:tr w:rsidR="00351DF7" w14:paraId="1F72A5BD" w14:textId="77777777" w:rsidTr="00351DF7">
        <w:trPr>
          <w:trHeight w:val="300"/>
        </w:trPr>
        <w:tc>
          <w:tcPr>
            <w:tcW w:w="693" w:type="pct"/>
            <w:tcBorders>
              <w:top w:val="nil"/>
              <w:left w:val="single" w:sz="4" w:space="0" w:color="auto"/>
              <w:bottom w:val="single" w:sz="4" w:space="0" w:color="auto"/>
              <w:right w:val="single" w:sz="4" w:space="0" w:color="auto"/>
            </w:tcBorders>
            <w:vAlign w:val="bottom"/>
          </w:tcPr>
          <w:p w14:paraId="39B5FE36" w14:textId="1B36A277" w:rsidR="00351DF7" w:rsidRDefault="00351DF7" w:rsidP="00C01C97">
            <w:pPr>
              <w:rPr>
                <w:rFonts w:ascii="Calibri" w:hAnsi="Calibri" w:cs="Calibri"/>
                <w:color w:val="000000"/>
                <w:sz w:val="22"/>
                <w:szCs w:val="22"/>
              </w:rPr>
            </w:pPr>
            <w:r>
              <w:rPr>
                <w:rFonts w:ascii="Calibri" w:hAnsi="Calibri" w:cs="Calibri"/>
                <w:color w:val="000000"/>
                <w:sz w:val="22"/>
                <w:szCs w:val="22"/>
              </w:rPr>
              <w:t>R-</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12D50118" w14:textId="1A035FDD" w:rsidR="00351DF7" w:rsidRDefault="00351DF7" w:rsidP="00C01C97">
            <w:pPr>
              <w:rPr>
                <w:rFonts w:ascii="Calibri" w:hAnsi="Calibri" w:cs="Calibri"/>
                <w:color w:val="000000"/>
                <w:sz w:val="22"/>
                <w:szCs w:val="22"/>
              </w:rPr>
            </w:pPr>
            <w:r>
              <w:rPr>
                <w:rFonts w:ascii="Calibri" w:hAnsi="Calibri" w:cs="Calibri"/>
                <w:color w:val="000000"/>
                <w:sz w:val="22"/>
                <w:szCs w:val="22"/>
              </w:rPr>
              <w:t>R</w:t>
            </w:r>
          </w:p>
        </w:tc>
        <w:tc>
          <w:tcPr>
            <w:tcW w:w="299" w:type="pct"/>
            <w:tcBorders>
              <w:top w:val="nil"/>
              <w:left w:val="nil"/>
              <w:bottom w:val="nil"/>
              <w:right w:val="nil"/>
            </w:tcBorders>
            <w:shd w:val="clear" w:color="auto" w:fill="auto"/>
            <w:noWrap/>
            <w:vAlign w:val="bottom"/>
            <w:hideMark/>
          </w:tcPr>
          <w:p w14:paraId="23C4660A" w14:textId="77777777" w:rsidR="00351DF7" w:rsidRDefault="00351DF7" w:rsidP="00C01C97">
            <w:pPr>
              <w:rPr>
                <w:rFonts w:ascii="Calibri" w:hAnsi="Calibri" w:cs="Calibri"/>
                <w:color w:val="000000"/>
                <w:sz w:val="22"/>
                <w:szCs w:val="22"/>
              </w:rPr>
            </w:pPr>
          </w:p>
        </w:tc>
        <w:tc>
          <w:tcPr>
            <w:tcW w:w="653" w:type="pct"/>
            <w:tcBorders>
              <w:top w:val="nil"/>
              <w:left w:val="single" w:sz="4" w:space="0" w:color="auto"/>
              <w:bottom w:val="single" w:sz="4" w:space="0" w:color="auto"/>
              <w:right w:val="single" w:sz="4" w:space="0" w:color="auto"/>
            </w:tcBorders>
            <w:vAlign w:val="bottom"/>
          </w:tcPr>
          <w:p w14:paraId="2FBC5257" w14:textId="28B003BB" w:rsidR="00351DF7" w:rsidRDefault="00D16794" w:rsidP="00C01C97">
            <w:pPr>
              <w:rPr>
                <w:rFonts w:ascii="Calibri" w:hAnsi="Calibri" w:cs="Calibri"/>
                <w:color w:val="000000"/>
                <w:sz w:val="22"/>
                <w:szCs w:val="22"/>
              </w:rPr>
            </w:pPr>
            <w:r>
              <w:rPr>
                <w:rFonts w:ascii="Calibri" w:hAnsi="Calibri" w:cs="Calibri"/>
                <w:color w:val="000000"/>
                <w:sz w:val="22"/>
                <w:szCs w:val="22"/>
              </w:rPr>
              <w:t>SR</w:t>
            </w:r>
          </w:p>
        </w:tc>
        <w:tc>
          <w:tcPr>
            <w:tcW w:w="800" w:type="pct"/>
            <w:tcBorders>
              <w:top w:val="nil"/>
              <w:left w:val="single" w:sz="4" w:space="0" w:color="auto"/>
              <w:bottom w:val="single" w:sz="4" w:space="0" w:color="auto"/>
              <w:right w:val="single" w:sz="4" w:space="0" w:color="auto"/>
            </w:tcBorders>
            <w:shd w:val="clear" w:color="auto" w:fill="auto"/>
            <w:noWrap/>
            <w:vAlign w:val="bottom"/>
          </w:tcPr>
          <w:p w14:paraId="408B4BAC" w14:textId="0E174559" w:rsidR="00351DF7" w:rsidRDefault="00351DF7" w:rsidP="00C01C97">
            <w:pPr>
              <w:rPr>
                <w:rFonts w:ascii="Calibri" w:hAnsi="Calibri" w:cs="Calibri"/>
                <w:color w:val="000000"/>
                <w:sz w:val="22"/>
                <w:szCs w:val="22"/>
              </w:rPr>
            </w:pPr>
          </w:p>
        </w:tc>
        <w:tc>
          <w:tcPr>
            <w:tcW w:w="301" w:type="pct"/>
            <w:tcBorders>
              <w:top w:val="nil"/>
              <w:left w:val="nil"/>
              <w:bottom w:val="nil"/>
              <w:right w:val="nil"/>
            </w:tcBorders>
            <w:shd w:val="clear" w:color="auto" w:fill="auto"/>
            <w:noWrap/>
            <w:vAlign w:val="bottom"/>
            <w:hideMark/>
          </w:tcPr>
          <w:p w14:paraId="2EE8AA71" w14:textId="77777777" w:rsidR="00351DF7" w:rsidRDefault="00351DF7" w:rsidP="00C01C97">
            <w:pPr>
              <w:rPr>
                <w:rFonts w:ascii="Calibri" w:hAnsi="Calibri" w:cs="Calibri"/>
                <w:color w:val="000000"/>
                <w:sz w:val="22"/>
                <w:szCs w:val="22"/>
              </w:rPr>
            </w:pPr>
          </w:p>
        </w:tc>
        <w:tc>
          <w:tcPr>
            <w:tcW w:w="653" w:type="pct"/>
            <w:tcBorders>
              <w:top w:val="nil"/>
              <w:left w:val="nil"/>
              <w:bottom w:val="nil"/>
              <w:right w:val="nil"/>
            </w:tcBorders>
            <w:vAlign w:val="bottom"/>
          </w:tcPr>
          <w:p w14:paraId="192F2F6B" w14:textId="77777777" w:rsidR="00351DF7" w:rsidRDefault="00351DF7" w:rsidP="00C01C97">
            <w:pPr>
              <w:rPr>
                <w:sz w:val="20"/>
                <w:szCs w:val="20"/>
              </w:rPr>
            </w:pPr>
          </w:p>
        </w:tc>
        <w:tc>
          <w:tcPr>
            <w:tcW w:w="800" w:type="pct"/>
            <w:tcBorders>
              <w:top w:val="nil"/>
              <w:left w:val="nil"/>
              <w:bottom w:val="nil"/>
              <w:right w:val="nil"/>
            </w:tcBorders>
            <w:shd w:val="clear" w:color="auto" w:fill="auto"/>
            <w:noWrap/>
            <w:vAlign w:val="bottom"/>
            <w:hideMark/>
          </w:tcPr>
          <w:p w14:paraId="2EDF8DBD" w14:textId="358061A8" w:rsidR="00351DF7" w:rsidRDefault="00351DF7" w:rsidP="00C01C97">
            <w:pPr>
              <w:rPr>
                <w:sz w:val="20"/>
                <w:szCs w:val="20"/>
              </w:rPr>
            </w:pPr>
          </w:p>
        </w:tc>
      </w:tr>
    </w:tbl>
    <w:p w14:paraId="7B8EB4AC" w14:textId="77777777" w:rsidR="001B1556" w:rsidRPr="001B1556" w:rsidRDefault="001B1556" w:rsidP="00C01C97">
      <w:pPr>
        <w:rPr>
          <w:lang w:val="en-US" w:eastAsia="en-US"/>
        </w:rPr>
      </w:pPr>
    </w:p>
    <w:p w14:paraId="56356876" w14:textId="4235D18E" w:rsidR="006D2C36" w:rsidRPr="006D2C36" w:rsidRDefault="006D2C36" w:rsidP="00005AF6">
      <w:pPr>
        <w:pStyle w:val="Heading3"/>
        <w:tabs>
          <w:tab w:val="clear" w:pos="4547"/>
          <w:tab w:val="num" w:pos="1701"/>
        </w:tabs>
        <w:ind w:left="1418"/>
      </w:pPr>
      <w:bookmarkStart w:id="37" w:name="_Toc506564563"/>
      <w:r>
        <w:t>Erro</w:t>
      </w:r>
      <w:r w:rsidR="0008224B">
        <w:t>s</w:t>
      </w:r>
      <w:r w:rsidR="00E61F99">
        <w:t xml:space="preserve"> de Carregamento</w:t>
      </w:r>
      <w:bookmarkEnd w:id="37"/>
    </w:p>
    <w:p w14:paraId="5DA38164" w14:textId="77777777" w:rsidR="006F00B5" w:rsidRDefault="006F00B5" w:rsidP="006F00B5">
      <w:pPr>
        <w:rPr>
          <w:lang w:eastAsia="en-US"/>
        </w:rPr>
      </w:pPr>
    </w:p>
    <w:tbl>
      <w:tblPr>
        <w:tblW w:w="5000" w:type="pct"/>
        <w:tblCellMar>
          <w:left w:w="70" w:type="dxa"/>
          <w:right w:w="70" w:type="dxa"/>
        </w:tblCellMar>
        <w:tblLook w:val="04A0" w:firstRow="1" w:lastRow="0" w:firstColumn="1" w:lastColumn="0" w:noHBand="0" w:noVBand="1"/>
      </w:tblPr>
      <w:tblGrid>
        <w:gridCol w:w="4342"/>
        <w:gridCol w:w="5854"/>
      </w:tblGrid>
      <w:tr w:rsidR="00EB45E7" w14:paraId="488C307C" w14:textId="77777777" w:rsidTr="00EB45E7">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24616C80" w14:textId="77777777" w:rsidR="00EB45E7" w:rsidRPr="0008224B" w:rsidRDefault="00EB45E7" w:rsidP="0008224B">
            <w:pPr>
              <w:jc w:val="center"/>
              <w:rPr>
                <w:rFonts w:cs="Arial"/>
                <w:b/>
                <w:color w:val="000000"/>
                <w:sz w:val="20"/>
                <w:szCs w:val="20"/>
              </w:rPr>
            </w:pPr>
            <w:r w:rsidRPr="0008224B">
              <w:rPr>
                <w:rFonts w:cs="Arial"/>
                <w:b/>
                <w:color w:val="000000"/>
                <w:sz w:val="20"/>
                <w:szCs w:val="20"/>
              </w:rPr>
              <w:t>Tratamento de erro</w:t>
            </w:r>
          </w:p>
        </w:tc>
      </w:tr>
      <w:tr w:rsidR="00EB45E7" w14:paraId="54048391" w14:textId="77777777" w:rsidTr="0008224B">
        <w:trPr>
          <w:trHeight w:val="300"/>
        </w:trPr>
        <w:tc>
          <w:tcPr>
            <w:tcW w:w="2957" w:type="pct"/>
            <w:tcBorders>
              <w:top w:val="nil"/>
              <w:left w:val="single" w:sz="4" w:space="0" w:color="auto"/>
              <w:bottom w:val="single" w:sz="4" w:space="0" w:color="auto"/>
              <w:right w:val="single" w:sz="4" w:space="0" w:color="auto"/>
            </w:tcBorders>
            <w:shd w:val="clear" w:color="auto" w:fill="808080" w:themeFill="background1" w:themeFillShade="80"/>
            <w:noWrap/>
            <w:vAlign w:val="bottom"/>
            <w:hideMark/>
          </w:tcPr>
          <w:p w14:paraId="452CD18C" w14:textId="77777777" w:rsidR="00EB45E7" w:rsidRPr="0008224B" w:rsidRDefault="00EB45E7" w:rsidP="0008224B">
            <w:pPr>
              <w:jc w:val="center"/>
              <w:rPr>
                <w:rFonts w:cs="Arial"/>
                <w:b/>
                <w:color w:val="000000"/>
                <w:sz w:val="20"/>
                <w:szCs w:val="20"/>
              </w:rPr>
            </w:pPr>
            <w:r w:rsidRPr="0008224B">
              <w:rPr>
                <w:rFonts w:cs="Arial"/>
                <w:b/>
                <w:color w:val="000000"/>
                <w:sz w:val="20"/>
                <w:szCs w:val="20"/>
              </w:rPr>
              <w:t>Erro</w:t>
            </w:r>
          </w:p>
        </w:tc>
        <w:tc>
          <w:tcPr>
            <w:tcW w:w="2043" w:type="pct"/>
            <w:tcBorders>
              <w:top w:val="nil"/>
              <w:left w:val="nil"/>
              <w:bottom w:val="single" w:sz="4" w:space="0" w:color="auto"/>
              <w:right w:val="single" w:sz="4" w:space="0" w:color="auto"/>
            </w:tcBorders>
            <w:shd w:val="clear" w:color="auto" w:fill="808080" w:themeFill="background1" w:themeFillShade="80"/>
            <w:noWrap/>
            <w:vAlign w:val="bottom"/>
            <w:hideMark/>
          </w:tcPr>
          <w:p w14:paraId="636FD328" w14:textId="77777777" w:rsidR="00EB45E7" w:rsidRPr="0008224B" w:rsidRDefault="00EB45E7" w:rsidP="0008224B">
            <w:pPr>
              <w:jc w:val="center"/>
              <w:rPr>
                <w:rFonts w:cs="Arial"/>
                <w:b/>
                <w:color w:val="000000"/>
                <w:sz w:val="20"/>
                <w:szCs w:val="20"/>
              </w:rPr>
            </w:pPr>
            <w:r w:rsidRPr="0008224B">
              <w:rPr>
                <w:rFonts w:cs="Arial"/>
                <w:b/>
                <w:color w:val="000000"/>
                <w:sz w:val="20"/>
                <w:szCs w:val="20"/>
              </w:rPr>
              <w:t>Ação</w:t>
            </w:r>
          </w:p>
        </w:tc>
      </w:tr>
      <w:tr w:rsidR="00EB45E7" w14:paraId="25C47BD0" w14:textId="77777777" w:rsidTr="00EB45E7">
        <w:trPr>
          <w:trHeight w:val="315"/>
        </w:trPr>
        <w:tc>
          <w:tcPr>
            <w:tcW w:w="2957" w:type="pct"/>
            <w:tcBorders>
              <w:top w:val="nil"/>
              <w:left w:val="single" w:sz="4" w:space="0" w:color="auto"/>
              <w:bottom w:val="single" w:sz="4" w:space="0" w:color="auto"/>
              <w:right w:val="single" w:sz="4" w:space="0" w:color="auto"/>
            </w:tcBorders>
            <w:shd w:val="clear" w:color="auto" w:fill="auto"/>
            <w:noWrap/>
            <w:vAlign w:val="center"/>
            <w:hideMark/>
          </w:tcPr>
          <w:p w14:paraId="4C3829F1" w14:textId="02B4CE52" w:rsidR="00EB45E7" w:rsidRPr="0008224B" w:rsidRDefault="00EB45E7">
            <w:pPr>
              <w:rPr>
                <w:rFonts w:cs="Arial"/>
                <w:color w:val="000000"/>
                <w:sz w:val="20"/>
                <w:szCs w:val="20"/>
              </w:rPr>
            </w:pPr>
            <w:r w:rsidRPr="0008224B">
              <w:rPr>
                <w:rFonts w:cs="Arial"/>
                <w:color w:val="000000"/>
                <w:sz w:val="20"/>
                <w:szCs w:val="20"/>
                <w:lang w:eastAsia="en-US"/>
              </w:rPr>
              <w:t>Erro na leitura do arquivo</w:t>
            </w:r>
          </w:p>
        </w:tc>
        <w:tc>
          <w:tcPr>
            <w:tcW w:w="2043" w:type="pct"/>
            <w:tcBorders>
              <w:top w:val="nil"/>
              <w:left w:val="nil"/>
              <w:bottom w:val="single" w:sz="4" w:space="0" w:color="auto"/>
              <w:right w:val="single" w:sz="4" w:space="0" w:color="auto"/>
            </w:tcBorders>
            <w:shd w:val="clear" w:color="auto" w:fill="auto"/>
            <w:noWrap/>
            <w:vAlign w:val="center"/>
            <w:hideMark/>
          </w:tcPr>
          <w:p w14:paraId="21ADDB58" w14:textId="1B95EF26" w:rsidR="00EB45E7" w:rsidRPr="0008224B" w:rsidRDefault="00EB45E7">
            <w:pPr>
              <w:rPr>
                <w:rFonts w:cs="Arial"/>
                <w:color w:val="000000"/>
                <w:sz w:val="20"/>
                <w:szCs w:val="20"/>
              </w:rPr>
            </w:pPr>
            <w:r w:rsidRPr="0008224B">
              <w:rPr>
                <w:rFonts w:cs="Arial"/>
                <w:color w:val="000000"/>
                <w:sz w:val="20"/>
                <w:szCs w:val="20"/>
              </w:rPr>
              <w:t xml:space="preserve"> Enviar arquivo para a pasta de erro "/err"</w:t>
            </w:r>
            <w:r w:rsidR="0060073D" w:rsidRPr="0008224B">
              <w:rPr>
                <w:rFonts w:cs="Arial"/>
                <w:color w:val="000000"/>
                <w:sz w:val="20"/>
                <w:szCs w:val="20"/>
              </w:rPr>
              <w:t>.</w:t>
            </w:r>
          </w:p>
        </w:tc>
      </w:tr>
      <w:tr w:rsidR="00EB45E7" w14:paraId="54A5B152" w14:textId="77777777" w:rsidTr="00EB45E7">
        <w:trPr>
          <w:trHeight w:val="315"/>
        </w:trPr>
        <w:tc>
          <w:tcPr>
            <w:tcW w:w="2957" w:type="pct"/>
            <w:tcBorders>
              <w:top w:val="nil"/>
              <w:left w:val="single" w:sz="4" w:space="0" w:color="auto"/>
              <w:bottom w:val="single" w:sz="4" w:space="0" w:color="auto"/>
              <w:right w:val="single" w:sz="4" w:space="0" w:color="auto"/>
            </w:tcBorders>
            <w:shd w:val="clear" w:color="auto" w:fill="auto"/>
            <w:noWrap/>
            <w:vAlign w:val="center"/>
            <w:hideMark/>
          </w:tcPr>
          <w:p w14:paraId="7DCEA0EB" w14:textId="799AB76B" w:rsidR="00EB45E7" w:rsidRPr="0008224B" w:rsidRDefault="00EB45E7" w:rsidP="00B145BC">
            <w:pPr>
              <w:rPr>
                <w:rFonts w:cs="Arial"/>
                <w:color w:val="000000"/>
                <w:sz w:val="20"/>
                <w:szCs w:val="20"/>
              </w:rPr>
            </w:pPr>
            <w:r w:rsidRPr="0008224B">
              <w:rPr>
                <w:rFonts w:cs="Arial"/>
                <w:color w:val="000000"/>
                <w:sz w:val="20"/>
                <w:szCs w:val="20"/>
                <w:lang w:eastAsia="en-US"/>
              </w:rPr>
              <w:lastRenderedPageBreak/>
              <w:t>Registro com formato inv</w:t>
            </w:r>
            <w:r w:rsidR="00B145BC">
              <w:rPr>
                <w:rFonts w:cs="Arial"/>
                <w:color w:val="000000"/>
                <w:sz w:val="20"/>
                <w:szCs w:val="20"/>
                <w:lang w:eastAsia="en-US"/>
              </w:rPr>
              <w:t>á</w:t>
            </w:r>
            <w:r w:rsidRPr="0008224B">
              <w:rPr>
                <w:rFonts w:cs="Arial"/>
                <w:color w:val="000000"/>
                <w:sz w:val="20"/>
                <w:szCs w:val="20"/>
                <w:lang w:eastAsia="en-US"/>
              </w:rPr>
              <w:t>lido</w:t>
            </w:r>
          </w:p>
        </w:tc>
        <w:tc>
          <w:tcPr>
            <w:tcW w:w="2043" w:type="pct"/>
            <w:tcBorders>
              <w:top w:val="nil"/>
              <w:left w:val="nil"/>
              <w:bottom w:val="single" w:sz="4" w:space="0" w:color="auto"/>
              <w:right w:val="single" w:sz="4" w:space="0" w:color="auto"/>
            </w:tcBorders>
            <w:shd w:val="clear" w:color="auto" w:fill="auto"/>
            <w:noWrap/>
            <w:vAlign w:val="center"/>
            <w:hideMark/>
          </w:tcPr>
          <w:p w14:paraId="7B0046B6" w14:textId="620442D8" w:rsidR="00EB45E7" w:rsidRPr="0008224B" w:rsidRDefault="002D47F2">
            <w:pPr>
              <w:rPr>
                <w:rFonts w:cs="Arial"/>
                <w:color w:val="000000"/>
                <w:sz w:val="20"/>
                <w:szCs w:val="20"/>
              </w:rPr>
            </w:pPr>
            <w:r w:rsidRPr="0008224B">
              <w:rPr>
                <w:rFonts w:cs="Arial"/>
                <w:color w:val="000000"/>
                <w:sz w:val="20"/>
                <w:szCs w:val="20"/>
              </w:rPr>
              <w:t>Arma</w:t>
            </w:r>
            <w:r w:rsidR="00EB45E7" w:rsidRPr="0008224B">
              <w:rPr>
                <w:rFonts w:cs="Arial"/>
                <w:color w:val="000000"/>
                <w:sz w:val="20"/>
                <w:szCs w:val="20"/>
              </w:rPr>
              <w:t>zena</w:t>
            </w:r>
            <w:r w:rsidRPr="0008224B">
              <w:rPr>
                <w:rFonts w:cs="Arial"/>
                <w:color w:val="000000"/>
                <w:sz w:val="20"/>
                <w:szCs w:val="20"/>
              </w:rPr>
              <w:t>r</w:t>
            </w:r>
            <w:r w:rsidR="00EB45E7" w:rsidRPr="0008224B">
              <w:rPr>
                <w:rFonts w:cs="Arial"/>
                <w:color w:val="000000"/>
                <w:sz w:val="20"/>
                <w:szCs w:val="20"/>
              </w:rPr>
              <w:t xml:space="preserve"> registro na tabela de erro do sistema (failed_events)</w:t>
            </w:r>
            <w:r w:rsidR="0060073D" w:rsidRPr="0008224B">
              <w:rPr>
                <w:rFonts w:cs="Arial"/>
                <w:color w:val="000000"/>
                <w:sz w:val="20"/>
                <w:szCs w:val="20"/>
              </w:rPr>
              <w:t>.</w:t>
            </w:r>
          </w:p>
        </w:tc>
      </w:tr>
      <w:tr w:rsidR="00EB45E7" w14:paraId="5439B321" w14:textId="77777777" w:rsidTr="00EB45E7">
        <w:trPr>
          <w:trHeight w:val="630"/>
        </w:trPr>
        <w:tc>
          <w:tcPr>
            <w:tcW w:w="2957" w:type="pct"/>
            <w:tcBorders>
              <w:top w:val="nil"/>
              <w:left w:val="single" w:sz="4" w:space="0" w:color="auto"/>
              <w:bottom w:val="single" w:sz="4" w:space="0" w:color="auto"/>
              <w:right w:val="single" w:sz="4" w:space="0" w:color="auto"/>
            </w:tcBorders>
            <w:shd w:val="clear" w:color="auto" w:fill="auto"/>
            <w:noWrap/>
            <w:vAlign w:val="center"/>
            <w:hideMark/>
          </w:tcPr>
          <w:p w14:paraId="739084B5" w14:textId="77777777" w:rsidR="00EB45E7" w:rsidRPr="0008224B" w:rsidRDefault="00EB45E7">
            <w:pPr>
              <w:rPr>
                <w:rFonts w:cs="Arial"/>
                <w:color w:val="000000"/>
                <w:sz w:val="20"/>
                <w:szCs w:val="20"/>
              </w:rPr>
            </w:pPr>
            <w:r w:rsidRPr="0008224B">
              <w:rPr>
                <w:rFonts w:cs="Arial"/>
                <w:color w:val="000000"/>
                <w:sz w:val="20"/>
                <w:szCs w:val="20"/>
                <w:lang w:eastAsia="en-US"/>
              </w:rPr>
              <w:t>Erros de validação de conteúdo</w:t>
            </w:r>
          </w:p>
        </w:tc>
        <w:tc>
          <w:tcPr>
            <w:tcW w:w="2043" w:type="pct"/>
            <w:tcBorders>
              <w:top w:val="nil"/>
              <w:left w:val="nil"/>
              <w:bottom w:val="single" w:sz="4" w:space="0" w:color="auto"/>
              <w:right w:val="single" w:sz="4" w:space="0" w:color="auto"/>
            </w:tcBorders>
            <w:shd w:val="clear" w:color="auto" w:fill="auto"/>
            <w:vAlign w:val="center"/>
            <w:hideMark/>
          </w:tcPr>
          <w:p w14:paraId="0A3FFF81" w14:textId="7CE62858" w:rsidR="00EB45E7" w:rsidRPr="0008224B" w:rsidRDefault="00EB45E7" w:rsidP="00B145BC">
            <w:pPr>
              <w:rPr>
                <w:rFonts w:cs="Arial"/>
                <w:color w:val="000000"/>
                <w:sz w:val="20"/>
                <w:szCs w:val="20"/>
              </w:rPr>
            </w:pPr>
            <w:r w:rsidRPr="0008224B">
              <w:rPr>
                <w:rFonts w:cs="Arial"/>
                <w:color w:val="000000"/>
                <w:sz w:val="20"/>
                <w:szCs w:val="20"/>
              </w:rPr>
              <w:t>Armazena</w:t>
            </w:r>
            <w:r w:rsidR="002D47F2" w:rsidRPr="0008224B">
              <w:rPr>
                <w:rFonts w:cs="Arial"/>
                <w:color w:val="000000"/>
                <w:sz w:val="20"/>
                <w:szCs w:val="20"/>
              </w:rPr>
              <w:t>r</w:t>
            </w:r>
            <w:r w:rsidRPr="0008224B">
              <w:rPr>
                <w:rFonts w:cs="Arial"/>
                <w:color w:val="000000"/>
                <w:sz w:val="20"/>
                <w:szCs w:val="20"/>
              </w:rPr>
              <w:t xml:space="preserve"> registro em tabela de erro especifica para cada carregamento</w:t>
            </w:r>
            <w:r w:rsidR="0060073D" w:rsidRPr="0008224B">
              <w:rPr>
                <w:rFonts w:cs="Arial"/>
                <w:color w:val="000000"/>
                <w:sz w:val="20"/>
                <w:szCs w:val="20"/>
              </w:rPr>
              <w:t>.</w:t>
            </w:r>
          </w:p>
        </w:tc>
      </w:tr>
    </w:tbl>
    <w:p w14:paraId="31FCB49F" w14:textId="77777777" w:rsidR="006F00B5" w:rsidRPr="006F00B5" w:rsidRDefault="006F00B5" w:rsidP="006F00B5">
      <w:pPr>
        <w:rPr>
          <w:lang w:eastAsia="en-US"/>
        </w:rPr>
      </w:pPr>
    </w:p>
    <w:p w14:paraId="628E7728" w14:textId="77777777" w:rsidR="009D1EEF" w:rsidRDefault="009D1EEF" w:rsidP="009D1EEF">
      <w:pPr>
        <w:rPr>
          <w:rFonts w:cs="Arial"/>
        </w:rPr>
      </w:pPr>
    </w:p>
    <w:p w14:paraId="28CB87E8" w14:textId="77777777" w:rsidR="00351DF7" w:rsidRDefault="00351DF7">
      <w:pPr>
        <w:jc w:val="left"/>
      </w:pPr>
      <w:bookmarkStart w:id="38" w:name="_Toc496861383"/>
      <w:r>
        <w:br w:type="page"/>
      </w:r>
    </w:p>
    <w:p w14:paraId="2C94DFF3" w14:textId="178066EA" w:rsidR="00856AD2" w:rsidRDefault="00856AD2" w:rsidP="00FF2FE5">
      <w:pPr>
        <w:pStyle w:val="Heading2"/>
        <w:rPr>
          <w:lang w:val="pt-BR"/>
        </w:rPr>
      </w:pPr>
      <w:bookmarkStart w:id="39" w:name="_Motor_de_Regras"/>
      <w:bookmarkStart w:id="40" w:name="_Front-End_Tratamento_do"/>
      <w:bookmarkStart w:id="41" w:name="_Ref497587720"/>
      <w:bookmarkStart w:id="42" w:name="_Toc506564564"/>
      <w:bookmarkEnd w:id="38"/>
      <w:bookmarkEnd w:id="39"/>
      <w:bookmarkEnd w:id="40"/>
      <w:r w:rsidRPr="00D4606B">
        <w:rPr>
          <w:lang w:val="pt-BR"/>
        </w:rPr>
        <w:lastRenderedPageBreak/>
        <w:t>F</w:t>
      </w:r>
      <w:r w:rsidR="0052566C" w:rsidRPr="00D4606B">
        <w:rPr>
          <w:lang w:val="pt-BR"/>
        </w:rPr>
        <w:t>ront-End Tratamento do Caso</w:t>
      </w:r>
      <w:bookmarkEnd w:id="41"/>
      <w:bookmarkEnd w:id="42"/>
    </w:p>
    <w:p w14:paraId="3E75D195" w14:textId="77777777" w:rsidR="00136D52" w:rsidRDefault="00136D52" w:rsidP="00136D52">
      <w:pPr>
        <w:rPr>
          <w:lang w:eastAsia="en-US"/>
        </w:rPr>
      </w:pPr>
    </w:p>
    <w:p w14:paraId="32A2665D" w14:textId="20DD6613" w:rsidR="00136D52" w:rsidRPr="00D4606B" w:rsidRDefault="00136D52" w:rsidP="00136D52">
      <w:pPr>
        <w:pStyle w:val="Heading3"/>
        <w:tabs>
          <w:tab w:val="clear" w:pos="4547"/>
          <w:tab w:val="num" w:pos="1701"/>
        </w:tabs>
        <w:ind w:left="1418"/>
      </w:pPr>
      <w:bookmarkStart w:id="43" w:name="_Toc506564565"/>
      <w:r w:rsidRPr="00F029A8">
        <w:t>RQN</w:t>
      </w:r>
      <w:r>
        <w:t>08</w:t>
      </w:r>
      <w:r w:rsidRPr="00153785">
        <w:t xml:space="preserve"> – </w:t>
      </w:r>
      <w:r>
        <w:t>Front-end de gestão de casos</w:t>
      </w:r>
      <w:bookmarkEnd w:id="43"/>
    </w:p>
    <w:p w14:paraId="1B3DD6E1" w14:textId="77777777" w:rsidR="00136D52" w:rsidRDefault="00136D52" w:rsidP="00136D52">
      <w:pPr>
        <w:rPr>
          <w:rFonts w:cs="Arial"/>
          <w:lang w:eastAsia="en-US"/>
        </w:rPr>
      </w:pPr>
    </w:p>
    <w:p w14:paraId="2E692817" w14:textId="308F728F" w:rsidR="00136D52" w:rsidRDefault="00136D52" w:rsidP="00955CB3">
      <w:pPr>
        <w:pStyle w:val="Heading4"/>
        <w:numPr>
          <w:ilvl w:val="3"/>
          <w:numId w:val="8"/>
        </w:numPr>
      </w:pPr>
      <w:bookmarkStart w:id="44" w:name="_Toc506564566"/>
      <w:r w:rsidRPr="00153785">
        <w:t>RGN</w:t>
      </w:r>
      <w:r>
        <w:t>16</w:t>
      </w:r>
      <w:r w:rsidRPr="00153785">
        <w:t xml:space="preserve"> – </w:t>
      </w:r>
      <w:r w:rsidR="00913945">
        <w:t>Front-end de gestão de casos</w:t>
      </w:r>
      <w:bookmarkEnd w:id="44"/>
    </w:p>
    <w:p w14:paraId="1333D698" w14:textId="77777777" w:rsidR="00136D52" w:rsidRDefault="00136D52" w:rsidP="00136D52">
      <w:pPr>
        <w:rPr>
          <w:rFonts w:cs="Arial"/>
          <w:lang w:eastAsia="en-US"/>
        </w:rPr>
      </w:pPr>
    </w:p>
    <w:p w14:paraId="48F60923" w14:textId="7BA5B989" w:rsidR="00136D52" w:rsidRDefault="00136D52" w:rsidP="00136D52">
      <w:pPr>
        <w:rPr>
          <w:lang w:eastAsia="en-US"/>
        </w:rPr>
      </w:pPr>
      <w:r w:rsidRPr="00136D52">
        <w:rPr>
          <w:rFonts w:cs="Arial"/>
          <w:lang w:eastAsia="en-US"/>
        </w:rPr>
        <w:t>Deverá ser desenvolvido um front-end de gestão de casos, que apresente alertas quando tiver(em) proposta(s) sem tratamento por mais de X dias uteis. Estas informações deverão ser atualizadas online neste sistema de gestão e deverá conter informações como: TMT (Tempo médio de tratamento), Volume de casos a serem analisados na fila, volume de casos próximos a expirar as X horas úteis, número de operadores logados no sistema que estão tratando derivações, separados por produtos, filas e tipo de derivações (RR's), Calculo de número de operadores necessário para tratamento da fila utilizando como base de calculo o número de propostas pendentes dividido pelo tempo de valor contratado de TMT(Este TMT é um valor configurável, em minutos, referente ao tempo mededio de tratamento contratado - TMTC) e apresentar o valor necessário para tratar a fila com base neste calculo.</w:t>
      </w:r>
    </w:p>
    <w:p w14:paraId="21C94C8C" w14:textId="77777777" w:rsidR="00136D52" w:rsidRDefault="00136D52" w:rsidP="00136D52">
      <w:pPr>
        <w:rPr>
          <w:lang w:eastAsia="en-US"/>
        </w:rPr>
      </w:pPr>
    </w:p>
    <w:p w14:paraId="428A5F9D" w14:textId="77777777" w:rsidR="00136D52" w:rsidRDefault="00136D52" w:rsidP="00136D52">
      <w:pPr>
        <w:rPr>
          <w:lang w:eastAsia="en-US"/>
        </w:rPr>
      </w:pPr>
    </w:p>
    <w:p w14:paraId="52AE8A96" w14:textId="77777777" w:rsidR="00682213" w:rsidRDefault="00682213" w:rsidP="00682213">
      <w:pPr>
        <w:rPr>
          <w:rFonts w:cs="Arial"/>
          <w:lang w:eastAsia="en-US"/>
        </w:rPr>
      </w:pPr>
      <w:r>
        <w:rPr>
          <w:rFonts w:cs="Arial"/>
          <w:lang w:eastAsia="en-US"/>
        </w:rPr>
        <w:t>Será criado relatório para controle gerencial dos dos casos existentes, nele serão apresentados as seguintes informações:</w:t>
      </w:r>
    </w:p>
    <w:p w14:paraId="0D078B04" w14:textId="77777777" w:rsidR="00682213" w:rsidRDefault="00682213" w:rsidP="00682213">
      <w:pPr>
        <w:rPr>
          <w:rFonts w:cs="Arial"/>
          <w:lang w:eastAsia="en-US"/>
        </w:rPr>
      </w:pPr>
    </w:p>
    <w:p w14:paraId="756CC8DB" w14:textId="77777777" w:rsidR="00682213" w:rsidRDefault="00682213" w:rsidP="00682213">
      <w:pPr>
        <w:pStyle w:val="Heading5"/>
      </w:pPr>
      <w:r>
        <w:t>Indicadores de casos sem tratamento</w:t>
      </w:r>
    </w:p>
    <w:p w14:paraId="6962606F" w14:textId="77777777" w:rsidR="00682213" w:rsidRDefault="00682213" w:rsidP="00682213">
      <w:pPr>
        <w:rPr>
          <w:rFonts w:cs="Arial"/>
        </w:rPr>
      </w:pPr>
    </w:p>
    <w:p w14:paraId="7E1A6B4C" w14:textId="77777777" w:rsidR="00682213" w:rsidRDefault="00682213" w:rsidP="00682213">
      <w:pPr>
        <w:rPr>
          <w:rFonts w:cs="Arial"/>
        </w:rPr>
      </w:pPr>
      <w:r>
        <w:rPr>
          <w:rFonts w:cs="Arial"/>
        </w:rPr>
        <w:t xml:space="preserve">Será criado </w:t>
      </w:r>
      <w:r w:rsidRPr="002672A6">
        <w:rPr>
          <w:rFonts w:cs="Arial"/>
        </w:rPr>
        <w:t xml:space="preserve">Indicadores contento o </w:t>
      </w:r>
      <w:r>
        <w:rPr>
          <w:rFonts w:cs="Arial"/>
        </w:rPr>
        <w:t>volume dos casos a serem analisados, o valume</w:t>
      </w:r>
      <w:r w:rsidRPr="002672A6">
        <w:rPr>
          <w:rFonts w:cs="Arial"/>
        </w:rPr>
        <w:t xml:space="preserve"> de casos a mais de X</w:t>
      </w:r>
      <w:r>
        <w:rPr>
          <w:rFonts w:cs="Arial"/>
        </w:rPr>
        <w:t xml:space="preserve"> (valor parametrizável </w:t>
      </w:r>
      <w:hyperlink w:anchor="_Tabela_de_parâmetros" w:history="1">
        <w:r w:rsidRPr="006C2C95">
          <w:rPr>
            <w:rStyle w:val="Hyperlink"/>
            <w:rFonts w:cs="Arial"/>
          </w:rPr>
          <w:t>Tabela de parâmetros</w:t>
        </w:r>
      </w:hyperlink>
      <w:r>
        <w:rPr>
          <w:rFonts w:cs="Arial"/>
        </w:rPr>
        <w:t>)</w:t>
      </w:r>
      <w:r w:rsidRPr="002672A6">
        <w:rPr>
          <w:rFonts w:cs="Arial"/>
        </w:rPr>
        <w:t xml:space="preserve"> dias sem an</w:t>
      </w:r>
      <w:r>
        <w:rPr>
          <w:rFonts w:cs="Arial"/>
        </w:rPr>
        <w:t xml:space="preserve">álise e o volume de casos próximos a expirar considerando um valor Y (valor parametrizável </w:t>
      </w:r>
      <w:hyperlink w:anchor="_Tabela_de_parâmetros" w:history="1">
        <w:r w:rsidRPr="006C2C95">
          <w:rPr>
            <w:rStyle w:val="Hyperlink"/>
            <w:rFonts w:cs="Arial"/>
          </w:rPr>
          <w:t>Tabela de parâmetros</w:t>
        </w:r>
      </w:hyperlink>
      <w:r>
        <w:rPr>
          <w:rFonts w:cs="Arial"/>
        </w:rPr>
        <w:t>) em horas , possibilitando realizar filtros por Dia/Semana/Mês/Ano, conforme modelo apresentado abaixo:</w:t>
      </w:r>
    </w:p>
    <w:p w14:paraId="56932ECE" w14:textId="77777777" w:rsidR="00682213" w:rsidRDefault="00682213" w:rsidP="00682213">
      <w:pPr>
        <w:rPr>
          <w:rFonts w:cs="Arial"/>
        </w:rPr>
      </w:pPr>
    </w:p>
    <w:p w14:paraId="677779C3" w14:textId="77777777" w:rsidR="00682213" w:rsidRDefault="00682213" w:rsidP="00682213">
      <w:pPr>
        <w:rPr>
          <w:rFonts w:cs="Arial"/>
        </w:rPr>
      </w:pPr>
      <w:r>
        <w:rPr>
          <w:noProof/>
        </w:rPr>
        <w:lastRenderedPageBreak/>
        <w:drawing>
          <wp:inline distT="0" distB="0" distL="0" distR="0" wp14:anchorId="64542763" wp14:editId="0B77F9AE">
            <wp:extent cx="6480810" cy="2646045"/>
            <wp:effectExtent l="0" t="0" r="0" b="190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810" cy="2646045"/>
                    </a:xfrm>
                    <a:prstGeom prst="rect">
                      <a:avLst/>
                    </a:prstGeom>
                  </pic:spPr>
                </pic:pic>
              </a:graphicData>
            </a:graphic>
          </wp:inline>
        </w:drawing>
      </w:r>
    </w:p>
    <w:p w14:paraId="6D872160" w14:textId="77777777" w:rsidR="00682213" w:rsidRDefault="00682213" w:rsidP="00682213">
      <w:pPr>
        <w:rPr>
          <w:rFonts w:cs="Arial"/>
        </w:rPr>
      </w:pPr>
    </w:p>
    <w:p w14:paraId="74186385" w14:textId="77777777" w:rsidR="00682213" w:rsidRDefault="00682213" w:rsidP="00682213">
      <w:pPr>
        <w:rPr>
          <w:rFonts w:cs="Arial"/>
        </w:rPr>
      </w:pPr>
    </w:p>
    <w:p w14:paraId="66AEEB10" w14:textId="77777777" w:rsidR="00682213" w:rsidRDefault="00682213" w:rsidP="00682213">
      <w:pPr>
        <w:rPr>
          <w:rFonts w:cs="Arial"/>
        </w:rPr>
      </w:pPr>
      <w:r>
        <w:rPr>
          <w:rFonts w:cs="Arial"/>
        </w:rPr>
        <w:t>Ao realizar o click sobre o indicador, a listagem dos casos que não possuem análise deve ser apresentada, conforme modelo abaixo:</w:t>
      </w:r>
    </w:p>
    <w:p w14:paraId="5F7CA77E" w14:textId="77777777" w:rsidR="00682213" w:rsidRDefault="00682213" w:rsidP="00682213">
      <w:pPr>
        <w:rPr>
          <w:rFonts w:cs="Arial"/>
        </w:rPr>
      </w:pPr>
      <w:r>
        <w:rPr>
          <w:noProof/>
        </w:rPr>
        <w:drawing>
          <wp:inline distT="0" distB="0" distL="0" distR="0" wp14:anchorId="14B22D3A" wp14:editId="127DD993">
            <wp:extent cx="6480810" cy="26797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810" cy="2679700"/>
                    </a:xfrm>
                    <a:prstGeom prst="rect">
                      <a:avLst/>
                    </a:prstGeom>
                  </pic:spPr>
                </pic:pic>
              </a:graphicData>
            </a:graphic>
          </wp:inline>
        </w:drawing>
      </w:r>
    </w:p>
    <w:p w14:paraId="4C326F14" w14:textId="77777777" w:rsidR="00682213" w:rsidRDefault="00682213" w:rsidP="00682213">
      <w:pPr>
        <w:rPr>
          <w:rFonts w:cs="Arial"/>
        </w:rPr>
      </w:pPr>
    </w:p>
    <w:p w14:paraId="45DC3818" w14:textId="77777777" w:rsidR="00682213" w:rsidRDefault="00682213" w:rsidP="00682213">
      <w:pPr>
        <w:pStyle w:val="Heading5"/>
      </w:pPr>
      <w:r w:rsidRPr="00136D52">
        <w:t>TMT (Tempo médio de tratamento)</w:t>
      </w:r>
    </w:p>
    <w:p w14:paraId="2C60C4CA" w14:textId="77777777" w:rsidR="00682213" w:rsidRDefault="00682213" w:rsidP="00682213">
      <w:pPr>
        <w:rPr>
          <w:rFonts w:cs="Arial"/>
          <w:lang w:eastAsia="en-US"/>
        </w:rPr>
      </w:pPr>
    </w:p>
    <w:p w14:paraId="176A4B95" w14:textId="77777777" w:rsidR="00682213" w:rsidRDefault="00682213" w:rsidP="00682213">
      <w:pPr>
        <w:rPr>
          <w:rFonts w:cs="Arial"/>
        </w:rPr>
      </w:pPr>
      <w:r>
        <w:rPr>
          <w:rFonts w:cs="Arial"/>
        </w:rPr>
        <w:lastRenderedPageBreak/>
        <w:t>Será criado gráficos que apresentem o tempo médio de tratamento dos casos por usuário. Dessa forma os usuários serão apresentados lado a lado, permitindo a comparação dos tempos:</w:t>
      </w:r>
    </w:p>
    <w:p w14:paraId="63E25091" w14:textId="77777777" w:rsidR="00682213" w:rsidRDefault="00682213" w:rsidP="00682213">
      <w:pPr>
        <w:rPr>
          <w:rFonts w:cs="Arial"/>
        </w:rPr>
      </w:pPr>
    </w:p>
    <w:p w14:paraId="7C39C8C7" w14:textId="77777777" w:rsidR="00682213" w:rsidRDefault="00682213" w:rsidP="00682213">
      <w:pPr>
        <w:rPr>
          <w:rFonts w:cs="Arial"/>
        </w:rPr>
      </w:pPr>
      <w:r>
        <w:rPr>
          <w:noProof/>
        </w:rPr>
        <w:drawing>
          <wp:inline distT="0" distB="0" distL="0" distR="0" wp14:anchorId="0110852B" wp14:editId="71D16EE7">
            <wp:extent cx="6480810" cy="334835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810" cy="3348355"/>
                    </a:xfrm>
                    <a:prstGeom prst="rect">
                      <a:avLst/>
                    </a:prstGeom>
                  </pic:spPr>
                </pic:pic>
              </a:graphicData>
            </a:graphic>
          </wp:inline>
        </w:drawing>
      </w:r>
      <w:r>
        <w:rPr>
          <w:rFonts w:cs="Arial"/>
        </w:rPr>
        <w:t xml:space="preserve"> </w:t>
      </w:r>
    </w:p>
    <w:p w14:paraId="4FD86F08" w14:textId="77777777" w:rsidR="00682213" w:rsidRDefault="00682213" w:rsidP="00682213">
      <w:pPr>
        <w:rPr>
          <w:rFonts w:cs="Arial"/>
        </w:rPr>
      </w:pPr>
      <w:r>
        <w:rPr>
          <w:noProof/>
        </w:rPr>
        <w:drawing>
          <wp:inline distT="0" distB="0" distL="0" distR="0" wp14:anchorId="0A987B2D" wp14:editId="16BA118A">
            <wp:extent cx="6480810" cy="23495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0810" cy="2349500"/>
                    </a:xfrm>
                    <a:prstGeom prst="rect">
                      <a:avLst/>
                    </a:prstGeom>
                  </pic:spPr>
                </pic:pic>
              </a:graphicData>
            </a:graphic>
          </wp:inline>
        </w:drawing>
      </w:r>
    </w:p>
    <w:p w14:paraId="3D285FBF" w14:textId="77777777" w:rsidR="00682213" w:rsidRDefault="00682213" w:rsidP="00682213">
      <w:pPr>
        <w:rPr>
          <w:rFonts w:cs="Arial"/>
        </w:rPr>
      </w:pPr>
    </w:p>
    <w:p w14:paraId="50EDF40F" w14:textId="77777777" w:rsidR="00682213" w:rsidRDefault="00682213" w:rsidP="00682213">
      <w:pPr>
        <w:pStyle w:val="Heading5"/>
      </w:pPr>
      <w:bookmarkStart w:id="45" w:name="_Tabela_de_parâmetros"/>
      <w:bookmarkEnd w:id="45"/>
      <w:r>
        <w:t>Tabela de parâmetros</w:t>
      </w:r>
    </w:p>
    <w:p w14:paraId="53B8BCD6" w14:textId="77777777" w:rsidR="00682213" w:rsidRDefault="00682213" w:rsidP="00682213">
      <w:pPr>
        <w:rPr>
          <w:rFonts w:cs="Arial"/>
        </w:rPr>
      </w:pPr>
    </w:p>
    <w:p w14:paraId="71315254" w14:textId="3EAF6703" w:rsidR="00682213" w:rsidRDefault="00682213" w:rsidP="00682213">
      <w:pPr>
        <w:rPr>
          <w:rFonts w:cs="Arial"/>
        </w:rPr>
      </w:pPr>
      <w:r>
        <w:rPr>
          <w:rFonts w:cs="Arial"/>
        </w:rPr>
        <w:lastRenderedPageBreak/>
        <w:t>Para conf</w:t>
      </w:r>
      <w:r w:rsidR="00E46E1D">
        <w:rPr>
          <w:rFonts w:cs="Arial"/>
        </w:rPr>
        <w:t>iguração da dos relatórios, serão</w:t>
      </w:r>
      <w:r>
        <w:rPr>
          <w:rFonts w:cs="Arial"/>
        </w:rPr>
        <w:t xml:space="preserve"> criado</w:t>
      </w:r>
      <w:r w:rsidR="00E46E1D">
        <w:rPr>
          <w:rFonts w:cs="Arial"/>
        </w:rPr>
        <w:t>s</w:t>
      </w:r>
      <w:r>
        <w:rPr>
          <w:rFonts w:cs="Arial"/>
        </w:rPr>
        <w:t xml:space="preserve"> os parâmetros configuráveis pelo usuário, conforme abaixo:</w:t>
      </w:r>
    </w:p>
    <w:p w14:paraId="0C3052A3" w14:textId="77777777" w:rsidR="00682213" w:rsidRDefault="00682213" w:rsidP="00682213">
      <w:pPr>
        <w:rPr>
          <w:rFonts w:cs="Arial"/>
        </w:rPr>
      </w:pPr>
    </w:p>
    <w:tbl>
      <w:tblPr>
        <w:tblW w:w="5000" w:type="pct"/>
        <w:tblCellMar>
          <w:left w:w="70" w:type="dxa"/>
          <w:right w:w="70" w:type="dxa"/>
        </w:tblCellMar>
        <w:tblLook w:val="04A0" w:firstRow="1" w:lastRow="0" w:firstColumn="1" w:lastColumn="0" w:noHBand="0" w:noVBand="1"/>
      </w:tblPr>
      <w:tblGrid>
        <w:gridCol w:w="3738"/>
        <w:gridCol w:w="6458"/>
      </w:tblGrid>
      <w:tr w:rsidR="00682213" w:rsidRPr="00726F23" w14:paraId="64CD71C4" w14:textId="77777777" w:rsidTr="00913945">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34DEDCE8" w14:textId="77777777" w:rsidR="00682213" w:rsidRPr="00726F23" w:rsidRDefault="00682213" w:rsidP="00913945">
            <w:pPr>
              <w:jc w:val="center"/>
              <w:rPr>
                <w:rFonts w:ascii="Calibri" w:hAnsi="Calibri" w:cs="Calibri"/>
                <w:color w:val="000000"/>
                <w:sz w:val="22"/>
                <w:szCs w:val="22"/>
              </w:rPr>
            </w:pPr>
            <w:r>
              <w:rPr>
                <w:rFonts w:ascii="Calibri" w:hAnsi="Calibri" w:cs="Calibri"/>
                <w:color w:val="000000"/>
                <w:sz w:val="22"/>
                <w:szCs w:val="22"/>
              </w:rPr>
              <w:t>FMS_</w:t>
            </w:r>
            <w:r w:rsidRPr="00726F23">
              <w:rPr>
                <w:rFonts w:ascii="Calibri" w:hAnsi="Calibri" w:cs="Calibri"/>
                <w:color w:val="000000"/>
                <w:sz w:val="22"/>
                <w:szCs w:val="22"/>
              </w:rPr>
              <w:t>R_PARAMETERS</w:t>
            </w:r>
          </w:p>
        </w:tc>
      </w:tr>
      <w:tr w:rsidR="00682213" w:rsidRPr="00726F23" w14:paraId="7DC4544E" w14:textId="77777777" w:rsidTr="00913945">
        <w:trPr>
          <w:trHeight w:val="300"/>
        </w:trPr>
        <w:tc>
          <w:tcPr>
            <w:tcW w:w="1833" w:type="pct"/>
            <w:tcBorders>
              <w:top w:val="nil"/>
              <w:left w:val="single" w:sz="4" w:space="0" w:color="auto"/>
              <w:bottom w:val="single" w:sz="4" w:space="0" w:color="auto"/>
              <w:right w:val="single" w:sz="4" w:space="0" w:color="auto"/>
            </w:tcBorders>
            <w:shd w:val="clear" w:color="000000" w:fill="808080"/>
            <w:noWrap/>
            <w:vAlign w:val="bottom"/>
            <w:hideMark/>
          </w:tcPr>
          <w:p w14:paraId="389262F7" w14:textId="77777777" w:rsidR="00682213" w:rsidRPr="00726F23" w:rsidRDefault="00682213" w:rsidP="00913945">
            <w:pPr>
              <w:jc w:val="center"/>
              <w:rPr>
                <w:rFonts w:ascii="Calibri" w:hAnsi="Calibri" w:cs="Calibri"/>
                <w:color w:val="000000"/>
                <w:sz w:val="22"/>
                <w:szCs w:val="22"/>
              </w:rPr>
            </w:pPr>
            <w:r w:rsidRPr="00726F23">
              <w:rPr>
                <w:rFonts w:ascii="Calibri" w:hAnsi="Calibri" w:cs="Calibri"/>
                <w:color w:val="000000"/>
                <w:sz w:val="22"/>
                <w:szCs w:val="22"/>
              </w:rPr>
              <w:t>Campos</w:t>
            </w:r>
          </w:p>
        </w:tc>
        <w:tc>
          <w:tcPr>
            <w:tcW w:w="3167" w:type="pct"/>
            <w:tcBorders>
              <w:top w:val="nil"/>
              <w:left w:val="nil"/>
              <w:bottom w:val="single" w:sz="4" w:space="0" w:color="auto"/>
              <w:right w:val="single" w:sz="4" w:space="0" w:color="auto"/>
            </w:tcBorders>
            <w:shd w:val="clear" w:color="000000" w:fill="808080"/>
            <w:noWrap/>
            <w:vAlign w:val="bottom"/>
            <w:hideMark/>
          </w:tcPr>
          <w:p w14:paraId="62EB73BF" w14:textId="77777777" w:rsidR="00682213" w:rsidRPr="00726F23" w:rsidRDefault="00682213" w:rsidP="00913945">
            <w:pPr>
              <w:jc w:val="center"/>
              <w:rPr>
                <w:rFonts w:ascii="Calibri" w:hAnsi="Calibri" w:cs="Calibri"/>
                <w:color w:val="000000"/>
                <w:sz w:val="22"/>
                <w:szCs w:val="22"/>
              </w:rPr>
            </w:pPr>
            <w:r w:rsidRPr="00726F23">
              <w:rPr>
                <w:rFonts w:ascii="Calibri" w:hAnsi="Calibri" w:cs="Calibri"/>
                <w:color w:val="000000"/>
                <w:sz w:val="22"/>
                <w:szCs w:val="22"/>
              </w:rPr>
              <w:t>Valores</w:t>
            </w:r>
          </w:p>
        </w:tc>
      </w:tr>
      <w:tr w:rsidR="00682213" w:rsidRPr="00726F23" w14:paraId="38E782E4"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6FE32015" w14:textId="77777777" w:rsidR="00682213" w:rsidRPr="00726F23" w:rsidRDefault="00682213" w:rsidP="00913945">
            <w:pPr>
              <w:jc w:val="left"/>
              <w:rPr>
                <w:rFonts w:cs="Arial"/>
                <w:b/>
                <w:bCs/>
                <w:color w:val="333333"/>
                <w:sz w:val="16"/>
                <w:szCs w:val="16"/>
              </w:rPr>
            </w:pPr>
            <w:r w:rsidRPr="00726F23">
              <w:rPr>
                <w:rFonts w:cs="Arial"/>
                <w:b/>
                <w:bCs/>
                <w:color w:val="333333"/>
                <w:sz w:val="16"/>
                <w:szCs w:val="16"/>
              </w:rPr>
              <w:t>Param Id</w:t>
            </w:r>
          </w:p>
        </w:tc>
        <w:tc>
          <w:tcPr>
            <w:tcW w:w="3167" w:type="pct"/>
            <w:tcBorders>
              <w:top w:val="nil"/>
              <w:left w:val="nil"/>
              <w:bottom w:val="single" w:sz="4" w:space="0" w:color="auto"/>
              <w:right w:val="single" w:sz="4" w:space="0" w:color="auto"/>
            </w:tcBorders>
            <w:shd w:val="clear" w:color="auto" w:fill="auto"/>
            <w:noWrap/>
            <w:vAlign w:val="bottom"/>
            <w:hideMark/>
          </w:tcPr>
          <w:p w14:paraId="7752A742" w14:textId="77777777" w:rsidR="00682213" w:rsidRPr="00726F23" w:rsidRDefault="00682213" w:rsidP="00913945">
            <w:pPr>
              <w:jc w:val="left"/>
              <w:rPr>
                <w:rFonts w:ascii="Calibri" w:hAnsi="Calibri" w:cs="Calibri"/>
                <w:color w:val="000000"/>
                <w:sz w:val="22"/>
                <w:szCs w:val="22"/>
              </w:rPr>
            </w:pPr>
            <w:r w:rsidRPr="00726F23">
              <w:rPr>
                <w:rFonts w:ascii="Calibri" w:hAnsi="Calibri" w:cs="Calibri"/>
                <w:color w:val="000000"/>
                <w:sz w:val="22"/>
                <w:szCs w:val="22"/>
              </w:rPr>
              <w:t>ACM</w:t>
            </w:r>
          </w:p>
        </w:tc>
      </w:tr>
      <w:tr w:rsidR="00682213" w:rsidRPr="00726F23" w14:paraId="56DC0022"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24953EAB" w14:textId="77777777" w:rsidR="00682213" w:rsidRPr="00726F23" w:rsidRDefault="00682213" w:rsidP="00913945">
            <w:pPr>
              <w:jc w:val="left"/>
              <w:rPr>
                <w:rFonts w:cs="Arial"/>
                <w:b/>
                <w:bCs/>
                <w:color w:val="333333"/>
                <w:sz w:val="16"/>
                <w:szCs w:val="16"/>
              </w:rPr>
            </w:pPr>
            <w:r w:rsidRPr="00726F23">
              <w:rPr>
                <w:rFonts w:cs="Arial"/>
                <w:b/>
                <w:bCs/>
                <w:color w:val="333333"/>
                <w:sz w:val="16"/>
                <w:szCs w:val="16"/>
              </w:rPr>
              <w:t>Param Id2</w:t>
            </w:r>
          </w:p>
        </w:tc>
        <w:tc>
          <w:tcPr>
            <w:tcW w:w="3167" w:type="pct"/>
            <w:tcBorders>
              <w:top w:val="nil"/>
              <w:left w:val="nil"/>
              <w:bottom w:val="single" w:sz="4" w:space="0" w:color="auto"/>
              <w:right w:val="single" w:sz="4" w:space="0" w:color="auto"/>
            </w:tcBorders>
            <w:shd w:val="clear" w:color="auto" w:fill="auto"/>
            <w:noWrap/>
            <w:vAlign w:val="bottom"/>
            <w:hideMark/>
          </w:tcPr>
          <w:p w14:paraId="0C91F7CC" w14:textId="77777777" w:rsidR="00682213" w:rsidRPr="00726F23" w:rsidRDefault="00682213" w:rsidP="00913945">
            <w:pPr>
              <w:jc w:val="left"/>
              <w:rPr>
                <w:rFonts w:ascii="Calibri" w:hAnsi="Calibri" w:cs="Calibri"/>
                <w:color w:val="000000"/>
                <w:sz w:val="22"/>
                <w:szCs w:val="22"/>
              </w:rPr>
            </w:pPr>
            <w:r>
              <w:rPr>
                <w:rFonts w:ascii="Calibri" w:hAnsi="Calibri" w:cs="Calibri"/>
                <w:color w:val="000000"/>
                <w:sz w:val="22"/>
                <w:szCs w:val="22"/>
              </w:rPr>
              <w:t>RELATORIO</w:t>
            </w:r>
            <w:r w:rsidRPr="00726F23">
              <w:rPr>
                <w:rFonts w:ascii="Calibri" w:hAnsi="Calibri" w:cs="Calibri"/>
                <w:color w:val="000000"/>
                <w:sz w:val="22"/>
                <w:szCs w:val="22"/>
              </w:rPr>
              <w:t>_</w:t>
            </w:r>
            <w:r>
              <w:rPr>
                <w:rFonts w:ascii="Calibri" w:hAnsi="Calibri" w:cs="Calibri"/>
                <w:color w:val="000000"/>
                <w:sz w:val="22"/>
                <w:szCs w:val="22"/>
              </w:rPr>
              <w:t>CREDITO</w:t>
            </w:r>
          </w:p>
        </w:tc>
      </w:tr>
      <w:tr w:rsidR="00682213" w:rsidRPr="00726F23" w14:paraId="58C68D50"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50FE0CF0" w14:textId="77777777" w:rsidR="00682213" w:rsidRPr="00726F23" w:rsidRDefault="00682213" w:rsidP="00913945">
            <w:pPr>
              <w:jc w:val="left"/>
              <w:rPr>
                <w:rFonts w:cs="Arial"/>
                <w:b/>
                <w:bCs/>
                <w:color w:val="333333"/>
                <w:sz w:val="16"/>
                <w:szCs w:val="16"/>
              </w:rPr>
            </w:pPr>
            <w:r w:rsidRPr="00726F23">
              <w:rPr>
                <w:rFonts w:cs="Arial"/>
                <w:b/>
                <w:bCs/>
                <w:color w:val="333333"/>
                <w:sz w:val="16"/>
                <w:szCs w:val="16"/>
              </w:rPr>
              <w:t>Param Id3</w:t>
            </w:r>
          </w:p>
        </w:tc>
        <w:tc>
          <w:tcPr>
            <w:tcW w:w="3167" w:type="pct"/>
            <w:tcBorders>
              <w:top w:val="nil"/>
              <w:left w:val="nil"/>
              <w:bottom w:val="single" w:sz="4" w:space="0" w:color="auto"/>
              <w:right w:val="single" w:sz="4" w:space="0" w:color="auto"/>
            </w:tcBorders>
            <w:shd w:val="clear" w:color="auto" w:fill="auto"/>
            <w:noWrap/>
            <w:vAlign w:val="bottom"/>
            <w:hideMark/>
          </w:tcPr>
          <w:p w14:paraId="3D43454E" w14:textId="77777777" w:rsidR="00682213" w:rsidRPr="00726F23" w:rsidRDefault="00682213" w:rsidP="00913945">
            <w:pPr>
              <w:jc w:val="left"/>
              <w:rPr>
                <w:rFonts w:ascii="Calibri" w:hAnsi="Calibri" w:cs="Calibri"/>
                <w:color w:val="000000"/>
                <w:sz w:val="22"/>
                <w:szCs w:val="22"/>
              </w:rPr>
            </w:pPr>
            <w:r>
              <w:rPr>
                <w:rFonts w:ascii="Calibri" w:hAnsi="Calibri" w:cs="Calibri"/>
                <w:color w:val="000000"/>
                <w:sz w:val="22"/>
                <w:szCs w:val="22"/>
              </w:rPr>
              <w:t>DIAS_SEM_ANALISE</w:t>
            </w:r>
          </w:p>
        </w:tc>
      </w:tr>
      <w:tr w:rsidR="00682213" w:rsidRPr="00726F23" w14:paraId="5B3A75F7"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542816F2" w14:textId="77777777" w:rsidR="00682213" w:rsidRPr="00726F23" w:rsidRDefault="00682213" w:rsidP="00913945">
            <w:pPr>
              <w:jc w:val="left"/>
              <w:rPr>
                <w:rFonts w:cs="Arial"/>
                <w:b/>
                <w:bCs/>
                <w:color w:val="333333"/>
                <w:sz w:val="16"/>
                <w:szCs w:val="16"/>
              </w:rPr>
            </w:pPr>
            <w:r w:rsidRPr="00726F23">
              <w:rPr>
                <w:rFonts w:cs="Arial"/>
                <w:b/>
                <w:bCs/>
                <w:color w:val="333333"/>
                <w:sz w:val="16"/>
                <w:szCs w:val="16"/>
              </w:rPr>
              <w:t>Valor</w:t>
            </w:r>
          </w:p>
        </w:tc>
        <w:tc>
          <w:tcPr>
            <w:tcW w:w="3167" w:type="pct"/>
            <w:tcBorders>
              <w:top w:val="nil"/>
              <w:left w:val="nil"/>
              <w:bottom w:val="single" w:sz="4" w:space="0" w:color="auto"/>
              <w:right w:val="single" w:sz="4" w:space="0" w:color="auto"/>
            </w:tcBorders>
            <w:shd w:val="clear" w:color="auto" w:fill="auto"/>
            <w:noWrap/>
            <w:vAlign w:val="bottom"/>
            <w:hideMark/>
          </w:tcPr>
          <w:p w14:paraId="2105166F" w14:textId="77777777" w:rsidR="00682213" w:rsidRPr="00726F23" w:rsidRDefault="00682213" w:rsidP="00913945">
            <w:pPr>
              <w:jc w:val="right"/>
              <w:rPr>
                <w:rFonts w:ascii="Calibri" w:hAnsi="Calibri" w:cs="Calibri"/>
                <w:color w:val="000000"/>
                <w:sz w:val="22"/>
                <w:szCs w:val="22"/>
              </w:rPr>
            </w:pPr>
            <w:r>
              <w:rPr>
                <w:rFonts w:ascii="Calibri" w:hAnsi="Calibri" w:cs="Calibri"/>
                <w:color w:val="000000"/>
                <w:sz w:val="22"/>
                <w:szCs w:val="22"/>
              </w:rPr>
              <w:t>1</w:t>
            </w:r>
          </w:p>
        </w:tc>
      </w:tr>
      <w:tr w:rsidR="00682213" w:rsidRPr="00726F23" w14:paraId="3DAEE324"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6CCC762B" w14:textId="77777777" w:rsidR="00682213" w:rsidRPr="00726F23" w:rsidRDefault="00682213" w:rsidP="00913945">
            <w:pPr>
              <w:jc w:val="left"/>
              <w:rPr>
                <w:rFonts w:cs="Arial"/>
                <w:b/>
                <w:bCs/>
                <w:color w:val="333333"/>
                <w:sz w:val="16"/>
                <w:szCs w:val="16"/>
              </w:rPr>
            </w:pPr>
            <w:r>
              <w:rPr>
                <w:rFonts w:cs="Arial"/>
                <w:b/>
                <w:bCs/>
                <w:color w:val="333333"/>
                <w:sz w:val="16"/>
                <w:szCs w:val="16"/>
              </w:rPr>
              <w:t>Descrição</w:t>
            </w:r>
          </w:p>
        </w:tc>
        <w:tc>
          <w:tcPr>
            <w:tcW w:w="3167" w:type="pct"/>
            <w:tcBorders>
              <w:top w:val="nil"/>
              <w:left w:val="nil"/>
              <w:bottom w:val="single" w:sz="4" w:space="0" w:color="auto"/>
              <w:right w:val="single" w:sz="4" w:space="0" w:color="auto"/>
            </w:tcBorders>
            <w:shd w:val="clear" w:color="auto" w:fill="auto"/>
            <w:noWrap/>
            <w:vAlign w:val="bottom"/>
            <w:hideMark/>
          </w:tcPr>
          <w:p w14:paraId="7ADE4FF8" w14:textId="77777777" w:rsidR="00682213" w:rsidRPr="00726F23" w:rsidRDefault="00682213" w:rsidP="00913945">
            <w:pPr>
              <w:jc w:val="left"/>
              <w:rPr>
                <w:rFonts w:ascii="Calibri" w:hAnsi="Calibri" w:cs="Calibri"/>
                <w:color w:val="000000"/>
                <w:sz w:val="22"/>
                <w:szCs w:val="22"/>
              </w:rPr>
            </w:pPr>
            <w:r>
              <w:rPr>
                <w:rFonts w:ascii="Calibri" w:hAnsi="Calibri" w:cs="Calibri"/>
                <w:color w:val="000000"/>
                <w:sz w:val="22"/>
                <w:szCs w:val="22"/>
              </w:rPr>
              <w:t>Quantidade de dias em que um caso permanece sem análise</w:t>
            </w:r>
          </w:p>
        </w:tc>
      </w:tr>
      <w:tr w:rsidR="00682213" w:rsidRPr="009E634B" w14:paraId="0CA5C7CB"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794CB444" w14:textId="77777777" w:rsidR="00682213" w:rsidRPr="00726F23" w:rsidRDefault="00682213" w:rsidP="00913945">
            <w:pPr>
              <w:jc w:val="left"/>
              <w:rPr>
                <w:rFonts w:cs="Arial"/>
                <w:b/>
                <w:bCs/>
                <w:color w:val="333333"/>
                <w:sz w:val="16"/>
                <w:szCs w:val="16"/>
              </w:rPr>
            </w:pPr>
            <w:r>
              <w:rPr>
                <w:rFonts w:cs="Arial"/>
                <w:b/>
                <w:bCs/>
                <w:color w:val="333333"/>
                <w:sz w:val="16"/>
                <w:szCs w:val="16"/>
              </w:rPr>
              <w:t>Data de Criação</w:t>
            </w:r>
          </w:p>
        </w:tc>
        <w:tc>
          <w:tcPr>
            <w:tcW w:w="3167" w:type="pct"/>
            <w:tcBorders>
              <w:top w:val="nil"/>
              <w:left w:val="nil"/>
              <w:bottom w:val="single" w:sz="4" w:space="0" w:color="auto"/>
              <w:right w:val="single" w:sz="4" w:space="0" w:color="auto"/>
            </w:tcBorders>
            <w:shd w:val="clear" w:color="auto" w:fill="auto"/>
            <w:noWrap/>
            <w:vAlign w:val="bottom"/>
            <w:hideMark/>
          </w:tcPr>
          <w:p w14:paraId="0EAC8CE4" w14:textId="77777777" w:rsidR="00682213" w:rsidRPr="00AC4566" w:rsidRDefault="00682213" w:rsidP="00913945">
            <w:pPr>
              <w:jc w:val="left"/>
              <w:rPr>
                <w:rFonts w:ascii="Calibri" w:hAnsi="Calibri" w:cs="Calibri"/>
                <w:color w:val="000000"/>
                <w:sz w:val="22"/>
                <w:szCs w:val="22"/>
                <w:lang w:val="en-US"/>
              </w:rPr>
            </w:pPr>
            <w:r w:rsidRPr="00AC4566">
              <w:rPr>
                <w:rFonts w:ascii="Calibri" w:hAnsi="Calibri" w:cs="Calibri"/>
                <w:color w:val="000000"/>
                <w:sz w:val="22"/>
                <w:szCs w:val="22"/>
                <w:lang w:val="en-US"/>
              </w:rPr>
              <w:t>DD/MM/YYYY HH:MM:SS</w:t>
            </w:r>
          </w:p>
        </w:tc>
      </w:tr>
      <w:tr w:rsidR="00682213" w:rsidRPr="00726F23" w14:paraId="16E933A0"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4EEE7CBB" w14:textId="77777777" w:rsidR="00682213" w:rsidRPr="00726F23" w:rsidRDefault="00682213" w:rsidP="00913945">
            <w:pPr>
              <w:jc w:val="left"/>
              <w:rPr>
                <w:rFonts w:cs="Arial"/>
                <w:b/>
                <w:bCs/>
                <w:color w:val="333333"/>
                <w:sz w:val="16"/>
                <w:szCs w:val="16"/>
              </w:rPr>
            </w:pPr>
            <w:r>
              <w:rPr>
                <w:rFonts w:cs="Arial"/>
                <w:b/>
                <w:bCs/>
                <w:color w:val="333333"/>
                <w:sz w:val="16"/>
                <w:szCs w:val="16"/>
              </w:rPr>
              <w:t>Criado Por</w:t>
            </w:r>
          </w:p>
        </w:tc>
        <w:tc>
          <w:tcPr>
            <w:tcW w:w="3167" w:type="pct"/>
            <w:tcBorders>
              <w:top w:val="nil"/>
              <w:left w:val="nil"/>
              <w:bottom w:val="single" w:sz="4" w:space="0" w:color="auto"/>
              <w:right w:val="single" w:sz="4" w:space="0" w:color="auto"/>
            </w:tcBorders>
            <w:shd w:val="clear" w:color="auto" w:fill="auto"/>
            <w:noWrap/>
            <w:vAlign w:val="bottom"/>
            <w:hideMark/>
          </w:tcPr>
          <w:p w14:paraId="2E33DE70" w14:textId="77777777" w:rsidR="00682213" w:rsidRPr="00726F23" w:rsidRDefault="00682213" w:rsidP="00913945">
            <w:pPr>
              <w:jc w:val="left"/>
              <w:rPr>
                <w:rFonts w:ascii="Calibri" w:hAnsi="Calibri" w:cs="Calibri"/>
                <w:color w:val="000000"/>
                <w:sz w:val="22"/>
                <w:szCs w:val="22"/>
              </w:rPr>
            </w:pPr>
            <w:r w:rsidRPr="00726F23">
              <w:rPr>
                <w:rFonts w:ascii="Calibri" w:hAnsi="Calibri" w:cs="Calibri"/>
                <w:color w:val="000000"/>
                <w:sz w:val="22"/>
                <w:szCs w:val="22"/>
              </w:rPr>
              <w:t>Adm</w:t>
            </w:r>
          </w:p>
        </w:tc>
      </w:tr>
      <w:tr w:rsidR="00682213" w:rsidRPr="009E634B" w14:paraId="0C7EB5AB" w14:textId="77777777" w:rsidTr="00913945">
        <w:trPr>
          <w:trHeight w:val="45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0B6E38CD" w14:textId="77777777" w:rsidR="00682213" w:rsidRPr="00726F23" w:rsidRDefault="00682213" w:rsidP="00913945">
            <w:pPr>
              <w:jc w:val="left"/>
              <w:rPr>
                <w:rFonts w:cs="Arial"/>
                <w:b/>
                <w:bCs/>
                <w:color w:val="333333"/>
                <w:sz w:val="16"/>
                <w:szCs w:val="16"/>
              </w:rPr>
            </w:pPr>
            <w:r>
              <w:rPr>
                <w:rFonts w:cs="Arial"/>
                <w:b/>
                <w:bCs/>
                <w:color w:val="333333"/>
                <w:sz w:val="16"/>
                <w:szCs w:val="16"/>
              </w:rPr>
              <w:t>Data de Atualização</w:t>
            </w:r>
          </w:p>
        </w:tc>
        <w:tc>
          <w:tcPr>
            <w:tcW w:w="3167" w:type="pct"/>
            <w:tcBorders>
              <w:top w:val="nil"/>
              <w:left w:val="nil"/>
              <w:bottom w:val="single" w:sz="4" w:space="0" w:color="auto"/>
              <w:right w:val="single" w:sz="4" w:space="0" w:color="auto"/>
            </w:tcBorders>
            <w:shd w:val="clear" w:color="auto" w:fill="auto"/>
            <w:noWrap/>
            <w:vAlign w:val="bottom"/>
            <w:hideMark/>
          </w:tcPr>
          <w:p w14:paraId="1E85C261" w14:textId="77777777" w:rsidR="00682213" w:rsidRPr="00AC4566" w:rsidRDefault="00682213" w:rsidP="00913945">
            <w:pPr>
              <w:jc w:val="left"/>
              <w:rPr>
                <w:rFonts w:ascii="Calibri" w:hAnsi="Calibri" w:cs="Calibri"/>
                <w:color w:val="000000"/>
                <w:sz w:val="22"/>
                <w:szCs w:val="22"/>
                <w:lang w:val="en-US"/>
              </w:rPr>
            </w:pPr>
            <w:r w:rsidRPr="00AC4566">
              <w:rPr>
                <w:rFonts w:ascii="Calibri" w:hAnsi="Calibri" w:cs="Calibri"/>
                <w:color w:val="000000"/>
                <w:sz w:val="22"/>
                <w:szCs w:val="22"/>
                <w:lang w:val="en-US"/>
              </w:rPr>
              <w:t>DD/MM/YYYY HH:MM:SS</w:t>
            </w:r>
          </w:p>
        </w:tc>
      </w:tr>
      <w:tr w:rsidR="00682213" w:rsidRPr="00726F23" w14:paraId="120E626A"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740C1DF6" w14:textId="77777777" w:rsidR="00682213" w:rsidRPr="00726F23" w:rsidRDefault="00682213" w:rsidP="00913945">
            <w:pPr>
              <w:jc w:val="left"/>
              <w:rPr>
                <w:rFonts w:cs="Arial"/>
                <w:b/>
                <w:bCs/>
                <w:color w:val="333333"/>
                <w:sz w:val="16"/>
                <w:szCs w:val="16"/>
              </w:rPr>
            </w:pPr>
            <w:r>
              <w:rPr>
                <w:rFonts w:cs="Arial"/>
                <w:b/>
                <w:bCs/>
                <w:color w:val="333333"/>
                <w:sz w:val="16"/>
                <w:szCs w:val="16"/>
              </w:rPr>
              <w:t>Atualizado Por</w:t>
            </w:r>
          </w:p>
        </w:tc>
        <w:tc>
          <w:tcPr>
            <w:tcW w:w="3167" w:type="pct"/>
            <w:tcBorders>
              <w:top w:val="nil"/>
              <w:left w:val="nil"/>
              <w:bottom w:val="single" w:sz="4" w:space="0" w:color="auto"/>
              <w:right w:val="single" w:sz="4" w:space="0" w:color="auto"/>
            </w:tcBorders>
            <w:shd w:val="clear" w:color="auto" w:fill="auto"/>
            <w:noWrap/>
            <w:vAlign w:val="bottom"/>
            <w:hideMark/>
          </w:tcPr>
          <w:p w14:paraId="0FE65317" w14:textId="77777777" w:rsidR="00682213" w:rsidRPr="00726F23" w:rsidRDefault="00682213" w:rsidP="00913945">
            <w:pPr>
              <w:jc w:val="left"/>
              <w:rPr>
                <w:rFonts w:ascii="Calibri" w:hAnsi="Calibri" w:cs="Calibri"/>
                <w:color w:val="000000"/>
                <w:sz w:val="22"/>
                <w:szCs w:val="22"/>
              </w:rPr>
            </w:pPr>
            <w:r w:rsidRPr="00726F23">
              <w:rPr>
                <w:rFonts w:ascii="Calibri" w:hAnsi="Calibri" w:cs="Calibri"/>
                <w:color w:val="000000"/>
                <w:sz w:val="22"/>
                <w:szCs w:val="22"/>
              </w:rPr>
              <w:t>adm</w:t>
            </w:r>
          </w:p>
        </w:tc>
      </w:tr>
    </w:tbl>
    <w:p w14:paraId="4CE233CE" w14:textId="77777777" w:rsidR="00682213" w:rsidRDefault="00682213" w:rsidP="00682213">
      <w:pPr>
        <w:rPr>
          <w:rFonts w:cs="Arial"/>
        </w:rPr>
      </w:pPr>
    </w:p>
    <w:tbl>
      <w:tblPr>
        <w:tblW w:w="5000" w:type="pct"/>
        <w:tblCellMar>
          <w:left w:w="70" w:type="dxa"/>
          <w:right w:w="70" w:type="dxa"/>
        </w:tblCellMar>
        <w:tblLook w:val="04A0" w:firstRow="1" w:lastRow="0" w:firstColumn="1" w:lastColumn="0" w:noHBand="0" w:noVBand="1"/>
      </w:tblPr>
      <w:tblGrid>
        <w:gridCol w:w="3460"/>
        <w:gridCol w:w="6736"/>
      </w:tblGrid>
      <w:tr w:rsidR="00682213" w:rsidRPr="00726F23" w14:paraId="61E45E28" w14:textId="77777777" w:rsidTr="00913945">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1CEA41A0" w14:textId="77777777" w:rsidR="00682213" w:rsidRPr="00726F23" w:rsidRDefault="00682213" w:rsidP="00913945">
            <w:pPr>
              <w:jc w:val="center"/>
              <w:rPr>
                <w:rFonts w:ascii="Calibri" w:hAnsi="Calibri" w:cs="Calibri"/>
                <w:color w:val="000000"/>
                <w:sz w:val="22"/>
                <w:szCs w:val="22"/>
              </w:rPr>
            </w:pPr>
            <w:r>
              <w:rPr>
                <w:rFonts w:ascii="Calibri" w:hAnsi="Calibri" w:cs="Calibri"/>
                <w:color w:val="000000"/>
                <w:sz w:val="22"/>
                <w:szCs w:val="22"/>
              </w:rPr>
              <w:t>FMS_</w:t>
            </w:r>
            <w:r w:rsidRPr="00726F23">
              <w:rPr>
                <w:rFonts w:ascii="Calibri" w:hAnsi="Calibri" w:cs="Calibri"/>
                <w:color w:val="000000"/>
                <w:sz w:val="22"/>
                <w:szCs w:val="22"/>
              </w:rPr>
              <w:t>R_PARAMETERS</w:t>
            </w:r>
          </w:p>
        </w:tc>
      </w:tr>
      <w:tr w:rsidR="00682213" w:rsidRPr="00726F23" w14:paraId="2BA6C588" w14:textId="77777777" w:rsidTr="00913945">
        <w:trPr>
          <w:trHeight w:val="300"/>
        </w:trPr>
        <w:tc>
          <w:tcPr>
            <w:tcW w:w="1833" w:type="pct"/>
            <w:tcBorders>
              <w:top w:val="nil"/>
              <w:left w:val="single" w:sz="4" w:space="0" w:color="auto"/>
              <w:bottom w:val="single" w:sz="4" w:space="0" w:color="auto"/>
              <w:right w:val="single" w:sz="4" w:space="0" w:color="auto"/>
            </w:tcBorders>
            <w:shd w:val="clear" w:color="000000" w:fill="808080"/>
            <w:noWrap/>
            <w:vAlign w:val="bottom"/>
            <w:hideMark/>
          </w:tcPr>
          <w:p w14:paraId="10FD05DE" w14:textId="77777777" w:rsidR="00682213" w:rsidRPr="00726F23" w:rsidRDefault="00682213" w:rsidP="00913945">
            <w:pPr>
              <w:jc w:val="center"/>
              <w:rPr>
                <w:rFonts w:ascii="Calibri" w:hAnsi="Calibri" w:cs="Calibri"/>
                <w:color w:val="000000"/>
                <w:sz w:val="22"/>
                <w:szCs w:val="22"/>
              </w:rPr>
            </w:pPr>
            <w:r w:rsidRPr="00726F23">
              <w:rPr>
                <w:rFonts w:ascii="Calibri" w:hAnsi="Calibri" w:cs="Calibri"/>
                <w:color w:val="000000"/>
                <w:sz w:val="22"/>
                <w:szCs w:val="22"/>
              </w:rPr>
              <w:t>Campos</w:t>
            </w:r>
          </w:p>
        </w:tc>
        <w:tc>
          <w:tcPr>
            <w:tcW w:w="3167" w:type="pct"/>
            <w:tcBorders>
              <w:top w:val="nil"/>
              <w:left w:val="nil"/>
              <w:bottom w:val="single" w:sz="4" w:space="0" w:color="auto"/>
              <w:right w:val="single" w:sz="4" w:space="0" w:color="auto"/>
            </w:tcBorders>
            <w:shd w:val="clear" w:color="000000" w:fill="808080"/>
            <w:noWrap/>
            <w:vAlign w:val="bottom"/>
            <w:hideMark/>
          </w:tcPr>
          <w:p w14:paraId="55D6C740" w14:textId="77777777" w:rsidR="00682213" w:rsidRPr="00726F23" w:rsidRDefault="00682213" w:rsidP="00913945">
            <w:pPr>
              <w:jc w:val="center"/>
              <w:rPr>
                <w:rFonts w:ascii="Calibri" w:hAnsi="Calibri" w:cs="Calibri"/>
                <w:color w:val="000000"/>
                <w:sz w:val="22"/>
                <w:szCs w:val="22"/>
              </w:rPr>
            </w:pPr>
            <w:r w:rsidRPr="00726F23">
              <w:rPr>
                <w:rFonts w:ascii="Calibri" w:hAnsi="Calibri" w:cs="Calibri"/>
                <w:color w:val="000000"/>
                <w:sz w:val="22"/>
                <w:szCs w:val="22"/>
              </w:rPr>
              <w:t>Valores</w:t>
            </w:r>
          </w:p>
        </w:tc>
      </w:tr>
      <w:tr w:rsidR="00682213" w:rsidRPr="00726F23" w14:paraId="2DE55999"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37F4BFBC" w14:textId="77777777" w:rsidR="00682213" w:rsidRPr="00726F23" w:rsidRDefault="00682213" w:rsidP="00913945">
            <w:pPr>
              <w:jc w:val="left"/>
              <w:rPr>
                <w:rFonts w:cs="Arial"/>
                <w:b/>
                <w:bCs/>
                <w:color w:val="333333"/>
                <w:sz w:val="16"/>
                <w:szCs w:val="16"/>
              </w:rPr>
            </w:pPr>
            <w:r w:rsidRPr="00726F23">
              <w:rPr>
                <w:rFonts w:cs="Arial"/>
                <w:b/>
                <w:bCs/>
                <w:color w:val="333333"/>
                <w:sz w:val="16"/>
                <w:szCs w:val="16"/>
              </w:rPr>
              <w:t>Param Id</w:t>
            </w:r>
          </w:p>
        </w:tc>
        <w:tc>
          <w:tcPr>
            <w:tcW w:w="3167" w:type="pct"/>
            <w:tcBorders>
              <w:top w:val="nil"/>
              <w:left w:val="nil"/>
              <w:bottom w:val="single" w:sz="4" w:space="0" w:color="auto"/>
              <w:right w:val="single" w:sz="4" w:space="0" w:color="auto"/>
            </w:tcBorders>
            <w:shd w:val="clear" w:color="auto" w:fill="auto"/>
            <w:noWrap/>
            <w:vAlign w:val="bottom"/>
            <w:hideMark/>
          </w:tcPr>
          <w:p w14:paraId="436C5428" w14:textId="77777777" w:rsidR="00682213" w:rsidRPr="00726F23" w:rsidRDefault="00682213" w:rsidP="00913945">
            <w:pPr>
              <w:jc w:val="left"/>
              <w:rPr>
                <w:rFonts w:ascii="Calibri" w:hAnsi="Calibri" w:cs="Calibri"/>
                <w:color w:val="000000"/>
                <w:sz w:val="22"/>
                <w:szCs w:val="22"/>
              </w:rPr>
            </w:pPr>
            <w:r w:rsidRPr="00726F23">
              <w:rPr>
                <w:rFonts w:ascii="Calibri" w:hAnsi="Calibri" w:cs="Calibri"/>
                <w:color w:val="000000"/>
                <w:sz w:val="22"/>
                <w:szCs w:val="22"/>
              </w:rPr>
              <w:t>ACM</w:t>
            </w:r>
          </w:p>
        </w:tc>
      </w:tr>
      <w:tr w:rsidR="00682213" w:rsidRPr="00726F23" w14:paraId="0817A9F5"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52AB1EF8" w14:textId="77777777" w:rsidR="00682213" w:rsidRPr="00726F23" w:rsidRDefault="00682213" w:rsidP="00913945">
            <w:pPr>
              <w:jc w:val="left"/>
              <w:rPr>
                <w:rFonts w:cs="Arial"/>
                <w:b/>
                <w:bCs/>
                <w:color w:val="333333"/>
                <w:sz w:val="16"/>
                <w:szCs w:val="16"/>
              </w:rPr>
            </w:pPr>
            <w:r w:rsidRPr="00726F23">
              <w:rPr>
                <w:rFonts w:cs="Arial"/>
                <w:b/>
                <w:bCs/>
                <w:color w:val="333333"/>
                <w:sz w:val="16"/>
                <w:szCs w:val="16"/>
              </w:rPr>
              <w:t>Param Id2</w:t>
            </w:r>
          </w:p>
        </w:tc>
        <w:tc>
          <w:tcPr>
            <w:tcW w:w="3167" w:type="pct"/>
            <w:tcBorders>
              <w:top w:val="nil"/>
              <w:left w:val="nil"/>
              <w:bottom w:val="single" w:sz="4" w:space="0" w:color="auto"/>
              <w:right w:val="single" w:sz="4" w:space="0" w:color="auto"/>
            </w:tcBorders>
            <w:shd w:val="clear" w:color="auto" w:fill="auto"/>
            <w:noWrap/>
            <w:vAlign w:val="bottom"/>
            <w:hideMark/>
          </w:tcPr>
          <w:p w14:paraId="09CFE883" w14:textId="77777777" w:rsidR="00682213" w:rsidRPr="00726F23" w:rsidRDefault="00682213" w:rsidP="00913945">
            <w:pPr>
              <w:jc w:val="left"/>
              <w:rPr>
                <w:rFonts w:ascii="Calibri" w:hAnsi="Calibri" w:cs="Calibri"/>
                <w:color w:val="000000"/>
                <w:sz w:val="22"/>
                <w:szCs w:val="22"/>
              </w:rPr>
            </w:pPr>
            <w:r>
              <w:rPr>
                <w:rFonts w:ascii="Calibri" w:hAnsi="Calibri" w:cs="Calibri"/>
                <w:color w:val="000000"/>
                <w:sz w:val="22"/>
                <w:szCs w:val="22"/>
              </w:rPr>
              <w:t>RELATORIO</w:t>
            </w:r>
            <w:r w:rsidRPr="00726F23">
              <w:rPr>
                <w:rFonts w:ascii="Calibri" w:hAnsi="Calibri" w:cs="Calibri"/>
                <w:color w:val="000000"/>
                <w:sz w:val="22"/>
                <w:szCs w:val="22"/>
              </w:rPr>
              <w:t>_</w:t>
            </w:r>
            <w:r>
              <w:rPr>
                <w:rFonts w:ascii="Calibri" w:hAnsi="Calibri" w:cs="Calibri"/>
                <w:color w:val="000000"/>
                <w:sz w:val="22"/>
                <w:szCs w:val="22"/>
              </w:rPr>
              <w:t>CREDITO</w:t>
            </w:r>
          </w:p>
        </w:tc>
      </w:tr>
      <w:tr w:rsidR="00682213" w:rsidRPr="00726F23" w14:paraId="69A177CE"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0EDFD09B" w14:textId="77777777" w:rsidR="00682213" w:rsidRPr="00726F23" w:rsidRDefault="00682213" w:rsidP="00913945">
            <w:pPr>
              <w:jc w:val="left"/>
              <w:rPr>
                <w:rFonts w:cs="Arial"/>
                <w:b/>
                <w:bCs/>
                <w:color w:val="333333"/>
                <w:sz w:val="16"/>
                <w:szCs w:val="16"/>
              </w:rPr>
            </w:pPr>
            <w:r w:rsidRPr="00726F23">
              <w:rPr>
                <w:rFonts w:cs="Arial"/>
                <w:b/>
                <w:bCs/>
                <w:color w:val="333333"/>
                <w:sz w:val="16"/>
                <w:szCs w:val="16"/>
              </w:rPr>
              <w:t>Param Id3</w:t>
            </w:r>
          </w:p>
        </w:tc>
        <w:tc>
          <w:tcPr>
            <w:tcW w:w="3167" w:type="pct"/>
            <w:tcBorders>
              <w:top w:val="nil"/>
              <w:left w:val="nil"/>
              <w:bottom w:val="single" w:sz="4" w:space="0" w:color="auto"/>
              <w:right w:val="single" w:sz="4" w:space="0" w:color="auto"/>
            </w:tcBorders>
            <w:shd w:val="clear" w:color="auto" w:fill="auto"/>
            <w:noWrap/>
            <w:vAlign w:val="bottom"/>
            <w:hideMark/>
          </w:tcPr>
          <w:p w14:paraId="3B52916B" w14:textId="77777777" w:rsidR="00682213" w:rsidRPr="00726F23" w:rsidRDefault="00682213" w:rsidP="00913945">
            <w:pPr>
              <w:jc w:val="left"/>
              <w:rPr>
                <w:rFonts w:ascii="Calibri" w:hAnsi="Calibri" w:cs="Calibri"/>
                <w:color w:val="000000"/>
                <w:sz w:val="22"/>
                <w:szCs w:val="22"/>
              </w:rPr>
            </w:pPr>
            <w:r>
              <w:rPr>
                <w:rFonts w:ascii="Calibri" w:hAnsi="Calibri" w:cs="Calibri"/>
                <w:color w:val="000000"/>
                <w:sz w:val="22"/>
                <w:szCs w:val="22"/>
              </w:rPr>
              <w:t>HORAS_A_EXPIRAR</w:t>
            </w:r>
          </w:p>
        </w:tc>
      </w:tr>
      <w:tr w:rsidR="00682213" w:rsidRPr="00726F23" w14:paraId="7D85499E"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727E140B" w14:textId="77777777" w:rsidR="00682213" w:rsidRPr="00726F23" w:rsidRDefault="00682213" w:rsidP="00913945">
            <w:pPr>
              <w:jc w:val="left"/>
              <w:rPr>
                <w:rFonts w:cs="Arial"/>
                <w:b/>
                <w:bCs/>
                <w:color w:val="333333"/>
                <w:sz w:val="16"/>
                <w:szCs w:val="16"/>
              </w:rPr>
            </w:pPr>
            <w:r w:rsidRPr="00726F23">
              <w:rPr>
                <w:rFonts w:cs="Arial"/>
                <w:b/>
                <w:bCs/>
                <w:color w:val="333333"/>
                <w:sz w:val="16"/>
                <w:szCs w:val="16"/>
              </w:rPr>
              <w:t>Valor</w:t>
            </w:r>
          </w:p>
        </w:tc>
        <w:tc>
          <w:tcPr>
            <w:tcW w:w="3167" w:type="pct"/>
            <w:tcBorders>
              <w:top w:val="nil"/>
              <w:left w:val="nil"/>
              <w:bottom w:val="single" w:sz="4" w:space="0" w:color="auto"/>
              <w:right w:val="single" w:sz="4" w:space="0" w:color="auto"/>
            </w:tcBorders>
            <w:shd w:val="clear" w:color="auto" w:fill="auto"/>
            <w:noWrap/>
            <w:vAlign w:val="bottom"/>
            <w:hideMark/>
          </w:tcPr>
          <w:p w14:paraId="69D3CDA6" w14:textId="77777777" w:rsidR="00682213" w:rsidRPr="00726F23" w:rsidRDefault="00682213" w:rsidP="00913945">
            <w:pPr>
              <w:jc w:val="right"/>
              <w:rPr>
                <w:rFonts w:ascii="Calibri" w:hAnsi="Calibri" w:cs="Calibri"/>
                <w:color w:val="000000"/>
                <w:sz w:val="22"/>
                <w:szCs w:val="22"/>
              </w:rPr>
            </w:pPr>
            <w:r>
              <w:rPr>
                <w:rFonts w:ascii="Calibri" w:hAnsi="Calibri" w:cs="Calibri"/>
                <w:color w:val="000000"/>
                <w:sz w:val="22"/>
                <w:szCs w:val="22"/>
              </w:rPr>
              <w:t>1</w:t>
            </w:r>
          </w:p>
        </w:tc>
      </w:tr>
      <w:tr w:rsidR="00682213" w:rsidRPr="00726F23" w14:paraId="1AAEDFF9"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7D663D50" w14:textId="77777777" w:rsidR="00682213" w:rsidRPr="00726F23" w:rsidRDefault="00682213" w:rsidP="00913945">
            <w:pPr>
              <w:jc w:val="left"/>
              <w:rPr>
                <w:rFonts w:cs="Arial"/>
                <w:b/>
                <w:bCs/>
                <w:color w:val="333333"/>
                <w:sz w:val="16"/>
                <w:szCs w:val="16"/>
              </w:rPr>
            </w:pPr>
            <w:r>
              <w:rPr>
                <w:rFonts w:cs="Arial"/>
                <w:b/>
                <w:bCs/>
                <w:color w:val="333333"/>
                <w:sz w:val="16"/>
                <w:szCs w:val="16"/>
              </w:rPr>
              <w:t>Descrição</w:t>
            </w:r>
          </w:p>
        </w:tc>
        <w:tc>
          <w:tcPr>
            <w:tcW w:w="3167" w:type="pct"/>
            <w:tcBorders>
              <w:top w:val="nil"/>
              <w:left w:val="nil"/>
              <w:bottom w:val="single" w:sz="4" w:space="0" w:color="auto"/>
              <w:right w:val="single" w:sz="4" w:space="0" w:color="auto"/>
            </w:tcBorders>
            <w:shd w:val="clear" w:color="auto" w:fill="auto"/>
            <w:noWrap/>
            <w:vAlign w:val="bottom"/>
            <w:hideMark/>
          </w:tcPr>
          <w:p w14:paraId="564B1D46" w14:textId="77777777" w:rsidR="00682213" w:rsidRPr="00726F23" w:rsidRDefault="00682213" w:rsidP="00913945">
            <w:pPr>
              <w:jc w:val="left"/>
              <w:rPr>
                <w:rFonts w:ascii="Calibri" w:hAnsi="Calibri" w:cs="Calibri"/>
                <w:color w:val="000000"/>
                <w:sz w:val="22"/>
                <w:szCs w:val="22"/>
              </w:rPr>
            </w:pPr>
            <w:r>
              <w:rPr>
                <w:rFonts w:ascii="Calibri" w:hAnsi="Calibri" w:cs="Calibri"/>
                <w:color w:val="000000"/>
                <w:sz w:val="22"/>
                <w:szCs w:val="22"/>
              </w:rPr>
              <w:t>Quantidade de horas em que um caso deve ser alarmado antes de expirar</w:t>
            </w:r>
          </w:p>
        </w:tc>
      </w:tr>
      <w:tr w:rsidR="00682213" w:rsidRPr="009E634B" w14:paraId="027B4424"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41D30941" w14:textId="77777777" w:rsidR="00682213" w:rsidRPr="00726F23" w:rsidRDefault="00682213" w:rsidP="00913945">
            <w:pPr>
              <w:jc w:val="left"/>
              <w:rPr>
                <w:rFonts w:cs="Arial"/>
                <w:b/>
                <w:bCs/>
                <w:color w:val="333333"/>
                <w:sz w:val="16"/>
                <w:szCs w:val="16"/>
              </w:rPr>
            </w:pPr>
            <w:r>
              <w:rPr>
                <w:rFonts w:cs="Arial"/>
                <w:b/>
                <w:bCs/>
                <w:color w:val="333333"/>
                <w:sz w:val="16"/>
                <w:szCs w:val="16"/>
              </w:rPr>
              <w:t>Data de Criação</w:t>
            </w:r>
          </w:p>
        </w:tc>
        <w:tc>
          <w:tcPr>
            <w:tcW w:w="3167" w:type="pct"/>
            <w:tcBorders>
              <w:top w:val="nil"/>
              <w:left w:val="nil"/>
              <w:bottom w:val="single" w:sz="4" w:space="0" w:color="auto"/>
              <w:right w:val="single" w:sz="4" w:space="0" w:color="auto"/>
            </w:tcBorders>
            <w:shd w:val="clear" w:color="auto" w:fill="auto"/>
            <w:noWrap/>
            <w:vAlign w:val="bottom"/>
            <w:hideMark/>
          </w:tcPr>
          <w:p w14:paraId="5816EC7C" w14:textId="77777777" w:rsidR="00682213" w:rsidRPr="00AC4566" w:rsidRDefault="00682213" w:rsidP="00913945">
            <w:pPr>
              <w:jc w:val="left"/>
              <w:rPr>
                <w:rFonts w:ascii="Calibri" w:hAnsi="Calibri" w:cs="Calibri"/>
                <w:color w:val="000000"/>
                <w:sz w:val="22"/>
                <w:szCs w:val="22"/>
                <w:lang w:val="en-US"/>
              </w:rPr>
            </w:pPr>
            <w:r w:rsidRPr="00AC4566">
              <w:rPr>
                <w:rFonts w:ascii="Calibri" w:hAnsi="Calibri" w:cs="Calibri"/>
                <w:color w:val="000000"/>
                <w:sz w:val="22"/>
                <w:szCs w:val="22"/>
                <w:lang w:val="en-US"/>
              </w:rPr>
              <w:t>DD/MM/YYYY HH:MM:SS</w:t>
            </w:r>
          </w:p>
        </w:tc>
      </w:tr>
      <w:tr w:rsidR="00682213" w:rsidRPr="00726F23" w14:paraId="70A5155E"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4DF1CC8E" w14:textId="77777777" w:rsidR="00682213" w:rsidRPr="00726F23" w:rsidRDefault="00682213" w:rsidP="00913945">
            <w:pPr>
              <w:jc w:val="left"/>
              <w:rPr>
                <w:rFonts w:cs="Arial"/>
                <w:b/>
                <w:bCs/>
                <w:color w:val="333333"/>
                <w:sz w:val="16"/>
                <w:szCs w:val="16"/>
              </w:rPr>
            </w:pPr>
            <w:r>
              <w:rPr>
                <w:rFonts w:cs="Arial"/>
                <w:b/>
                <w:bCs/>
                <w:color w:val="333333"/>
                <w:sz w:val="16"/>
                <w:szCs w:val="16"/>
              </w:rPr>
              <w:t>Criado Por</w:t>
            </w:r>
          </w:p>
        </w:tc>
        <w:tc>
          <w:tcPr>
            <w:tcW w:w="3167" w:type="pct"/>
            <w:tcBorders>
              <w:top w:val="nil"/>
              <w:left w:val="nil"/>
              <w:bottom w:val="single" w:sz="4" w:space="0" w:color="auto"/>
              <w:right w:val="single" w:sz="4" w:space="0" w:color="auto"/>
            </w:tcBorders>
            <w:shd w:val="clear" w:color="auto" w:fill="auto"/>
            <w:noWrap/>
            <w:vAlign w:val="bottom"/>
            <w:hideMark/>
          </w:tcPr>
          <w:p w14:paraId="50413542" w14:textId="77777777" w:rsidR="00682213" w:rsidRPr="00726F23" w:rsidRDefault="00682213" w:rsidP="00913945">
            <w:pPr>
              <w:jc w:val="left"/>
              <w:rPr>
                <w:rFonts w:ascii="Calibri" w:hAnsi="Calibri" w:cs="Calibri"/>
                <w:color w:val="000000"/>
                <w:sz w:val="22"/>
                <w:szCs w:val="22"/>
              </w:rPr>
            </w:pPr>
            <w:r w:rsidRPr="00726F23">
              <w:rPr>
                <w:rFonts w:ascii="Calibri" w:hAnsi="Calibri" w:cs="Calibri"/>
                <w:color w:val="000000"/>
                <w:sz w:val="22"/>
                <w:szCs w:val="22"/>
              </w:rPr>
              <w:t>Adm</w:t>
            </w:r>
          </w:p>
        </w:tc>
      </w:tr>
      <w:tr w:rsidR="00682213" w:rsidRPr="009E634B" w14:paraId="2379AA96" w14:textId="77777777" w:rsidTr="00913945">
        <w:trPr>
          <w:trHeight w:val="45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0831A2AD" w14:textId="77777777" w:rsidR="00682213" w:rsidRPr="00726F23" w:rsidRDefault="00682213" w:rsidP="00913945">
            <w:pPr>
              <w:jc w:val="left"/>
              <w:rPr>
                <w:rFonts w:cs="Arial"/>
                <w:b/>
                <w:bCs/>
                <w:color w:val="333333"/>
                <w:sz w:val="16"/>
                <w:szCs w:val="16"/>
              </w:rPr>
            </w:pPr>
            <w:r>
              <w:rPr>
                <w:rFonts w:cs="Arial"/>
                <w:b/>
                <w:bCs/>
                <w:color w:val="333333"/>
                <w:sz w:val="16"/>
                <w:szCs w:val="16"/>
              </w:rPr>
              <w:t>Data de Atualização</w:t>
            </w:r>
          </w:p>
        </w:tc>
        <w:tc>
          <w:tcPr>
            <w:tcW w:w="3167" w:type="pct"/>
            <w:tcBorders>
              <w:top w:val="nil"/>
              <w:left w:val="nil"/>
              <w:bottom w:val="single" w:sz="4" w:space="0" w:color="auto"/>
              <w:right w:val="single" w:sz="4" w:space="0" w:color="auto"/>
            </w:tcBorders>
            <w:shd w:val="clear" w:color="auto" w:fill="auto"/>
            <w:noWrap/>
            <w:vAlign w:val="bottom"/>
            <w:hideMark/>
          </w:tcPr>
          <w:p w14:paraId="733A6D22" w14:textId="77777777" w:rsidR="00682213" w:rsidRPr="00AC4566" w:rsidRDefault="00682213" w:rsidP="00913945">
            <w:pPr>
              <w:jc w:val="left"/>
              <w:rPr>
                <w:rFonts w:ascii="Calibri" w:hAnsi="Calibri" w:cs="Calibri"/>
                <w:color w:val="000000"/>
                <w:sz w:val="22"/>
                <w:szCs w:val="22"/>
                <w:lang w:val="en-US"/>
              </w:rPr>
            </w:pPr>
            <w:r w:rsidRPr="00AC4566">
              <w:rPr>
                <w:rFonts w:ascii="Calibri" w:hAnsi="Calibri" w:cs="Calibri"/>
                <w:color w:val="000000"/>
                <w:sz w:val="22"/>
                <w:szCs w:val="22"/>
                <w:lang w:val="en-US"/>
              </w:rPr>
              <w:t>DD/MM/YYYY HH:MM:SS</w:t>
            </w:r>
          </w:p>
        </w:tc>
      </w:tr>
      <w:tr w:rsidR="00682213" w:rsidRPr="00726F23" w14:paraId="4422544C"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0D921270" w14:textId="77777777" w:rsidR="00682213" w:rsidRPr="00726F23" w:rsidRDefault="00682213" w:rsidP="00913945">
            <w:pPr>
              <w:jc w:val="left"/>
              <w:rPr>
                <w:rFonts w:cs="Arial"/>
                <w:b/>
                <w:bCs/>
                <w:color w:val="333333"/>
                <w:sz w:val="16"/>
                <w:szCs w:val="16"/>
              </w:rPr>
            </w:pPr>
            <w:r>
              <w:rPr>
                <w:rFonts w:cs="Arial"/>
                <w:b/>
                <w:bCs/>
                <w:color w:val="333333"/>
                <w:sz w:val="16"/>
                <w:szCs w:val="16"/>
              </w:rPr>
              <w:t>Atualizado Por</w:t>
            </w:r>
          </w:p>
        </w:tc>
        <w:tc>
          <w:tcPr>
            <w:tcW w:w="3167" w:type="pct"/>
            <w:tcBorders>
              <w:top w:val="nil"/>
              <w:left w:val="nil"/>
              <w:bottom w:val="single" w:sz="4" w:space="0" w:color="auto"/>
              <w:right w:val="single" w:sz="4" w:space="0" w:color="auto"/>
            </w:tcBorders>
            <w:shd w:val="clear" w:color="auto" w:fill="auto"/>
            <w:noWrap/>
            <w:vAlign w:val="bottom"/>
            <w:hideMark/>
          </w:tcPr>
          <w:p w14:paraId="37DA1347" w14:textId="77777777" w:rsidR="00682213" w:rsidRPr="00726F23" w:rsidRDefault="00682213" w:rsidP="00913945">
            <w:pPr>
              <w:jc w:val="left"/>
              <w:rPr>
                <w:rFonts w:ascii="Calibri" w:hAnsi="Calibri" w:cs="Calibri"/>
                <w:color w:val="000000"/>
                <w:sz w:val="22"/>
                <w:szCs w:val="22"/>
              </w:rPr>
            </w:pPr>
            <w:r w:rsidRPr="00726F23">
              <w:rPr>
                <w:rFonts w:ascii="Calibri" w:hAnsi="Calibri" w:cs="Calibri"/>
                <w:color w:val="000000"/>
                <w:sz w:val="22"/>
                <w:szCs w:val="22"/>
              </w:rPr>
              <w:t>adm</w:t>
            </w:r>
          </w:p>
        </w:tc>
      </w:tr>
    </w:tbl>
    <w:p w14:paraId="7408C8B7" w14:textId="77777777" w:rsidR="00682213" w:rsidRDefault="00682213" w:rsidP="00682213">
      <w:pPr>
        <w:rPr>
          <w:rFonts w:cs="Arial"/>
        </w:rPr>
      </w:pPr>
    </w:p>
    <w:tbl>
      <w:tblPr>
        <w:tblW w:w="5000" w:type="pct"/>
        <w:tblCellMar>
          <w:left w:w="70" w:type="dxa"/>
          <w:right w:w="70" w:type="dxa"/>
        </w:tblCellMar>
        <w:tblLook w:val="04A0" w:firstRow="1" w:lastRow="0" w:firstColumn="1" w:lastColumn="0" w:noHBand="0" w:noVBand="1"/>
      </w:tblPr>
      <w:tblGrid>
        <w:gridCol w:w="3738"/>
        <w:gridCol w:w="6458"/>
      </w:tblGrid>
      <w:tr w:rsidR="00682213" w:rsidRPr="00726F23" w14:paraId="440176A3" w14:textId="77777777" w:rsidTr="00913945">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1008FDE8" w14:textId="77777777" w:rsidR="00682213" w:rsidRPr="00726F23" w:rsidRDefault="00682213" w:rsidP="00913945">
            <w:pPr>
              <w:jc w:val="center"/>
              <w:rPr>
                <w:rFonts w:ascii="Calibri" w:hAnsi="Calibri" w:cs="Calibri"/>
                <w:color w:val="000000"/>
                <w:sz w:val="22"/>
                <w:szCs w:val="22"/>
              </w:rPr>
            </w:pPr>
            <w:r>
              <w:rPr>
                <w:rFonts w:ascii="Calibri" w:hAnsi="Calibri" w:cs="Calibri"/>
                <w:color w:val="000000"/>
                <w:sz w:val="22"/>
                <w:szCs w:val="22"/>
              </w:rPr>
              <w:t>FMS_</w:t>
            </w:r>
            <w:r w:rsidRPr="00726F23">
              <w:rPr>
                <w:rFonts w:ascii="Calibri" w:hAnsi="Calibri" w:cs="Calibri"/>
                <w:color w:val="000000"/>
                <w:sz w:val="22"/>
                <w:szCs w:val="22"/>
              </w:rPr>
              <w:t>R_PARAMETERS</w:t>
            </w:r>
          </w:p>
        </w:tc>
      </w:tr>
      <w:tr w:rsidR="00682213" w:rsidRPr="00726F23" w14:paraId="58BD2A99" w14:textId="77777777" w:rsidTr="00913945">
        <w:trPr>
          <w:trHeight w:val="300"/>
        </w:trPr>
        <w:tc>
          <w:tcPr>
            <w:tcW w:w="1833" w:type="pct"/>
            <w:tcBorders>
              <w:top w:val="nil"/>
              <w:left w:val="single" w:sz="4" w:space="0" w:color="auto"/>
              <w:bottom w:val="single" w:sz="4" w:space="0" w:color="auto"/>
              <w:right w:val="single" w:sz="4" w:space="0" w:color="auto"/>
            </w:tcBorders>
            <w:shd w:val="clear" w:color="000000" w:fill="808080"/>
            <w:noWrap/>
            <w:vAlign w:val="bottom"/>
            <w:hideMark/>
          </w:tcPr>
          <w:p w14:paraId="07311E64" w14:textId="77777777" w:rsidR="00682213" w:rsidRPr="00726F23" w:rsidRDefault="00682213" w:rsidP="00913945">
            <w:pPr>
              <w:jc w:val="center"/>
              <w:rPr>
                <w:rFonts w:ascii="Calibri" w:hAnsi="Calibri" w:cs="Calibri"/>
                <w:color w:val="000000"/>
                <w:sz w:val="22"/>
                <w:szCs w:val="22"/>
              </w:rPr>
            </w:pPr>
            <w:r w:rsidRPr="00726F23">
              <w:rPr>
                <w:rFonts w:ascii="Calibri" w:hAnsi="Calibri" w:cs="Calibri"/>
                <w:color w:val="000000"/>
                <w:sz w:val="22"/>
                <w:szCs w:val="22"/>
              </w:rPr>
              <w:t>Campos</w:t>
            </w:r>
          </w:p>
        </w:tc>
        <w:tc>
          <w:tcPr>
            <w:tcW w:w="3167" w:type="pct"/>
            <w:tcBorders>
              <w:top w:val="nil"/>
              <w:left w:val="nil"/>
              <w:bottom w:val="single" w:sz="4" w:space="0" w:color="auto"/>
              <w:right w:val="single" w:sz="4" w:space="0" w:color="auto"/>
            </w:tcBorders>
            <w:shd w:val="clear" w:color="000000" w:fill="808080"/>
            <w:noWrap/>
            <w:vAlign w:val="bottom"/>
            <w:hideMark/>
          </w:tcPr>
          <w:p w14:paraId="02678746" w14:textId="77777777" w:rsidR="00682213" w:rsidRPr="00726F23" w:rsidRDefault="00682213" w:rsidP="00913945">
            <w:pPr>
              <w:jc w:val="center"/>
              <w:rPr>
                <w:rFonts w:ascii="Calibri" w:hAnsi="Calibri" w:cs="Calibri"/>
                <w:color w:val="000000"/>
                <w:sz w:val="22"/>
                <w:szCs w:val="22"/>
              </w:rPr>
            </w:pPr>
            <w:r w:rsidRPr="00726F23">
              <w:rPr>
                <w:rFonts w:ascii="Calibri" w:hAnsi="Calibri" w:cs="Calibri"/>
                <w:color w:val="000000"/>
                <w:sz w:val="22"/>
                <w:szCs w:val="22"/>
              </w:rPr>
              <w:t>Valores</w:t>
            </w:r>
          </w:p>
        </w:tc>
      </w:tr>
      <w:tr w:rsidR="00682213" w:rsidRPr="00726F23" w14:paraId="327AC0AA"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6C1802D4" w14:textId="77777777" w:rsidR="00682213" w:rsidRPr="00726F23" w:rsidRDefault="00682213" w:rsidP="00913945">
            <w:pPr>
              <w:jc w:val="left"/>
              <w:rPr>
                <w:rFonts w:cs="Arial"/>
                <w:b/>
                <w:bCs/>
                <w:color w:val="333333"/>
                <w:sz w:val="16"/>
                <w:szCs w:val="16"/>
              </w:rPr>
            </w:pPr>
            <w:r w:rsidRPr="00726F23">
              <w:rPr>
                <w:rFonts w:cs="Arial"/>
                <w:b/>
                <w:bCs/>
                <w:color w:val="333333"/>
                <w:sz w:val="16"/>
                <w:szCs w:val="16"/>
              </w:rPr>
              <w:t>Param Id</w:t>
            </w:r>
          </w:p>
        </w:tc>
        <w:tc>
          <w:tcPr>
            <w:tcW w:w="3167" w:type="pct"/>
            <w:tcBorders>
              <w:top w:val="nil"/>
              <w:left w:val="nil"/>
              <w:bottom w:val="single" w:sz="4" w:space="0" w:color="auto"/>
              <w:right w:val="single" w:sz="4" w:space="0" w:color="auto"/>
            </w:tcBorders>
            <w:shd w:val="clear" w:color="auto" w:fill="auto"/>
            <w:noWrap/>
            <w:vAlign w:val="bottom"/>
            <w:hideMark/>
          </w:tcPr>
          <w:p w14:paraId="7031684A" w14:textId="77777777" w:rsidR="00682213" w:rsidRPr="00726F23" w:rsidRDefault="00682213" w:rsidP="00913945">
            <w:pPr>
              <w:jc w:val="left"/>
              <w:rPr>
                <w:rFonts w:ascii="Calibri" w:hAnsi="Calibri" w:cs="Calibri"/>
                <w:color w:val="000000"/>
                <w:sz w:val="22"/>
                <w:szCs w:val="22"/>
              </w:rPr>
            </w:pPr>
            <w:r w:rsidRPr="00726F23">
              <w:rPr>
                <w:rFonts w:ascii="Calibri" w:hAnsi="Calibri" w:cs="Calibri"/>
                <w:color w:val="000000"/>
                <w:sz w:val="22"/>
                <w:szCs w:val="22"/>
              </w:rPr>
              <w:t>ACM</w:t>
            </w:r>
          </w:p>
        </w:tc>
      </w:tr>
      <w:tr w:rsidR="00682213" w:rsidRPr="00726F23" w14:paraId="6B3DFE98"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2A3E153F" w14:textId="77777777" w:rsidR="00682213" w:rsidRPr="00726F23" w:rsidRDefault="00682213" w:rsidP="00913945">
            <w:pPr>
              <w:jc w:val="left"/>
              <w:rPr>
                <w:rFonts w:cs="Arial"/>
                <w:b/>
                <w:bCs/>
                <w:color w:val="333333"/>
                <w:sz w:val="16"/>
                <w:szCs w:val="16"/>
              </w:rPr>
            </w:pPr>
            <w:r w:rsidRPr="00726F23">
              <w:rPr>
                <w:rFonts w:cs="Arial"/>
                <w:b/>
                <w:bCs/>
                <w:color w:val="333333"/>
                <w:sz w:val="16"/>
                <w:szCs w:val="16"/>
              </w:rPr>
              <w:t>Param Id2</w:t>
            </w:r>
          </w:p>
        </w:tc>
        <w:tc>
          <w:tcPr>
            <w:tcW w:w="3167" w:type="pct"/>
            <w:tcBorders>
              <w:top w:val="nil"/>
              <w:left w:val="nil"/>
              <w:bottom w:val="single" w:sz="4" w:space="0" w:color="auto"/>
              <w:right w:val="single" w:sz="4" w:space="0" w:color="auto"/>
            </w:tcBorders>
            <w:shd w:val="clear" w:color="auto" w:fill="auto"/>
            <w:noWrap/>
            <w:vAlign w:val="bottom"/>
            <w:hideMark/>
          </w:tcPr>
          <w:p w14:paraId="2AC1E369" w14:textId="77777777" w:rsidR="00682213" w:rsidRPr="00726F23" w:rsidRDefault="00682213" w:rsidP="00913945">
            <w:pPr>
              <w:jc w:val="left"/>
              <w:rPr>
                <w:rFonts w:ascii="Calibri" w:hAnsi="Calibri" w:cs="Calibri"/>
                <w:color w:val="000000"/>
                <w:sz w:val="22"/>
                <w:szCs w:val="22"/>
              </w:rPr>
            </w:pPr>
            <w:r>
              <w:rPr>
                <w:rFonts w:ascii="Calibri" w:hAnsi="Calibri" w:cs="Calibri"/>
                <w:color w:val="000000"/>
                <w:sz w:val="22"/>
                <w:szCs w:val="22"/>
              </w:rPr>
              <w:t>RELATORIO</w:t>
            </w:r>
            <w:r w:rsidRPr="00726F23">
              <w:rPr>
                <w:rFonts w:ascii="Calibri" w:hAnsi="Calibri" w:cs="Calibri"/>
                <w:color w:val="000000"/>
                <w:sz w:val="22"/>
                <w:szCs w:val="22"/>
              </w:rPr>
              <w:t>_</w:t>
            </w:r>
            <w:r>
              <w:rPr>
                <w:rFonts w:ascii="Calibri" w:hAnsi="Calibri" w:cs="Calibri"/>
                <w:color w:val="000000"/>
                <w:sz w:val="22"/>
                <w:szCs w:val="22"/>
              </w:rPr>
              <w:t>CREDITO</w:t>
            </w:r>
          </w:p>
        </w:tc>
      </w:tr>
      <w:tr w:rsidR="00682213" w:rsidRPr="00726F23" w14:paraId="7305F554"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445D0A0D" w14:textId="77777777" w:rsidR="00682213" w:rsidRPr="00726F23" w:rsidRDefault="00682213" w:rsidP="00913945">
            <w:pPr>
              <w:jc w:val="left"/>
              <w:rPr>
                <w:rFonts w:cs="Arial"/>
                <w:b/>
                <w:bCs/>
                <w:color w:val="333333"/>
                <w:sz w:val="16"/>
                <w:szCs w:val="16"/>
              </w:rPr>
            </w:pPr>
            <w:r w:rsidRPr="00726F23">
              <w:rPr>
                <w:rFonts w:cs="Arial"/>
                <w:b/>
                <w:bCs/>
                <w:color w:val="333333"/>
                <w:sz w:val="16"/>
                <w:szCs w:val="16"/>
              </w:rPr>
              <w:t>Param Id3</w:t>
            </w:r>
          </w:p>
        </w:tc>
        <w:tc>
          <w:tcPr>
            <w:tcW w:w="3167" w:type="pct"/>
            <w:tcBorders>
              <w:top w:val="nil"/>
              <w:left w:val="nil"/>
              <w:bottom w:val="single" w:sz="4" w:space="0" w:color="auto"/>
              <w:right w:val="single" w:sz="4" w:space="0" w:color="auto"/>
            </w:tcBorders>
            <w:shd w:val="clear" w:color="auto" w:fill="auto"/>
            <w:noWrap/>
            <w:vAlign w:val="bottom"/>
            <w:hideMark/>
          </w:tcPr>
          <w:p w14:paraId="40575FE0" w14:textId="77777777" w:rsidR="00682213" w:rsidRPr="00726F23" w:rsidRDefault="00682213" w:rsidP="00913945">
            <w:pPr>
              <w:jc w:val="left"/>
              <w:rPr>
                <w:rFonts w:ascii="Calibri" w:hAnsi="Calibri" w:cs="Calibri"/>
                <w:color w:val="000000"/>
                <w:sz w:val="22"/>
                <w:szCs w:val="22"/>
              </w:rPr>
            </w:pPr>
            <w:r>
              <w:rPr>
                <w:rFonts w:ascii="Calibri" w:hAnsi="Calibri" w:cs="Calibri"/>
                <w:color w:val="000000"/>
                <w:sz w:val="22"/>
                <w:szCs w:val="22"/>
              </w:rPr>
              <w:t>TMT</w:t>
            </w:r>
          </w:p>
        </w:tc>
      </w:tr>
      <w:tr w:rsidR="00682213" w:rsidRPr="00726F23" w14:paraId="5C0F7DCE"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46A1995E" w14:textId="77777777" w:rsidR="00682213" w:rsidRPr="00726F23" w:rsidRDefault="00682213" w:rsidP="00913945">
            <w:pPr>
              <w:jc w:val="left"/>
              <w:rPr>
                <w:rFonts w:cs="Arial"/>
                <w:b/>
                <w:bCs/>
                <w:color w:val="333333"/>
                <w:sz w:val="16"/>
                <w:szCs w:val="16"/>
              </w:rPr>
            </w:pPr>
            <w:r w:rsidRPr="00726F23">
              <w:rPr>
                <w:rFonts w:cs="Arial"/>
                <w:b/>
                <w:bCs/>
                <w:color w:val="333333"/>
                <w:sz w:val="16"/>
                <w:szCs w:val="16"/>
              </w:rPr>
              <w:t>Valor</w:t>
            </w:r>
          </w:p>
        </w:tc>
        <w:tc>
          <w:tcPr>
            <w:tcW w:w="3167" w:type="pct"/>
            <w:tcBorders>
              <w:top w:val="nil"/>
              <w:left w:val="nil"/>
              <w:bottom w:val="single" w:sz="4" w:space="0" w:color="auto"/>
              <w:right w:val="single" w:sz="4" w:space="0" w:color="auto"/>
            </w:tcBorders>
            <w:shd w:val="clear" w:color="auto" w:fill="auto"/>
            <w:noWrap/>
            <w:vAlign w:val="bottom"/>
            <w:hideMark/>
          </w:tcPr>
          <w:p w14:paraId="40857CBF" w14:textId="77777777" w:rsidR="00682213" w:rsidRPr="00726F23" w:rsidRDefault="00682213" w:rsidP="00913945">
            <w:pPr>
              <w:jc w:val="right"/>
              <w:rPr>
                <w:rFonts w:ascii="Calibri" w:hAnsi="Calibri" w:cs="Calibri"/>
                <w:color w:val="000000"/>
                <w:sz w:val="22"/>
                <w:szCs w:val="22"/>
              </w:rPr>
            </w:pPr>
            <w:r>
              <w:rPr>
                <w:rFonts w:ascii="Calibri" w:hAnsi="Calibri" w:cs="Calibri"/>
                <w:color w:val="000000"/>
                <w:sz w:val="22"/>
                <w:szCs w:val="22"/>
              </w:rPr>
              <w:t>1</w:t>
            </w:r>
          </w:p>
        </w:tc>
      </w:tr>
      <w:tr w:rsidR="00682213" w:rsidRPr="00726F23" w14:paraId="02DB21AA"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595A408B" w14:textId="77777777" w:rsidR="00682213" w:rsidRPr="00726F23" w:rsidRDefault="00682213" w:rsidP="00913945">
            <w:pPr>
              <w:jc w:val="left"/>
              <w:rPr>
                <w:rFonts w:cs="Arial"/>
                <w:b/>
                <w:bCs/>
                <w:color w:val="333333"/>
                <w:sz w:val="16"/>
                <w:szCs w:val="16"/>
              </w:rPr>
            </w:pPr>
            <w:r>
              <w:rPr>
                <w:rFonts w:cs="Arial"/>
                <w:b/>
                <w:bCs/>
                <w:color w:val="333333"/>
                <w:sz w:val="16"/>
                <w:szCs w:val="16"/>
              </w:rPr>
              <w:t>Descrição</w:t>
            </w:r>
          </w:p>
        </w:tc>
        <w:tc>
          <w:tcPr>
            <w:tcW w:w="3167" w:type="pct"/>
            <w:tcBorders>
              <w:top w:val="nil"/>
              <w:left w:val="nil"/>
              <w:bottom w:val="single" w:sz="4" w:space="0" w:color="auto"/>
              <w:right w:val="single" w:sz="4" w:space="0" w:color="auto"/>
            </w:tcBorders>
            <w:shd w:val="clear" w:color="auto" w:fill="auto"/>
            <w:noWrap/>
            <w:vAlign w:val="bottom"/>
            <w:hideMark/>
          </w:tcPr>
          <w:p w14:paraId="766B063C" w14:textId="77777777" w:rsidR="00682213" w:rsidRPr="00726F23" w:rsidRDefault="00682213" w:rsidP="00913945">
            <w:pPr>
              <w:jc w:val="left"/>
              <w:rPr>
                <w:rFonts w:ascii="Calibri" w:hAnsi="Calibri" w:cs="Calibri"/>
                <w:color w:val="000000"/>
                <w:sz w:val="22"/>
                <w:szCs w:val="22"/>
              </w:rPr>
            </w:pPr>
            <w:r w:rsidRPr="00334A7C">
              <w:rPr>
                <w:rFonts w:ascii="Calibri" w:hAnsi="Calibri" w:cs="Calibri"/>
                <w:color w:val="000000"/>
                <w:sz w:val="22"/>
                <w:szCs w:val="22"/>
              </w:rPr>
              <w:t>Tempo de valor contratado de TMT em minutos</w:t>
            </w:r>
          </w:p>
        </w:tc>
      </w:tr>
      <w:tr w:rsidR="00682213" w:rsidRPr="009E634B" w14:paraId="09F85C84"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2BA71F98" w14:textId="77777777" w:rsidR="00682213" w:rsidRPr="00726F23" w:rsidRDefault="00682213" w:rsidP="00913945">
            <w:pPr>
              <w:jc w:val="left"/>
              <w:rPr>
                <w:rFonts w:cs="Arial"/>
                <w:b/>
                <w:bCs/>
                <w:color w:val="333333"/>
                <w:sz w:val="16"/>
                <w:szCs w:val="16"/>
              </w:rPr>
            </w:pPr>
            <w:r>
              <w:rPr>
                <w:rFonts w:cs="Arial"/>
                <w:b/>
                <w:bCs/>
                <w:color w:val="333333"/>
                <w:sz w:val="16"/>
                <w:szCs w:val="16"/>
              </w:rPr>
              <w:t>Data de Criação</w:t>
            </w:r>
          </w:p>
        </w:tc>
        <w:tc>
          <w:tcPr>
            <w:tcW w:w="3167" w:type="pct"/>
            <w:tcBorders>
              <w:top w:val="nil"/>
              <w:left w:val="nil"/>
              <w:bottom w:val="single" w:sz="4" w:space="0" w:color="auto"/>
              <w:right w:val="single" w:sz="4" w:space="0" w:color="auto"/>
            </w:tcBorders>
            <w:shd w:val="clear" w:color="auto" w:fill="auto"/>
            <w:noWrap/>
            <w:vAlign w:val="bottom"/>
            <w:hideMark/>
          </w:tcPr>
          <w:p w14:paraId="4573E3D6" w14:textId="77777777" w:rsidR="00682213" w:rsidRPr="00AC4566" w:rsidRDefault="00682213" w:rsidP="00913945">
            <w:pPr>
              <w:jc w:val="left"/>
              <w:rPr>
                <w:rFonts w:ascii="Calibri" w:hAnsi="Calibri" w:cs="Calibri"/>
                <w:color w:val="000000"/>
                <w:sz w:val="22"/>
                <w:szCs w:val="22"/>
                <w:lang w:val="en-US"/>
              </w:rPr>
            </w:pPr>
            <w:r w:rsidRPr="00AC4566">
              <w:rPr>
                <w:rFonts w:ascii="Calibri" w:hAnsi="Calibri" w:cs="Calibri"/>
                <w:color w:val="000000"/>
                <w:sz w:val="22"/>
                <w:szCs w:val="22"/>
                <w:lang w:val="en-US"/>
              </w:rPr>
              <w:t>DD/MM/YYYY HH:MM:SS</w:t>
            </w:r>
          </w:p>
        </w:tc>
      </w:tr>
      <w:tr w:rsidR="00682213" w:rsidRPr="00726F23" w14:paraId="46B53016"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1801EA47" w14:textId="77777777" w:rsidR="00682213" w:rsidRPr="00726F23" w:rsidRDefault="00682213" w:rsidP="00913945">
            <w:pPr>
              <w:jc w:val="left"/>
              <w:rPr>
                <w:rFonts w:cs="Arial"/>
                <w:b/>
                <w:bCs/>
                <w:color w:val="333333"/>
                <w:sz w:val="16"/>
                <w:szCs w:val="16"/>
              </w:rPr>
            </w:pPr>
            <w:r>
              <w:rPr>
                <w:rFonts w:cs="Arial"/>
                <w:b/>
                <w:bCs/>
                <w:color w:val="333333"/>
                <w:sz w:val="16"/>
                <w:szCs w:val="16"/>
              </w:rPr>
              <w:lastRenderedPageBreak/>
              <w:t>Criado Por</w:t>
            </w:r>
          </w:p>
        </w:tc>
        <w:tc>
          <w:tcPr>
            <w:tcW w:w="3167" w:type="pct"/>
            <w:tcBorders>
              <w:top w:val="nil"/>
              <w:left w:val="nil"/>
              <w:bottom w:val="single" w:sz="4" w:space="0" w:color="auto"/>
              <w:right w:val="single" w:sz="4" w:space="0" w:color="auto"/>
            </w:tcBorders>
            <w:shd w:val="clear" w:color="auto" w:fill="auto"/>
            <w:noWrap/>
            <w:vAlign w:val="bottom"/>
            <w:hideMark/>
          </w:tcPr>
          <w:p w14:paraId="1C8573B9" w14:textId="77777777" w:rsidR="00682213" w:rsidRPr="00726F23" w:rsidRDefault="00682213" w:rsidP="00913945">
            <w:pPr>
              <w:jc w:val="left"/>
              <w:rPr>
                <w:rFonts w:ascii="Calibri" w:hAnsi="Calibri" w:cs="Calibri"/>
                <w:color w:val="000000"/>
                <w:sz w:val="22"/>
                <w:szCs w:val="22"/>
              </w:rPr>
            </w:pPr>
            <w:r w:rsidRPr="00726F23">
              <w:rPr>
                <w:rFonts w:ascii="Calibri" w:hAnsi="Calibri" w:cs="Calibri"/>
                <w:color w:val="000000"/>
                <w:sz w:val="22"/>
                <w:szCs w:val="22"/>
              </w:rPr>
              <w:t>Adm</w:t>
            </w:r>
          </w:p>
        </w:tc>
      </w:tr>
      <w:tr w:rsidR="00682213" w:rsidRPr="009E634B" w14:paraId="7705EC48" w14:textId="77777777" w:rsidTr="00913945">
        <w:trPr>
          <w:trHeight w:val="45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30029874" w14:textId="77777777" w:rsidR="00682213" w:rsidRPr="00726F23" w:rsidRDefault="00682213" w:rsidP="00913945">
            <w:pPr>
              <w:jc w:val="left"/>
              <w:rPr>
                <w:rFonts w:cs="Arial"/>
                <w:b/>
                <w:bCs/>
                <w:color w:val="333333"/>
                <w:sz w:val="16"/>
                <w:szCs w:val="16"/>
              </w:rPr>
            </w:pPr>
            <w:r>
              <w:rPr>
                <w:rFonts w:cs="Arial"/>
                <w:b/>
                <w:bCs/>
                <w:color w:val="333333"/>
                <w:sz w:val="16"/>
                <w:szCs w:val="16"/>
              </w:rPr>
              <w:t>Data de Atualização</w:t>
            </w:r>
          </w:p>
        </w:tc>
        <w:tc>
          <w:tcPr>
            <w:tcW w:w="3167" w:type="pct"/>
            <w:tcBorders>
              <w:top w:val="nil"/>
              <w:left w:val="nil"/>
              <w:bottom w:val="single" w:sz="4" w:space="0" w:color="auto"/>
              <w:right w:val="single" w:sz="4" w:space="0" w:color="auto"/>
            </w:tcBorders>
            <w:shd w:val="clear" w:color="auto" w:fill="auto"/>
            <w:noWrap/>
            <w:vAlign w:val="bottom"/>
            <w:hideMark/>
          </w:tcPr>
          <w:p w14:paraId="6E9F7986" w14:textId="77777777" w:rsidR="00682213" w:rsidRPr="00AC4566" w:rsidRDefault="00682213" w:rsidP="00913945">
            <w:pPr>
              <w:jc w:val="left"/>
              <w:rPr>
                <w:rFonts w:ascii="Calibri" w:hAnsi="Calibri" w:cs="Calibri"/>
                <w:color w:val="000000"/>
                <w:sz w:val="22"/>
                <w:szCs w:val="22"/>
                <w:lang w:val="en-US"/>
              </w:rPr>
            </w:pPr>
            <w:r w:rsidRPr="00AC4566">
              <w:rPr>
                <w:rFonts w:ascii="Calibri" w:hAnsi="Calibri" w:cs="Calibri"/>
                <w:color w:val="000000"/>
                <w:sz w:val="22"/>
                <w:szCs w:val="22"/>
                <w:lang w:val="en-US"/>
              </w:rPr>
              <w:t>DD/MM/YYYY HH:MM:SS</w:t>
            </w:r>
          </w:p>
        </w:tc>
      </w:tr>
      <w:tr w:rsidR="00682213" w:rsidRPr="00726F23" w14:paraId="078D1CCC" w14:textId="77777777" w:rsidTr="00913945">
        <w:trPr>
          <w:trHeight w:val="300"/>
        </w:trPr>
        <w:tc>
          <w:tcPr>
            <w:tcW w:w="1833" w:type="pct"/>
            <w:tcBorders>
              <w:top w:val="nil"/>
              <w:left w:val="single" w:sz="4" w:space="0" w:color="auto"/>
              <w:bottom w:val="single" w:sz="4" w:space="0" w:color="auto"/>
              <w:right w:val="single" w:sz="4" w:space="0" w:color="auto"/>
            </w:tcBorders>
            <w:shd w:val="clear" w:color="auto" w:fill="auto"/>
            <w:vAlign w:val="center"/>
            <w:hideMark/>
          </w:tcPr>
          <w:p w14:paraId="394687DC" w14:textId="77777777" w:rsidR="00682213" w:rsidRPr="00726F23" w:rsidRDefault="00682213" w:rsidP="00913945">
            <w:pPr>
              <w:jc w:val="left"/>
              <w:rPr>
                <w:rFonts w:cs="Arial"/>
                <w:b/>
                <w:bCs/>
                <w:color w:val="333333"/>
                <w:sz w:val="16"/>
                <w:szCs w:val="16"/>
              </w:rPr>
            </w:pPr>
            <w:r>
              <w:rPr>
                <w:rFonts w:cs="Arial"/>
                <w:b/>
                <w:bCs/>
                <w:color w:val="333333"/>
                <w:sz w:val="16"/>
                <w:szCs w:val="16"/>
              </w:rPr>
              <w:t>Atualizado Por</w:t>
            </w:r>
          </w:p>
        </w:tc>
        <w:tc>
          <w:tcPr>
            <w:tcW w:w="3167" w:type="pct"/>
            <w:tcBorders>
              <w:top w:val="nil"/>
              <w:left w:val="nil"/>
              <w:bottom w:val="single" w:sz="4" w:space="0" w:color="auto"/>
              <w:right w:val="single" w:sz="4" w:space="0" w:color="auto"/>
            </w:tcBorders>
            <w:shd w:val="clear" w:color="auto" w:fill="auto"/>
            <w:noWrap/>
            <w:vAlign w:val="bottom"/>
            <w:hideMark/>
          </w:tcPr>
          <w:p w14:paraId="61D6C695" w14:textId="77777777" w:rsidR="00682213" w:rsidRPr="00726F23" w:rsidRDefault="00682213" w:rsidP="00913945">
            <w:pPr>
              <w:jc w:val="left"/>
              <w:rPr>
                <w:rFonts w:ascii="Calibri" w:hAnsi="Calibri" w:cs="Calibri"/>
                <w:color w:val="000000"/>
                <w:sz w:val="22"/>
                <w:szCs w:val="22"/>
              </w:rPr>
            </w:pPr>
            <w:r w:rsidRPr="00726F23">
              <w:rPr>
                <w:rFonts w:ascii="Calibri" w:hAnsi="Calibri" w:cs="Calibri"/>
                <w:color w:val="000000"/>
                <w:sz w:val="22"/>
                <w:szCs w:val="22"/>
              </w:rPr>
              <w:t>adm</w:t>
            </w:r>
          </w:p>
        </w:tc>
      </w:tr>
    </w:tbl>
    <w:p w14:paraId="4B966958" w14:textId="77777777" w:rsidR="00682213" w:rsidRDefault="00682213" w:rsidP="00682213">
      <w:pPr>
        <w:rPr>
          <w:rFonts w:cs="Arial"/>
          <w:lang w:eastAsia="en-US"/>
        </w:rPr>
      </w:pPr>
    </w:p>
    <w:p w14:paraId="4703DD16" w14:textId="77777777" w:rsidR="00682213" w:rsidRDefault="00682213" w:rsidP="00136D52">
      <w:pPr>
        <w:rPr>
          <w:lang w:eastAsia="en-US"/>
        </w:rPr>
      </w:pPr>
    </w:p>
    <w:p w14:paraId="6B79303B" w14:textId="2090B0E0" w:rsidR="002C1837" w:rsidRPr="00D4606B" w:rsidRDefault="002C1837" w:rsidP="002C1837">
      <w:pPr>
        <w:pStyle w:val="Heading3"/>
        <w:tabs>
          <w:tab w:val="clear" w:pos="4547"/>
          <w:tab w:val="num" w:pos="1701"/>
        </w:tabs>
        <w:ind w:left="1418"/>
      </w:pPr>
      <w:bookmarkStart w:id="46" w:name="_Toc506564567"/>
      <w:r w:rsidRPr="00F029A8">
        <w:t>RQN</w:t>
      </w:r>
      <w:r>
        <w:t>10</w:t>
      </w:r>
      <w:r w:rsidRPr="00153785">
        <w:t xml:space="preserve"> – </w:t>
      </w:r>
      <w:r>
        <w:t>Criar front-end para tratamento de derivações</w:t>
      </w:r>
      <w:bookmarkEnd w:id="46"/>
    </w:p>
    <w:p w14:paraId="233C29E4" w14:textId="77777777" w:rsidR="002C1837" w:rsidRDefault="002C1837" w:rsidP="002C1837">
      <w:pPr>
        <w:rPr>
          <w:rFonts w:cs="Arial"/>
          <w:lang w:eastAsia="en-US"/>
        </w:rPr>
      </w:pPr>
    </w:p>
    <w:p w14:paraId="561FDD61" w14:textId="293693BE" w:rsidR="002C1837" w:rsidRDefault="002C1837" w:rsidP="00955CB3">
      <w:pPr>
        <w:pStyle w:val="Heading4"/>
        <w:numPr>
          <w:ilvl w:val="3"/>
          <w:numId w:val="8"/>
        </w:numPr>
      </w:pPr>
      <w:bookmarkStart w:id="47" w:name="_Toc506564568"/>
      <w:r w:rsidRPr="00153785">
        <w:t>RGN</w:t>
      </w:r>
      <w:r>
        <w:t>18</w:t>
      </w:r>
      <w:r w:rsidRPr="00153785">
        <w:t xml:space="preserve"> – </w:t>
      </w:r>
      <w:r w:rsidR="00D976F6">
        <w:t>Front-end para tratamento de propostas derivadas</w:t>
      </w:r>
      <w:bookmarkEnd w:id="47"/>
    </w:p>
    <w:p w14:paraId="1F7CAC01" w14:textId="77777777" w:rsidR="002C1837" w:rsidRDefault="002C1837" w:rsidP="002C1837">
      <w:pPr>
        <w:rPr>
          <w:rFonts w:cs="Arial"/>
          <w:lang w:eastAsia="en-US"/>
        </w:rPr>
      </w:pPr>
    </w:p>
    <w:p w14:paraId="5D027A8C" w14:textId="77777777" w:rsidR="002C1837" w:rsidRPr="002C1837" w:rsidRDefault="002C1837" w:rsidP="002C1837">
      <w:pPr>
        <w:rPr>
          <w:rFonts w:cs="Arial"/>
          <w:lang w:eastAsia="en-US"/>
        </w:rPr>
      </w:pPr>
      <w:r w:rsidRPr="002C1837">
        <w:rPr>
          <w:rFonts w:cs="Arial"/>
          <w:lang w:eastAsia="en-US"/>
        </w:rPr>
        <w:t>Deverá ser criado um front-end para tratamento das propostas derivadas, podendo ser divido em filas (empresarial, corporativo e varejo) e também por tipos de produtos (Fixa RI e RII, Móvel, IPTV, TV e VADA). O Front-end deverá conter os dados principais da proposta tais como:</w:t>
      </w:r>
    </w:p>
    <w:p w14:paraId="432426D9" w14:textId="77777777" w:rsidR="002C1837" w:rsidRPr="002C1837" w:rsidRDefault="002C1837" w:rsidP="002C1837">
      <w:pPr>
        <w:rPr>
          <w:rFonts w:cs="Arial"/>
          <w:lang w:eastAsia="en-US"/>
        </w:rPr>
      </w:pPr>
      <w:r w:rsidRPr="002C1837">
        <w:rPr>
          <w:rFonts w:cs="Arial"/>
          <w:lang w:eastAsia="en-US"/>
        </w:rPr>
        <w:t>Número da proposta</w:t>
      </w:r>
    </w:p>
    <w:p w14:paraId="5CF33270" w14:textId="77777777" w:rsidR="002C1837" w:rsidRPr="002C1837" w:rsidRDefault="002C1837" w:rsidP="002C1837">
      <w:pPr>
        <w:rPr>
          <w:rFonts w:cs="Arial"/>
          <w:lang w:eastAsia="en-US"/>
        </w:rPr>
      </w:pPr>
      <w:r w:rsidRPr="002C1837">
        <w:rPr>
          <w:rFonts w:cs="Arial"/>
          <w:lang w:eastAsia="en-US"/>
        </w:rPr>
        <w:t>Data hora abertura da proposta (dd-mm-yy hh:mi:ss)</w:t>
      </w:r>
    </w:p>
    <w:p w14:paraId="78E2EA32" w14:textId="77777777" w:rsidR="002C1837" w:rsidRPr="002C1837" w:rsidRDefault="002C1837" w:rsidP="002C1837">
      <w:pPr>
        <w:rPr>
          <w:rFonts w:cs="Arial"/>
          <w:lang w:eastAsia="en-US"/>
        </w:rPr>
      </w:pPr>
      <w:r w:rsidRPr="002C1837">
        <w:rPr>
          <w:rFonts w:cs="Arial"/>
          <w:lang w:eastAsia="en-US"/>
        </w:rPr>
        <w:t>Nome do cliente</w:t>
      </w:r>
    </w:p>
    <w:p w14:paraId="343F7581" w14:textId="77777777" w:rsidR="002C1837" w:rsidRPr="002C1837" w:rsidRDefault="002C1837" w:rsidP="002C1837">
      <w:pPr>
        <w:rPr>
          <w:rFonts w:cs="Arial"/>
          <w:lang w:eastAsia="en-US"/>
        </w:rPr>
      </w:pPr>
      <w:r w:rsidRPr="002C1837">
        <w:rPr>
          <w:rFonts w:cs="Arial"/>
          <w:lang w:eastAsia="en-US"/>
        </w:rPr>
        <w:t>CPF</w:t>
      </w:r>
    </w:p>
    <w:p w14:paraId="018B9ABA" w14:textId="77777777" w:rsidR="002C1837" w:rsidRPr="002C1837" w:rsidRDefault="002C1837" w:rsidP="002C1837">
      <w:pPr>
        <w:rPr>
          <w:rFonts w:cs="Arial"/>
          <w:lang w:eastAsia="en-US"/>
        </w:rPr>
      </w:pPr>
      <w:r w:rsidRPr="002C1837">
        <w:rPr>
          <w:rFonts w:cs="Arial"/>
          <w:lang w:eastAsia="en-US"/>
        </w:rPr>
        <w:t>Data nascimento</w:t>
      </w:r>
    </w:p>
    <w:p w14:paraId="63BB8246" w14:textId="77777777" w:rsidR="002C1837" w:rsidRPr="002C1837" w:rsidRDefault="002C1837" w:rsidP="002C1837">
      <w:pPr>
        <w:rPr>
          <w:rFonts w:cs="Arial"/>
          <w:lang w:eastAsia="en-US"/>
        </w:rPr>
      </w:pPr>
      <w:r w:rsidRPr="002C1837">
        <w:rPr>
          <w:rFonts w:cs="Arial"/>
          <w:lang w:eastAsia="en-US"/>
        </w:rPr>
        <w:t>Posto Derivado: (RR's)</w:t>
      </w:r>
    </w:p>
    <w:p w14:paraId="2B8193D2" w14:textId="77777777" w:rsidR="002C1837" w:rsidRPr="002C1837" w:rsidRDefault="002C1837" w:rsidP="002C1837">
      <w:pPr>
        <w:rPr>
          <w:rFonts w:cs="Arial"/>
          <w:lang w:eastAsia="en-US"/>
        </w:rPr>
      </w:pPr>
      <w:r w:rsidRPr="002C1837">
        <w:rPr>
          <w:rFonts w:cs="Arial"/>
          <w:lang w:eastAsia="en-US"/>
        </w:rPr>
        <w:t>Consulta Receita Federal? (Sim/Nao)</w:t>
      </w:r>
    </w:p>
    <w:p w14:paraId="25109CCF" w14:textId="77777777" w:rsidR="002C1837" w:rsidRPr="002C1837" w:rsidRDefault="002C1837" w:rsidP="002C1837">
      <w:pPr>
        <w:rPr>
          <w:rFonts w:cs="Arial"/>
          <w:lang w:eastAsia="en-US"/>
        </w:rPr>
      </w:pPr>
      <w:r w:rsidRPr="002C1837">
        <w:rPr>
          <w:rFonts w:cs="Arial"/>
          <w:lang w:eastAsia="en-US"/>
        </w:rPr>
        <w:t>Cliente possui fatura vencida? Em qual(s)?</w:t>
      </w:r>
    </w:p>
    <w:p w14:paraId="095C698D" w14:textId="77777777" w:rsidR="002C1837" w:rsidRPr="002C1837" w:rsidRDefault="002C1837" w:rsidP="002C1837">
      <w:pPr>
        <w:rPr>
          <w:rFonts w:cs="Arial"/>
          <w:lang w:eastAsia="en-US"/>
        </w:rPr>
      </w:pPr>
      <w:r w:rsidRPr="002C1837">
        <w:rPr>
          <w:rFonts w:cs="Arial"/>
          <w:lang w:eastAsia="en-US"/>
        </w:rPr>
        <w:t>Dias de Atraso da Fatura (por produto)</w:t>
      </w:r>
    </w:p>
    <w:p w14:paraId="3949EA1D" w14:textId="77777777" w:rsidR="002C1837" w:rsidRPr="002C1837" w:rsidRDefault="002C1837" w:rsidP="002C1837">
      <w:pPr>
        <w:rPr>
          <w:rFonts w:cs="Arial"/>
          <w:lang w:eastAsia="en-US"/>
        </w:rPr>
      </w:pPr>
      <w:r w:rsidRPr="002C1837">
        <w:rPr>
          <w:rFonts w:cs="Arial"/>
          <w:lang w:eastAsia="en-US"/>
        </w:rPr>
        <w:t>Valor total de faturas vencidas (Por produto)</w:t>
      </w:r>
    </w:p>
    <w:p w14:paraId="63A73499" w14:textId="77777777" w:rsidR="002C1837" w:rsidRPr="002C1837" w:rsidRDefault="002C1837" w:rsidP="002C1837">
      <w:pPr>
        <w:rPr>
          <w:rFonts w:cs="Arial"/>
          <w:lang w:eastAsia="en-US"/>
        </w:rPr>
      </w:pPr>
      <w:r w:rsidRPr="002C1837">
        <w:rPr>
          <w:rFonts w:cs="Arial"/>
          <w:lang w:eastAsia="en-US"/>
        </w:rPr>
        <w:t>Produto Solicitado</w:t>
      </w:r>
    </w:p>
    <w:p w14:paraId="2099B829" w14:textId="77777777" w:rsidR="002C1837" w:rsidRPr="002C1837" w:rsidRDefault="002C1837" w:rsidP="002C1837">
      <w:pPr>
        <w:rPr>
          <w:rFonts w:cs="Arial"/>
          <w:lang w:eastAsia="en-US"/>
        </w:rPr>
      </w:pPr>
      <w:r w:rsidRPr="002C1837">
        <w:rPr>
          <w:rFonts w:cs="Arial"/>
          <w:lang w:eastAsia="en-US"/>
        </w:rPr>
        <w:t>Quantidade acessos solicitada:</w:t>
      </w:r>
    </w:p>
    <w:p w14:paraId="443AC9EC" w14:textId="77777777" w:rsidR="002C1837" w:rsidRPr="002C1837" w:rsidRDefault="002C1837" w:rsidP="002C1837">
      <w:pPr>
        <w:rPr>
          <w:rFonts w:cs="Arial"/>
          <w:lang w:eastAsia="en-US"/>
        </w:rPr>
      </w:pPr>
      <w:r w:rsidRPr="002C1837">
        <w:rPr>
          <w:rFonts w:cs="Arial"/>
          <w:lang w:eastAsia="en-US"/>
        </w:rPr>
        <w:t>Quantidade acessos autorizados: (campo aberto do tipo)</w:t>
      </w:r>
    </w:p>
    <w:p w14:paraId="1E613216" w14:textId="77777777" w:rsidR="002C1837" w:rsidRPr="002C1837" w:rsidRDefault="002C1837" w:rsidP="002C1837">
      <w:pPr>
        <w:rPr>
          <w:rFonts w:cs="Arial"/>
          <w:lang w:eastAsia="en-US"/>
        </w:rPr>
      </w:pPr>
      <w:r w:rsidRPr="002C1837">
        <w:rPr>
          <w:rFonts w:cs="Arial"/>
          <w:lang w:eastAsia="en-US"/>
        </w:rPr>
        <w:t>Plano Solicitado</w:t>
      </w:r>
    </w:p>
    <w:p w14:paraId="11CB372F" w14:textId="77777777" w:rsidR="002C1837" w:rsidRPr="002C1837" w:rsidRDefault="002C1837" w:rsidP="002C1837">
      <w:pPr>
        <w:rPr>
          <w:rFonts w:cs="Arial"/>
          <w:lang w:eastAsia="en-US"/>
        </w:rPr>
      </w:pPr>
      <w:r w:rsidRPr="002C1837">
        <w:rPr>
          <w:rFonts w:cs="Arial"/>
          <w:lang w:eastAsia="en-US"/>
        </w:rPr>
        <w:t>Pacotes adicionais de TV</w:t>
      </w:r>
    </w:p>
    <w:p w14:paraId="3C10BA99" w14:textId="77777777" w:rsidR="002C1837" w:rsidRPr="002C1837" w:rsidRDefault="002C1837" w:rsidP="002C1837">
      <w:pPr>
        <w:rPr>
          <w:rFonts w:cs="Arial"/>
          <w:lang w:eastAsia="en-US"/>
        </w:rPr>
      </w:pPr>
      <w:r w:rsidRPr="002C1837">
        <w:rPr>
          <w:rFonts w:cs="Arial"/>
          <w:lang w:eastAsia="en-US"/>
        </w:rPr>
        <w:t>Quantidade de pontos adicionais de TV</w:t>
      </w:r>
    </w:p>
    <w:p w14:paraId="68D36615" w14:textId="77777777" w:rsidR="002C1837" w:rsidRPr="002C1837" w:rsidRDefault="002C1837" w:rsidP="002C1837">
      <w:pPr>
        <w:rPr>
          <w:rFonts w:cs="Arial"/>
          <w:lang w:eastAsia="en-US"/>
        </w:rPr>
      </w:pPr>
      <w:r w:rsidRPr="002C1837">
        <w:rPr>
          <w:rFonts w:cs="Arial"/>
          <w:lang w:eastAsia="en-US"/>
        </w:rPr>
        <w:t>Forma de pagamento</w:t>
      </w:r>
    </w:p>
    <w:p w14:paraId="1100200E" w14:textId="77777777" w:rsidR="002C1837" w:rsidRPr="002C1837" w:rsidRDefault="002C1837" w:rsidP="002C1837">
      <w:pPr>
        <w:rPr>
          <w:rFonts w:cs="Arial"/>
          <w:lang w:eastAsia="en-US"/>
        </w:rPr>
      </w:pPr>
      <w:r w:rsidRPr="002C1837">
        <w:rPr>
          <w:rFonts w:cs="Arial"/>
          <w:lang w:eastAsia="en-US"/>
        </w:rPr>
        <w:t>Nome da Mae</w:t>
      </w:r>
    </w:p>
    <w:p w14:paraId="4CDA6631" w14:textId="77777777" w:rsidR="002C1837" w:rsidRPr="002C1837" w:rsidRDefault="002C1837" w:rsidP="002C1837">
      <w:pPr>
        <w:rPr>
          <w:rFonts w:cs="Arial"/>
          <w:lang w:eastAsia="en-US"/>
        </w:rPr>
      </w:pPr>
      <w:r w:rsidRPr="002C1837">
        <w:rPr>
          <w:rFonts w:cs="Arial"/>
          <w:lang w:eastAsia="en-US"/>
        </w:rPr>
        <w:t>Endereço de instalação</w:t>
      </w:r>
    </w:p>
    <w:p w14:paraId="718F4CF9" w14:textId="77777777" w:rsidR="002C1837" w:rsidRPr="002C1837" w:rsidRDefault="002C1837" w:rsidP="002C1837">
      <w:pPr>
        <w:rPr>
          <w:rFonts w:cs="Arial"/>
          <w:lang w:eastAsia="en-US"/>
        </w:rPr>
      </w:pPr>
      <w:r w:rsidRPr="002C1837">
        <w:rPr>
          <w:rFonts w:cs="Arial"/>
          <w:lang w:eastAsia="en-US"/>
        </w:rPr>
        <w:t>CEP</w:t>
      </w:r>
    </w:p>
    <w:p w14:paraId="2188F13B" w14:textId="77777777" w:rsidR="002C1837" w:rsidRPr="002C1837" w:rsidRDefault="002C1837" w:rsidP="002C1837">
      <w:pPr>
        <w:rPr>
          <w:rFonts w:cs="Arial"/>
          <w:lang w:eastAsia="en-US"/>
        </w:rPr>
      </w:pPr>
      <w:r w:rsidRPr="002C1837">
        <w:rPr>
          <w:rFonts w:cs="Arial"/>
          <w:lang w:eastAsia="en-US"/>
        </w:rPr>
        <w:t>Cidade</w:t>
      </w:r>
    </w:p>
    <w:p w14:paraId="1D9B392E" w14:textId="77777777" w:rsidR="002C1837" w:rsidRPr="002C1837" w:rsidRDefault="002C1837" w:rsidP="002C1837">
      <w:pPr>
        <w:rPr>
          <w:rFonts w:cs="Arial"/>
          <w:lang w:eastAsia="en-US"/>
        </w:rPr>
      </w:pPr>
      <w:r w:rsidRPr="002C1837">
        <w:rPr>
          <w:rFonts w:cs="Arial"/>
          <w:lang w:eastAsia="en-US"/>
        </w:rPr>
        <w:t>UF</w:t>
      </w:r>
    </w:p>
    <w:p w14:paraId="66ED5DE5" w14:textId="77777777" w:rsidR="002C1837" w:rsidRPr="002C1837" w:rsidRDefault="002C1837" w:rsidP="002C1837">
      <w:pPr>
        <w:rPr>
          <w:rFonts w:cs="Arial"/>
          <w:lang w:eastAsia="en-US"/>
        </w:rPr>
      </w:pPr>
      <w:r w:rsidRPr="002C1837">
        <w:rPr>
          <w:rFonts w:cs="Arial"/>
          <w:lang w:eastAsia="en-US"/>
        </w:rPr>
        <w:t>PDV</w:t>
      </w:r>
    </w:p>
    <w:p w14:paraId="3B37FF45" w14:textId="77777777" w:rsidR="002C1837" w:rsidRPr="002C1837" w:rsidRDefault="002C1837" w:rsidP="002C1837">
      <w:pPr>
        <w:rPr>
          <w:rFonts w:cs="Arial"/>
          <w:lang w:eastAsia="en-US"/>
        </w:rPr>
      </w:pPr>
      <w:r w:rsidRPr="002C1837">
        <w:rPr>
          <w:rFonts w:cs="Arial"/>
          <w:lang w:eastAsia="en-US"/>
        </w:rPr>
        <w:t>Matricula Vendedor</w:t>
      </w:r>
    </w:p>
    <w:p w14:paraId="6E48D52D" w14:textId="77777777" w:rsidR="002C1837" w:rsidRPr="002C1837" w:rsidRDefault="002C1837" w:rsidP="002C1837">
      <w:pPr>
        <w:rPr>
          <w:rFonts w:cs="Arial"/>
          <w:lang w:eastAsia="en-US"/>
        </w:rPr>
      </w:pPr>
      <w:r w:rsidRPr="002C1837">
        <w:rPr>
          <w:rFonts w:cs="Arial"/>
          <w:lang w:eastAsia="en-US"/>
        </w:rPr>
        <w:t>Telefone(s) de Contato da proposta</w:t>
      </w:r>
    </w:p>
    <w:p w14:paraId="7B271AC0" w14:textId="77777777" w:rsidR="002C1837" w:rsidRPr="002C1837" w:rsidRDefault="002C1837" w:rsidP="002C1837">
      <w:pPr>
        <w:rPr>
          <w:rFonts w:cs="Arial"/>
          <w:lang w:eastAsia="en-US"/>
        </w:rPr>
      </w:pPr>
      <w:r w:rsidRPr="002C1837">
        <w:rPr>
          <w:rFonts w:cs="Arial"/>
          <w:lang w:eastAsia="en-US"/>
        </w:rPr>
        <w:lastRenderedPageBreak/>
        <w:t>Telefones de contato  encontrados na base de Cadastro (31 Global, SINN e Base de contatos do CRM)</w:t>
      </w:r>
    </w:p>
    <w:p w14:paraId="263A3E40" w14:textId="77777777" w:rsidR="002C1837" w:rsidRPr="002C1837" w:rsidRDefault="002C1837" w:rsidP="002C1837">
      <w:pPr>
        <w:rPr>
          <w:rFonts w:cs="Arial"/>
          <w:lang w:eastAsia="en-US"/>
        </w:rPr>
      </w:pPr>
      <w:r w:rsidRPr="002C1837">
        <w:rPr>
          <w:rFonts w:cs="Arial"/>
          <w:lang w:eastAsia="en-US"/>
        </w:rPr>
        <w:t>Possui restrições no Serasa? (Sim/Não)</w:t>
      </w:r>
    </w:p>
    <w:p w14:paraId="2372D287" w14:textId="77777777" w:rsidR="002C1837" w:rsidRPr="002C1837" w:rsidRDefault="002C1837" w:rsidP="002C1837">
      <w:pPr>
        <w:rPr>
          <w:rFonts w:cs="Arial"/>
          <w:lang w:eastAsia="en-US"/>
        </w:rPr>
      </w:pPr>
      <w:r w:rsidRPr="002C1837">
        <w:rPr>
          <w:rFonts w:cs="Arial"/>
          <w:lang w:eastAsia="en-US"/>
        </w:rPr>
        <w:t xml:space="preserve">Conclusão: (Lista Opções): Aprovado Derivado Negado </w:t>
      </w:r>
    </w:p>
    <w:p w14:paraId="07033E24" w14:textId="77777777" w:rsidR="002C1837" w:rsidRPr="002C1837" w:rsidRDefault="002C1837" w:rsidP="002C1837">
      <w:pPr>
        <w:rPr>
          <w:rFonts w:cs="Arial"/>
          <w:lang w:eastAsia="en-US"/>
        </w:rPr>
      </w:pPr>
      <w:r w:rsidRPr="002C1837">
        <w:rPr>
          <w:rFonts w:cs="Arial"/>
          <w:lang w:eastAsia="en-US"/>
        </w:rPr>
        <w:t>Decisão:(Lista Opções): codigos de aprovações e Negativas (RR06 a 08, AA's, PP's, DD's e DP's)</w:t>
      </w:r>
    </w:p>
    <w:p w14:paraId="2273AE4A" w14:textId="77777777" w:rsidR="002C1837" w:rsidRPr="002C1837" w:rsidRDefault="002C1837" w:rsidP="002C1837">
      <w:pPr>
        <w:rPr>
          <w:rFonts w:cs="Arial"/>
          <w:lang w:eastAsia="en-US"/>
        </w:rPr>
      </w:pPr>
      <w:r w:rsidRPr="002C1837">
        <w:rPr>
          <w:rFonts w:cs="Arial"/>
          <w:lang w:eastAsia="en-US"/>
        </w:rPr>
        <w:t>Risco de score calculado pela FMS</w:t>
      </w:r>
    </w:p>
    <w:p w14:paraId="4AF22419" w14:textId="77777777" w:rsidR="002C1837" w:rsidRPr="002C1837" w:rsidRDefault="002C1837" w:rsidP="002C1837">
      <w:pPr>
        <w:rPr>
          <w:rFonts w:cs="Arial"/>
          <w:lang w:eastAsia="en-US"/>
        </w:rPr>
      </w:pPr>
      <w:r w:rsidRPr="002C1837">
        <w:rPr>
          <w:rFonts w:cs="Arial"/>
          <w:lang w:eastAsia="en-US"/>
        </w:rPr>
        <w:t>Observações (campo texto).</w:t>
      </w:r>
    </w:p>
    <w:p w14:paraId="0EA64CB7" w14:textId="465FBD68" w:rsidR="002C1837" w:rsidRDefault="002C1837" w:rsidP="002C1837">
      <w:pPr>
        <w:rPr>
          <w:lang w:eastAsia="en-US"/>
        </w:rPr>
      </w:pPr>
      <w:r w:rsidRPr="002C1837">
        <w:rPr>
          <w:rFonts w:cs="Arial"/>
          <w:lang w:eastAsia="en-US"/>
        </w:rPr>
        <w:t>As propostas serão apresentadas uma por vez para cada operador. O operador somente poderá selecionar uma nova proposta, após concluir o tratamento dela, exceto nas situações de "Decisão" cujo o código selecionado pelo operador, seja RR06, RR07 e RR08. Estas propostas voltarão para fila de tratamento de X horas em X horas, sendo que na 3 excecução o operador será obrigado a decidir a ação final (aprovado ou negado).</w:t>
      </w:r>
    </w:p>
    <w:p w14:paraId="1CD9D2D0" w14:textId="77777777" w:rsidR="002C1837" w:rsidRDefault="002C1837" w:rsidP="00136D52">
      <w:pPr>
        <w:rPr>
          <w:lang w:eastAsia="en-US"/>
        </w:rPr>
      </w:pPr>
    </w:p>
    <w:p w14:paraId="28CAE53B" w14:textId="77777777" w:rsidR="00682213" w:rsidRDefault="00682213" w:rsidP="00682213">
      <w:pPr>
        <w:rPr>
          <w:lang w:eastAsia="en-US"/>
        </w:rPr>
      </w:pPr>
    </w:p>
    <w:p w14:paraId="0AC8D28B" w14:textId="77777777" w:rsidR="00682213" w:rsidRDefault="00682213" w:rsidP="00682213">
      <w:pPr>
        <w:pStyle w:val="Heading5"/>
      </w:pPr>
      <w:bookmarkStart w:id="48" w:name="_Tratamento_das_Filas"/>
      <w:bookmarkEnd w:id="48"/>
      <w:r>
        <w:t>Tratamento das Filas de Análise</w:t>
      </w:r>
    </w:p>
    <w:p w14:paraId="5541C442" w14:textId="77777777" w:rsidR="00682213" w:rsidRDefault="00682213" w:rsidP="00682213">
      <w:pPr>
        <w:rPr>
          <w:lang w:eastAsia="en-US"/>
        </w:rPr>
      </w:pPr>
    </w:p>
    <w:p w14:paraId="571306CB" w14:textId="77777777" w:rsidR="00682213" w:rsidRDefault="00682213" w:rsidP="00682213">
      <w:pPr>
        <w:rPr>
          <w:lang w:eastAsia="en-US"/>
        </w:rPr>
      </w:pPr>
      <w:r>
        <w:rPr>
          <w:lang w:eastAsia="en-US"/>
        </w:rPr>
        <w:t>Para tratamento dos casos será criado uma tabela de referência que deverá conter por usuário, as filas (Empresarial/Varejo) e Produtos (</w:t>
      </w:r>
      <w:r w:rsidRPr="002C1837">
        <w:rPr>
          <w:rFonts w:cs="Arial"/>
          <w:lang w:eastAsia="en-US"/>
        </w:rPr>
        <w:t>Fixa RI e RII, Móvel, IPTV, TV e VADA</w:t>
      </w:r>
      <w:r>
        <w:rPr>
          <w:rFonts w:cs="Arial"/>
          <w:lang w:eastAsia="en-US"/>
        </w:rPr>
        <w:t>) que o mesmo deve possuir permissão para tratamento. Esta tabela será de manunteção do cliente, uma vez que os usuários poderão ter suas permissões de tratamento adicionadas ou removidas. Abaixo protótipo de funcionamento da tela:</w:t>
      </w:r>
    </w:p>
    <w:p w14:paraId="0FF88C64" w14:textId="77777777" w:rsidR="00682213" w:rsidRDefault="00682213" w:rsidP="00682213">
      <w:pPr>
        <w:rPr>
          <w:lang w:eastAsia="en-US"/>
        </w:rPr>
      </w:pPr>
    </w:p>
    <w:p w14:paraId="4D2E885B" w14:textId="77777777" w:rsidR="00682213" w:rsidRDefault="00682213" w:rsidP="00682213">
      <w:pPr>
        <w:rPr>
          <w:lang w:eastAsia="en-US"/>
        </w:rPr>
      </w:pPr>
      <w:r>
        <w:rPr>
          <w:noProof/>
        </w:rPr>
        <w:lastRenderedPageBreak/>
        <w:drawing>
          <wp:inline distT="0" distB="0" distL="0" distR="0" wp14:anchorId="7F167683" wp14:editId="1BCD6E09">
            <wp:extent cx="6480810" cy="31369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810" cy="3136900"/>
                    </a:xfrm>
                    <a:prstGeom prst="rect">
                      <a:avLst/>
                    </a:prstGeom>
                  </pic:spPr>
                </pic:pic>
              </a:graphicData>
            </a:graphic>
          </wp:inline>
        </w:drawing>
      </w:r>
    </w:p>
    <w:p w14:paraId="0D31F576" w14:textId="77777777" w:rsidR="00682213" w:rsidRDefault="00682213" w:rsidP="00682213">
      <w:pPr>
        <w:rPr>
          <w:lang w:eastAsia="en-US"/>
        </w:rPr>
      </w:pPr>
    </w:p>
    <w:p w14:paraId="50A260A5" w14:textId="77777777" w:rsidR="00682213" w:rsidRDefault="00682213" w:rsidP="00682213">
      <w:pPr>
        <w:rPr>
          <w:lang w:eastAsia="en-US"/>
        </w:rPr>
      </w:pPr>
    </w:p>
    <w:p w14:paraId="00627D4D" w14:textId="77777777" w:rsidR="00682213" w:rsidRDefault="00682213" w:rsidP="00682213">
      <w:pPr>
        <w:pStyle w:val="Heading5"/>
      </w:pPr>
      <w:r>
        <w:t>Apresentação dos Dados da Proposta</w:t>
      </w:r>
    </w:p>
    <w:p w14:paraId="5D6DA0E7" w14:textId="77777777" w:rsidR="00682213" w:rsidRDefault="00682213" w:rsidP="00682213">
      <w:pPr>
        <w:rPr>
          <w:lang w:eastAsia="en-US"/>
        </w:rPr>
      </w:pPr>
    </w:p>
    <w:p w14:paraId="51C2A505" w14:textId="77777777" w:rsidR="00682213" w:rsidRDefault="00682213" w:rsidP="00682213">
      <w:pPr>
        <w:rPr>
          <w:lang w:eastAsia="en-US"/>
        </w:rPr>
      </w:pPr>
    </w:p>
    <w:p w14:paraId="334196A5" w14:textId="77777777" w:rsidR="00682213" w:rsidRDefault="00682213" w:rsidP="00682213">
      <w:pPr>
        <w:rPr>
          <w:lang w:eastAsia="en-US"/>
        </w:rPr>
      </w:pPr>
      <w:r>
        <w:rPr>
          <w:lang w:eastAsia="en-US"/>
        </w:rPr>
        <w:t>Os campos solicitados serão mapeados e apresentados conforme abaixo:</w:t>
      </w:r>
    </w:p>
    <w:p w14:paraId="763D0C02" w14:textId="77777777" w:rsidR="00682213" w:rsidRDefault="00682213" w:rsidP="00682213">
      <w:pPr>
        <w:rPr>
          <w:lang w:eastAsia="en-US"/>
        </w:rPr>
      </w:pPr>
    </w:p>
    <w:tbl>
      <w:tblPr>
        <w:tblW w:w="5000" w:type="pct"/>
        <w:tblLayout w:type="fixed"/>
        <w:tblCellMar>
          <w:left w:w="70" w:type="dxa"/>
          <w:right w:w="70" w:type="dxa"/>
        </w:tblCellMar>
        <w:tblLook w:val="04A0" w:firstRow="1" w:lastRow="0" w:firstColumn="1" w:lastColumn="0" w:noHBand="0" w:noVBand="1"/>
      </w:tblPr>
      <w:tblGrid>
        <w:gridCol w:w="3680"/>
        <w:gridCol w:w="4252"/>
        <w:gridCol w:w="1277"/>
        <w:gridCol w:w="987"/>
      </w:tblGrid>
      <w:tr w:rsidR="00682213" w:rsidRPr="00C42BEF" w14:paraId="476E7B91" w14:textId="77777777" w:rsidTr="00913945">
        <w:trPr>
          <w:trHeight w:val="300"/>
        </w:trPr>
        <w:tc>
          <w:tcPr>
            <w:tcW w:w="1805" w:type="pct"/>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1F02A14A"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CAMPO</w:t>
            </w:r>
          </w:p>
        </w:tc>
        <w:tc>
          <w:tcPr>
            <w:tcW w:w="2085" w:type="pct"/>
            <w:tcBorders>
              <w:top w:val="single" w:sz="4" w:space="0" w:color="auto"/>
              <w:left w:val="nil"/>
              <w:bottom w:val="single" w:sz="4" w:space="0" w:color="auto"/>
              <w:right w:val="single" w:sz="4" w:space="0" w:color="auto"/>
            </w:tcBorders>
            <w:shd w:val="clear" w:color="000000" w:fill="A6A6A6"/>
            <w:noWrap/>
            <w:vAlign w:val="bottom"/>
            <w:hideMark/>
          </w:tcPr>
          <w:p w14:paraId="42F25166"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MAPEAMENTO</w:t>
            </w:r>
          </w:p>
        </w:tc>
        <w:tc>
          <w:tcPr>
            <w:tcW w:w="626" w:type="pct"/>
            <w:tcBorders>
              <w:top w:val="single" w:sz="4" w:space="0" w:color="auto"/>
              <w:left w:val="nil"/>
              <w:bottom w:val="single" w:sz="4" w:space="0" w:color="auto"/>
              <w:right w:val="single" w:sz="4" w:space="0" w:color="auto"/>
            </w:tcBorders>
            <w:shd w:val="clear" w:color="000000" w:fill="A6A6A6"/>
            <w:noWrap/>
            <w:vAlign w:val="bottom"/>
            <w:hideMark/>
          </w:tcPr>
          <w:p w14:paraId="652994C3"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BASE</w:t>
            </w:r>
          </w:p>
        </w:tc>
        <w:tc>
          <w:tcPr>
            <w:tcW w:w="484" w:type="pct"/>
            <w:tcBorders>
              <w:top w:val="single" w:sz="4" w:space="0" w:color="auto"/>
              <w:left w:val="nil"/>
              <w:bottom w:val="single" w:sz="4" w:space="0" w:color="auto"/>
              <w:right w:val="single" w:sz="4" w:space="0" w:color="auto"/>
            </w:tcBorders>
            <w:shd w:val="clear" w:color="000000" w:fill="A6A6A6"/>
            <w:noWrap/>
            <w:vAlign w:val="bottom"/>
            <w:hideMark/>
          </w:tcPr>
          <w:p w14:paraId="073CED76"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REGRA</w:t>
            </w:r>
          </w:p>
        </w:tc>
      </w:tr>
      <w:tr w:rsidR="00682213" w:rsidRPr="00C42BEF" w14:paraId="283B8E32" w14:textId="77777777" w:rsidTr="00913945">
        <w:trPr>
          <w:trHeight w:val="300"/>
        </w:trPr>
        <w:tc>
          <w:tcPr>
            <w:tcW w:w="1805" w:type="pct"/>
            <w:tcBorders>
              <w:top w:val="nil"/>
              <w:left w:val="single" w:sz="4" w:space="0" w:color="auto"/>
              <w:bottom w:val="single" w:sz="4" w:space="0" w:color="auto"/>
              <w:right w:val="single" w:sz="4" w:space="0" w:color="auto"/>
            </w:tcBorders>
            <w:shd w:val="clear" w:color="auto" w:fill="auto"/>
            <w:noWrap/>
            <w:vAlign w:val="center"/>
            <w:hideMark/>
          </w:tcPr>
          <w:p w14:paraId="74875040" w14:textId="77777777" w:rsidR="00682213" w:rsidRPr="00C42BEF" w:rsidRDefault="00682213" w:rsidP="00913945">
            <w:pPr>
              <w:rPr>
                <w:rFonts w:cs="Arial"/>
                <w:color w:val="000000"/>
              </w:rPr>
            </w:pPr>
            <w:r w:rsidRPr="00C42BEF">
              <w:rPr>
                <w:rFonts w:cs="Arial"/>
                <w:color w:val="000000"/>
                <w:lang w:eastAsia="en-US"/>
              </w:rPr>
              <w:t>Número da proposta</w:t>
            </w:r>
          </w:p>
        </w:tc>
        <w:tc>
          <w:tcPr>
            <w:tcW w:w="2085" w:type="pct"/>
            <w:tcBorders>
              <w:top w:val="nil"/>
              <w:left w:val="nil"/>
              <w:bottom w:val="single" w:sz="4" w:space="0" w:color="auto"/>
              <w:right w:val="single" w:sz="4" w:space="0" w:color="auto"/>
            </w:tcBorders>
            <w:shd w:val="clear" w:color="auto" w:fill="auto"/>
            <w:noWrap/>
            <w:vAlign w:val="bottom"/>
            <w:hideMark/>
          </w:tcPr>
          <w:p w14:paraId="061E9AA5"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xml:space="preserve"> Número da proposta</w:t>
            </w:r>
          </w:p>
        </w:tc>
        <w:tc>
          <w:tcPr>
            <w:tcW w:w="626" w:type="pct"/>
            <w:tcBorders>
              <w:top w:val="nil"/>
              <w:left w:val="nil"/>
              <w:bottom w:val="single" w:sz="4" w:space="0" w:color="auto"/>
              <w:right w:val="single" w:sz="4" w:space="0" w:color="auto"/>
            </w:tcBorders>
            <w:shd w:val="clear" w:color="auto" w:fill="auto"/>
            <w:noWrap/>
            <w:vAlign w:val="bottom"/>
            <w:hideMark/>
          </w:tcPr>
          <w:p w14:paraId="5F1F54ED"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5009EFA6"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RGN01</w:t>
            </w:r>
          </w:p>
        </w:tc>
      </w:tr>
      <w:tr w:rsidR="00682213" w:rsidRPr="00C42BEF" w14:paraId="21E834B1" w14:textId="77777777" w:rsidTr="00913945">
        <w:trPr>
          <w:trHeight w:val="300"/>
        </w:trPr>
        <w:tc>
          <w:tcPr>
            <w:tcW w:w="1805" w:type="pct"/>
            <w:tcBorders>
              <w:top w:val="nil"/>
              <w:left w:val="single" w:sz="4" w:space="0" w:color="auto"/>
              <w:bottom w:val="single" w:sz="4" w:space="0" w:color="auto"/>
              <w:right w:val="single" w:sz="4" w:space="0" w:color="auto"/>
            </w:tcBorders>
            <w:shd w:val="clear" w:color="auto" w:fill="auto"/>
            <w:noWrap/>
            <w:vAlign w:val="center"/>
            <w:hideMark/>
          </w:tcPr>
          <w:p w14:paraId="0FCAD44E" w14:textId="77777777" w:rsidR="00682213" w:rsidRPr="00C42BEF" w:rsidRDefault="00682213" w:rsidP="00913945">
            <w:pPr>
              <w:rPr>
                <w:rFonts w:cs="Arial"/>
                <w:color w:val="000000"/>
              </w:rPr>
            </w:pPr>
            <w:r w:rsidRPr="00C42BEF">
              <w:rPr>
                <w:rFonts w:cs="Arial"/>
                <w:color w:val="000000"/>
                <w:lang w:eastAsia="en-US"/>
              </w:rPr>
              <w:t>Data hora abertura da proposta (dd-mm-yy hh:mi:ss)</w:t>
            </w:r>
          </w:p>
        </w:tc>
        <w:tc>
          <w:tcPr>
            <w:tcW w:w="2085" w:type="pct"/>
            <w:tcBorders>
              <w:top w:val="nil"/>
              <w:left w:val="nil"/>
              <w:bottom w:val="single" w:sz="4" w:space="0" w:color="auto"/>
              <w:right w:val="single" w:sz="4" w:space="0" w:color="auto"/>
            </w:tcBorders>
            <w:shd w:val="clear" w:color="auto" w:fill="auto"/>
            <w:noWrap/>
            <w:vAlign w:val="bottom"/>
            <w:hideMark/>
          </w:tcPr>
          <w:p w14:paraId="733F7A64"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xml:space="preserve"> Data e hora de inclusão da proposta</w:t>
            </w:r>
          </w:p>
        </w:tc>
        <w:tc>
          <w:tcPr>
            <w:tcW w:w="626" w:type="pct"/>
            <w:tcBorders>
              <w:top w:val="nil"/>
              <w:left w:val="nil"/>
              <w:bottom w:val="single" w:sz="4" w:space="0" w:color="auto"/>
              <w:right w:val="single" w:sz="4" w:space="0" w:color="auto"/>
            </w:tcBorders>
            <w:shd w:val="clear" w:color="auto" w:fill="auto"/>
            <w:noWrap/>
            <w:vAlign w:val="bottom"/>
            <w:hideMark/>
          </w:tcPr>
          <w:p w14:paraId="65474829"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7AA83438"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RGN02</w:t>
            </w:r>
          </w:p>
        </w:tc>
      </w:tr>
      <w:tr w:rsidR="00682213" w:rsidRPr="00C42BEF" w14:paraId="4D3C5B25" w14:textId="77777777" w:rsidTr="00913945">
        <w:trPr>
          <w:trHeight w:val="300"/>
        </w:trPr>
        <w:tc>
          <w:tcPr>
            <w:tcW w:w="1805" w:type="pct"/>
            <w:tcBorders>
              <w:top w:val="nil"/>
              <w:left w:val="single" w:sz="4" w:space="0" w:color="auto"/>
              <w:bottom w:val="single" w:sz="4" w:space="0" w:color="auto"/>
              <w:right w:val="single" w:sz="4" w:space="0" w:color="auto"/>
            </w:tcBorders>
            <w:shd w:val="clear" w:color="auto" w:fill="auto"/>
            <w:noWrap/>
            <w:vAlign w:val="center"/>
            <w:hideMark/>
          </w:tcPr>
          <w:p w14:paraId="643A36F3" w14:textId="77777777" w:rsidR="00682213" w:rsidRPr="00C42BEF" w:rsidRDefault="00682213" w:rsidP="00913945">
            <w:pPr>
              <w:rPr>
                <w:rFonts w:cs="Arial"/>
                <w:color w:val="000000"/>
              </w:rPr>
            </w:pPr>
            <w:r w:rsidRPr="00C42BEF">
              <w:rPr>
                <w:rFonts w:cs="Arial"/>
                <w:color w:val="000000"/>
                <w:lang w:eastAsia="en-US"/>
              </w:rPr>
              <w:t>Nome do cliente</w:t>
            </w:r>
          </w:p>
        </w:tc>
        <w:tc>
          <w:tcPr>
            <w:tcW w:w="2085" w:type="pct"/>
            <w:tcBorders>
              <w:top w:val="nil"/>
              <w:left w:val="nil"/>
              <w:bottom w:val="single" w:sz="4" w:space="0" w:color="auto"/>
              <w:right w:val="single" w:sz="4" w:space="0" w:color="auto"/>
            </w:tcBorders>
            <w:shd w:val="clear" w:color="auto" w:fill="auto"/>
            <w:noWrap/>
            <w:vAlign w:val="bottom"/>
            <w:hideMark/>
          </w:tcPr>
          <w:p w14:paraId="285B0183"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xml:space="preserve"> Nome do cliente informado na proposta</w:t>
            </w:r>
          </w:p>
        </w:tc>
        <w:tc>
          <w:tcPr>
            <w:tcW w:w="626" w:type="pct"/>
            <w:tcBorders>
              <w:top w:val="nil"/>
              <w:left w:val="nil"/>
              <w:bottom w:val="single" w:sz="4" w:space="0" w:color="auto"/>
              <w:right w:val="single" w:sz="4" w:space="0" w:color="auto"/>
            </w:tcBorders>
            <w:shd w:val="clear" w:color="auto" w:fill="auto"/>
            <w:noWrap/>
            <w:vAlign w:val="bottom"/>
            <w:hideMark/>
          </w:tcPr>
          <w:p w14:paraId="4655D462"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65C18C9D"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RGN01</w:t>
            </w:r>
          </w:p>
        </w:tc>
      </w:tr>
      <w:tr w:rsidR="00682213" w:rsidRPr="00C42BEF" w14:paraId="1C766696" w14:textId="77777777" w:rsidTr="00913945">
        <w:trPr>
          <w:trHeight w:val="300"/>
        </w:trPr>
        <w:tc>
          <w:tcPr>
            <w:tcW w:w="1805" w:type="pct"/>
            <w:tcBorders>
              <w:top w:val="nil"/>
              <w:left w:val="single" w:sz="4" w:space="0" w:color="auto"/>
              <w:bottom w:val="single" w:sz="4" w:space="0" w:color="auto"/>
              <w:right w:val="single" w:sz="4" w:space="0" w:color="auto"/>
            </w:tcBorders>
            <w:shd w:val="clear" w:color="auto" w:fill="auto"/>
            <w:noWrap/>
            <w:vAlign w:val="center"/>
            <w:hideMark/>
          </w:tcPr>
          <w:p w14:paraId="1F817ACD" w14:textId="77777777" w:rsidR="00682213" w:rsidRPr="00C42BEF" w:rsidRDefault="00682213" w:rsidP="00913945">
            <w:pPr>
              <w:rPr>
                <w:rFonts w:cs="Arial"/>
                <w:color w:val="000000"/>
              </w:rPr>
            </w:pPr>
            <w:r w:rsidRPr="00C42BEF">
              <w:rPr>
                <w:rFonts w:cs="Arial"/>
                <w:color w:val="000000"/>
                <w:lang w:eastAsia="en-US"/>
              </w:rPr>
              <w:t>CPF</w:t>
            </w:r>
          </w:p>
        </w:tc>
        <w:tc>
          <w:tcPr>
            <w:tcW w:w="2085" w:type="pct"/>
            <w:tcBorders>
              <w:top w:val="nil"/>
              <w:left w:val="nil"/>
              <w:bottom w:val="single" w:sz="4" w:space="0" w:color="auto"/>
              <w:right w:val="single" w:sz="4" w:space="0" w:color="auto"/>
            </w:tcBorders>
            <w:shd w:val="clear" w:color="auto" w:fill="auto"/>
            <w:noWrap/>
            <w:vAlign w:val="bottom"/>
            <w:hideMark/>
          </w:tcPr>
          <w:p w14:paraId="4550D494"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xml:space="preserve"> CPF ou CNPJ do cliente</w:t>
            </w:r>
          </w:p>
        </w:tc>
        <w:tc>
          <w:tcPr>
            <w:tcW w:w="626" w:type="pct"/>
            <w:tcBorders>
              <w:top w:val="nil"/>
              <w:left w:val="nil"/>
              <w:bottom w:val="single" w:sz="4" w:space="0" w:color="auto"/>
              <w:right w:val="single" w:sz="4" w:space="0" w:color="auto"/>
            </w:tcBorders>
            <w:shd w:val="clear" w:color="auto" w:fill="auto"/>
            <w:noWrap/>
            <w:vAlign w:val="bottom"/>
            <w:hideMark/>
          </w:tcPr>
          <w:p w14:paraId="48F7FDE4"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6CD402A5"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RGN01</w:t>
            </w:r>
          </w:p>
        </w:tc>
      </w:tr>
      <w:tr w:rsidR="00682213" w:rsidRPr="00C42BEF" w14:paraId="676B07EE" w14:textId="77777777" w:rsidTr="00913945">
        <w:trPr>
          <w:trHeight w:val="300"/>
        </w:trPr>
        <w:tc>
          <w:tcPr>
            <w:tcW w:w="1805" w:type="pct"/>
            <w:tcBorders>
              <w:top w:val="nil"/>
              <w:left w:val="single" w:sz="4" w:space="0" w:color="auto"/>
              <w:bottom w:val="single" w:sz="4" w:space="0" w:color="auto"/>
              <w:right w:val="single" w:sz="4" w:space="0" w:color="auto"/>
            </w:tcBorders>
            <w:shd w:val="clear" w:color="auto" w:fill="auto"/>
            <w:noWrap/>
            <w:vAlign w:val="center"/>
            <w:hideMark/>
          </w:tcPr>
          <w:p w14:paraId="054A38AD" w14:textId="77777777" w:rsidR="00682213" w:rsidRPr="00C42BEF" w:rsidRDefault="00682213" w:rsidP="00913945">
            <w:pPr>
              <w:rPr>
                <w:rFonts w:cs="Arial"/>
                <w:color w:val="000000"/>
              </w:rPr>
            </w:pPr>
            <w:r w:rsidRPr="00C42BEF">
              <w:rPr>
                <w:rFonts w:cs="Arial"/>
                <w:color w:val="000000"/>
                <w:lang w:eastAsia="en-US"/>
              </w:rPr>
              <w:t>Data nascimento</w:t>
            </w:r>
          </w:p>
        </w:tc>
        <w:tc>
          <w:tcPr>
            <w:tcW w:w="2085" w:type="pct"/>
            <w:tcBorders>
              <w:top w:val="nil"/>
              <w:left w:val="nil"/>
              <w:bottom w:val="single" w:sz="4" w:space="0" w:color="auto"/>
              <w:right w:val="single" w:sz="4" w:space="0" w:color="auto"/>
            </w:tcBorders>
            <w:shd w:val="clear" w:color="auto" w:fill="auto"/>
            <w:noWrap/>
            <w:vAlign w:val="bottom"/>
            <w:hideMark/>
          </w:tcPr>
          <w:p w14:paraId="0B6CF076"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xml:space="preserve"> Data de nascimento informada pelo vendedor</w:t>
            </w:r>
          </w:p>
        </w:tc>
        <w:tc>
          <w:tcPr>
            <w:tcW w:w="626" w:type="pct"/>
            <w:tcBorders>
              <w:top w:val="nil"/>
              <w:left w:val="nil"/>
              <w:bottom w:val="single" w:sz="4" w:space="0" w:color="auto"/>
              <w:right w:val="single" w:sz="4" w:space="0" w:color="auto"/>
            </w:tcBorders>
            <w:shd w:val="clear" w:color="auto" w:fill="auto"/>
            <w:noWrap/>
            <w:vAlign w:val="bottom"/>
            <w:hideMark/>
          </w:tcPr>
          <w:p w14:paraId="6D518767"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6BC45E85"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RGN01</w:t>
            </w:r>
          </w:p>
        </w:tc>
      </w:tr>
      <w:tr w:rsidR="00682213" w:rsidRPr="00C42BEF" w14:paraId="797A8F38" w14:textId="77777777" w:rsidTr="00913945">
        <w:trPr>
          <w:trHeight w:val="300"/>
        </w:trPr>
        <w:tc>
          <w:tcPr>
            <w:tcW w:w="1805" w:type="pct"/>
            <w:tcBorders>
              <w:top w:val="nil"/>
              <w:left w:val="single" w:sz="4" w:space="0" w:color="auto"/>
              <w:bottom w:val="single" w:sz="4" w:space="0" w:color="auto"/>
              <w:right w:val="single" w:sz="4" w:space="0" w:color="auto"/>
            </w:tcBorders>
            <w:shd w:val="clear" w:color="000000" w:fill="FFFF00"/>
            <w:noWrap/>
            <w:vAlign w:val="center"/>
            <w:hideMark/>
          </w:tcPr>
          <w:p w14:paraId="101C19CB" w14:textId="77777777" w:rsidR="00682213" w:rsidRPr="00C42BEF" w:rsidRDefault="00682213" w:rsidP="00913945">
            <w:pPr>
              <w:rPr>
                <w:rFonts w:cs="Arial"/>
                <w:color w:val="000000"/>
              </w:rPr>
            </w:pPr>
            <w:r w:rsidRPr="00C42BEF">
              <w:rPr>
                <w:rFonts w:cs="Arial"/>
                <w:color w:val="000000"/>
                <w:lang w:eastAsia="en-US"/>
              </w:rPr>
              <w:t>Posto Derivado: (RR's)</w:t>
            </w:r>
          </w:p>
        </w:tc>
        <w:tc>
          <w:tcPr>
            <w:tcW w:w="2085" w:type="pct"/>
            <w:tcBorders>
              <w:top w:val="nil"/>
              <w:left w:val="nil"/>
              <w:bottom w:val="single" w:sz="4" w:space="0" w:color="auto"/>
              <w:right w:val="single" w:sz="4" w:space="0" w:color="auto"/>
            </w:tcBorders>
            <w:shd w:val="clear" w:color="000000" w:fill="FFFF00"/>
            <w:noWrap/>
            <w:vAlign w:val="bottom"/>
            <w:hideMark/>
          </w:tcPr>
          <w:p w14:paraId="21163C8B"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w:t>
            </w:r>
          </w:p>
        </w:tc>
        <w:tc>
          <w:tcPr>
            <w:tcW w:w="626" w:type="pct"/>
            <w:tcBorders>
              <w:top w:val="nil"/>
              <w:left w:val="nil"/>
              <w:bottom w:val="single" w:sz="4" w:space="0" w:color="auto"/>
              <w:right w:val="single" w:sz="4" w:space="0" w:color="auto"/>
            </w:tcBorders>
            <w:shd w:val="clear" w:color="000000" w:fill="FFFF00"/>
            <w:noWrap/>
            <w:vAlign w:val="bottom"/>
            <w:hideMark/>
          </w:tcPr>
          <w:p w14:paraId="6D1D5205"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w:t>
            </w:r>
          </w:p>
        </w:tc>
        <w:tc>
          <w:tcPr>
            <w:tcW w:w="484" w:type="pct"/>
            <w:tcBorders>
              <w:top w:val="nil"/>
              <w:left w:val="nil"/>
              <w:bottom w:val="single" w:sz="4" w:space="0" w:color="auto"/>
              <w:right w:val="single" w:sz="4" w:space="0" w:color="auto"/>
            </w:tcBorders>
            <w:shd w:val="clear" w:color="000000" w:fill="FFFF00"/>
            <w:noWrap/>
            <w:vAlign w:val="bottom"/>
            <w:hideMark/>
          </w:tcPr>
          <w:p w14:paraId="18E08C7E"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w:t>
            </w:r>
          </w:p>
        </w:tc>
      </w:tr>
      <w:tr w:rsidR="00682213" w:rsidRPr="00C42BEF" w14:paraId="0D096221" w14:textId="77777777" w:rsidTr="00913945">
        <w:trPr>
          <w:trHeight w:val="300"/>
        </w:trPr>
        <w:tc>
          <w:tcPr>
            <w:tcW w:w="1805" w:type="pct"/>
            <w:tcBorders>
              <w:top w:val="nil"/>
              <w:left w:val="single" w:sz="4" w:space="0" w:color="auto"/>
              <w:bottom w:val="single" w:sz="4" w:space="0" w:color="auto"/>
              <w:right w:val="single" w:sz="4" w:space="0" w:color="auto"/>
            </w:tcBorders>
            <w:shd w:val="clear" w:color="000000" w:fill="FFFF00"/>
            <w:noWrap/>
            <w:vAlign w:val="center"/>
            <w:hideMark/>
          </w:tcPr>
          <w:p w14:paraId="6DD54230" w14:textId="77777777" w:rsidR="00682213" w:rsidRPr="00C42BEF" w:rsidRDefault="00682213" w:rsidP="00913945">
            <w:pPr>
              <w:rPr>
                <w:rFonts w:cs="Arial"/>
                <w:color w:val="000000"/>
              </w:rPr>
            </w:pPr>
            <w:r w:rsidRPr="00C42BEF">
              <w:rPr>
                <w:rFonts w:cs="Arial"/>
                <w:color w:val="000000"/>
                <w:lang w:eastAsia="en-US"/>
              </w:rPr>
              <w:lastRenderedPageBreak/>
              <w:t>Consulta Receita Federal? (Sim/Nao)</w:t>
            </w:r>
          </w:p>
        </w:tc>
        <w:tc>
          <w:tcPr>
            <w:tcW w:w="2085" w:type="pct"/>
            <w:tcBorders>
              <w:top w:val="nil"/>
              <w:left w:val="nil"/>
              <w:bottom w:val="single" w:sz="4" w:space="0" w:color="auto"/>
              <w:right w:val="single" w:sz="4" w:space="0" w:color="auto"/>
            </w:tcBorders>
            <w:shd w:val="clear" w:color="000000" w:fill="FFFF00"/>
            <w:noWrap/>
            <w:vAlign w:val="bottom"/>
            <w:hideMark/>
          </w:tcPr>
          <w:p w14:paraId="29592C8A"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w:t>
            </w:r>
          </w:p>
        </w:tc>
        <w:tc>
          <w:tcPr>
            <w:tcW w:w="626" w:type="pct"/>
            <w:tcBorders>
              <w:top w:val="nil"/>
              <w:left w:val="nil"/>
              <w:bottom w:val="single" w:sz="4" w:space="0" w:color="auto"/>
              <w:right w:val="single" w:sz="4" w:space="0" w:color="auto"/>
            </w:tcBorders>
            <w:shd w:val="clear" w:color="000000" w:fill="FFFF00"/>
            <w:noWrap/>
            <w:vAlign w:val="bottom"/>
            <w:hideMark/>
          </w:tcPr>
          <w:p w14:paraId="5D0E82C6"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w:t>
            </w:r>
          </w:p>
        </w:tc>
        <w:tc>
          <w:tcPr>
            <w:tcW w:w="484" w:type="pct"/>
            <w:tcBorders>
              <w:top w:val="nil"/>
              <w:left w:val="nil"/>
              <w:bottom w:val="single" w:sz="4" w:space="0" w:color="auto"/>
              <w:right w:val="single" w:sz="4" w:space="0" w:color="auto"/>
            </w:tcBorders>
            <w:shd w:val="clear" w:color="000000" w:fill="FFFF00"/>
            <w:noWrap/>
            <w:vAlign w:val="bottom"/>
            <w:hideMark/>
          </w:tcPr>
          <w:p w14:paraId="10BBBB34"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w:t>
            </w:r>
          </w:p>
        </w:tc>
      </w:tr>
      <w:tr w:rsidR="00682213" w:rsidRPr="00C42BEF" w14:paraId="23600910" w14:textId="77777777" w:rsidTr="00913945">
        <w:trPr>
          <w:trHeight w:val="300"/>
        </w:trPr>
        <w:tc>
          <w:tcPr>
            <w:tcW w:w="1805" w:type="pct"/>
            <w:tcBorders>
              <w:top w:val="nil"/>
              <w:left w:val="single" w:sz="4" w:space="0" w:color="auto"/>
              <w:bottom w:val="single" w:sz="4" w:space="0" w:color="auto"/>
              <w:right w:val="single" w:sz="4" w:space="0" w:color="auto"/>
            </w:tcBorders>
            <w:shd w:val="clear" w:color="000000" w:fill="FFFF00"/>
            <w:noWrap/>
            <w:vAlign w:val="center"/>
            <w:hideMark/>
          </w:tcPr>
          <w:p w14:paraId="3C065438" w14:textId="77777777" w:rsidR="00682213" w:rsidRPr="00C42BEF" w:rsidRDefault="00682213" w:rsidP="00913945">
            <w:pPr>
              <w:rPr>
                <w:rFonts w:cs="Arial"/>
                <w:color w:val="000000"/>
              </w:rPr>
            </w:pPr>
            <w:r w:rsidRPr="00C42BEF">
              <w:rPr>
                <w:rFonts w:cs="Arial"/>
                <w:color w:val="000000"/>
                <w:lang w:eastAsia="en-US"/>
              </w:rPr>
              <w:t>Cliente possui fatura vencida? Em qual(s)?</w:t>
            </w:r>
          </w:p>
        </w:tc>
        <w:tc>
          <w:tcPr>
            <w:tcW w:w="2085" w:type="pct"/>
            <w:tcBorders>
              <w:top w:val="nil"/>
              <w:left w:val="nil"/>
              <w:bottom w:val="single" w:sz="4" w:space="0" w:color="auto"/>
              <w:right w:val="single" w:sz="4" w:space="0" w:color="auto"/>
            </w:tcBorders>
            <w:shd w:val="clear" w:color="000000" w:fill="FFFF00"/>
            <w:noWrap/>
            <w:vAlign w:val="bottom"/>
            <w:hideMark/>
          </w:tcPr>
          <w:p w14:paraId="59D9C614"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w:t>
            </w:r>
          </w:p>
        </w:tc>
        <w:tc>
          <w:tcPr>
            <w:tcW w:w="626" w:type="pct"/>
            <w:tcBorders>
              <w:top w:val="nil"/>
              <w:left w:val="nil"/>
              <w:bottom w:val="single" w:sz="4" w:space="0" w:color="auto"/>
              <w:right w:val="single" w:sz="4" w:space="0" w:color="auto"/>
            </w:tcBorders>
            <w:shd w:val="clear" w:color="000000" w:fill="FFFF00"/>
            <w:noWrap/>
            <w:vAlign w:val="bottom"/>
            <w:hideMark/>
          </w:tcPr>
          <w:p w14:paraId="1290D006"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w:t>
            </w:r>
          </w:p>
        </w:tc>
        <w:tc>
          <w:tcPr>
            <w:tcW w:w="484" w:type="pct"/>
            <w:tcBorders>
              <w:top w:val="nil"/>
              <w:left w:val="nil"/>
              <w:bottom w:val="single" w:sz="4" w:space="0" w:color="auto"/>
              <w:right w:val="single" w:sz="4" w:space="0" w:color="auto"/>
            </w:tcBorders>
            <w:shd w:val="clear" w:color="000000" w:fill="FFFF00"/>
            <w:noWrap/>
            <w:vAlign w:val="bottom"/>
            <w:hideMark/>
          </w:tcPr>
          <w:p w14:paraId="58893917"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w:t>
            </w:r>
          </w:p>
        </w:tc>
      </w:tr>
      <w:tr w:rsidR="00682213" w:rsidRPr="00C42BEF" w14:paraId="520B3978" w14:textId="77777777" w:rsidTr="00913945">
        <w:trPr>
          <w:trHeight w:val="300"/>
        </w:trPr>
        <w:tc>
          <w:tcPr>
            <w:tcW w:w="180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6487F42" w14:textId="77777777" w:rsidR="00682213" w:rsidRPr="00C42BEF" w:rsidRDefault="00682213" w:rsidP="00913945">
            <w:pPr>
              <w:jc w:val="left"/>
              <w:rPr>
                <w:rFonts w:cs="Arial"/>
                <w:color w:val="000000"/>
              </w:rPr>
            </w:pPr>
            <w:r w:rsidRPr="00C42BEF">
              <w:rPr>
                <w:rFonts w:cs="Arial"/>
                <w:color w:val="000000"/>
                <w:lang w:eastAsia="en-US"/>
              </w:rPr>
              <w:t>Dias de Atraso da Fatura (por produto)</w:t>
            </w:r>
          </w:p>
        </w:tc>
        <w:tc>
          <w:tcPr>
            <w:tcW w:w="2085" w:type="pct"/>
            <w:tcBorders>
              <w:top w:val="nil"/>
              <w:left w:val="nil"/>
              <w:bottom w:val="single" w:sz="4" w:space="0" w:color="auto"/>
              <w:right w:val="single" w:sz="4" w:space="0" w:color="auto"/>
            </w:tcBorders>
            <w:shd w:val="clear" w:color="auto" w:fill="auto"/>
            <w:noWrap/>
            <w:vAlign w:val="bottom"/>
            <w:hideMark/>
          </w:tcPr>
          <w:p w14:paraId="1646D5A7"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xml:space="preserve"> dias de atraso na Fixa R1</w:t>
            </w:r>
          </w:p>
        </w:tc>
        <w:tc>
          <w:tcPr>
            <w:tcW w:w="626" w:type="pct"/>
            <w:tcBorders>
              <w:top w:val="nil"/>
              <w:left w:val="nil"/>
              <w:bottom w:val="single" w:sz="4" w:space="0" w:color="auto"/>
              <w:right w:val="single" w:sz="4" w:space="0" w:color="auto"/>
            </w:tcBorders>
            <w:shd w:val="clear" w:color="auto" w:fill="auto"/>
            <w:noWrap/>
            <w:vAlign w:val="bottom"/>
            <w:hideMark/>
          </w:tcPr>
          <w:p w14:paraId="367F36DE"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4968BC43"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RGN01</w:t>
            </w:r>
          </w:p>
        </w:tc>
      </w:tr>
      <w:tr w:rsidR="00682213" w:rsidRPr="00C42BEF" w14:paraId="07E5BFFE" w14:textId="77777777" w:rsidTr="00913945">
        <w:trPr>
          <w:trHeight w:val="300"/>
        </w:trPr>
        <w:tc>
          <w:tcPr>
            <w:tcW w:w="1805" w:type="pct"/>
            <w:vMerge/>
            <w:tcBorders>
              <w:top w:val="nil"/>
              <w:left w:val="single" w:sz="4" w:space="0" w:color="auto"/>
              <w:bottom w:val="single" w:sz="4" w:space="0" w:color="auto"/>
              <w:right w:val="single" w:sz="4" w:space="0" w:color="auto"/>
            </w:tcBorders>
            <w:vAlign w:val="center"/>
            <w:hideMark/>
          </w:tcPr>
          <w:p w14:paraId="13A89659" w14:textId="77777777" w:rsidR="00682213" w:rsidRPr="00C42BEF" w:rsidRDefault="00682213" w:rsidP="00913945">
            <w:pPr>
              <w:jc w:val="left"/>
              <w:rPr>
                <w:rFonts w:cs="Arial"/>
                <w:color w:val="000000"/>
              </w:rPr>
            </w:pPr>
          </w:p>
        </w:tc>
        <w:tc>
          <w:tcPr>
            <w:tcW w:w="2085" w:type="pct"/>
            <w:tcBorders>
              <w:top w:val="nil"/>
              <w:left w:val="nil"/>
              <w:bottom w:val="single" w:sz="4" w:space="0" w:color="auto"/>
              <w:right w:val="single" w:sz="4" w:space="0" w:color="auto"/>
            </w:tcBorders>
            <w:shd w:val="clear" w:color="auto" w:fill="auto"/>
            <w:noWrap/>
            <w:vAlign w:val="bottom"/>
            <w:hideMark/>
          </w:tcPr>
          <w:p w14:paraId="459CA16F"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xml:space="preserve"> dias de atraso na Fixa R2</w:t>
            </w:r>
          </w:p>
        </w:tc>
        <w:tc>
          <w:tcPr>
            <w:tcW w:w="626" w:type="pct"/>
            <w:tcBorders>
              <w:top w:val="nil"/>
              <w:left w:val="nil"/>
              <w:bottom w:val="single" w:sz="4" w:space="0" w:color="auto"/>
              <w:right w:val="single" w:sz="4" w:space="0" w:color="auto"/>
            </w:tcBorders>
            <w:shd w:val="clear" w:color="auto" w:fill="auto"/>
            <w:noWrap/>
            <w:vAlign w:val="bottom"/>
            <w:hideMark/>
          </w:tcPr>
          <w:p w14:paraId="24E9F5A5"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3E817802"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RGN01</w:t>
            </w:r>
          </w:p>
        </w:tc>
      </w:tr>
      <w:tr w:rsidR="00682213" w:rsidRPr="00C42BEF" w14:paraId="1C24D478" w14:textId="77777777" w:rsidTr="00913945">
        <w:trPr>
          <w:trHeight w:val="300"/>
        </w:trPr>
        <w:tc>
          <w:tcPr>
            <w:tcW w:w="1805" w:type="pct"/>
            <w:vMerge/>
            <w:tcBorders>
              <w:top w:val="nil"/>
              <w:left w:val="single" w:sz="4" w:space="0" w:color="auto"/>
              <w:bottom w:val="single" w:sz="4" w:space="0" w:color="auto"/>
              <w:right w:val="single" w:sz="4" w:space="0" w:color="auto"/>
            </w:tcBorders>
            <w:vAlign w:val="center"/>
            <w:hideMark/>
          </w:tcPr>
          <w:p w14:paraId="14032FE5" w14:textId="77777777" w:rsidR="00682213" w:rsidRPr="00C42BEF" w:rsidRDefault="00682213" w:rsidP="00913945">
            <w:pPr>
              <w:jc w:val="left"/>
              <w:rPr>
                <w:rFonts w:cs="Arial"/>
                <w:color w:val="000000"/>
              </w:rPr>
            </w:pPr>
          </w:p>
        </w:tc>
        <w:tc>
          <w:tcPr>
            <w:tcW w:w="2085" w:type="pct"/>
            <w:tcBorders>
              <w:top w:val="nil"/>
              <w:left w:val="nil"/>
              <w:bottom w:val="single" w:sz="4" w:space="0" w:color="auto"/>
              <w:right w:val="single" w:sz="4" w:space="0" w:color="auto"/>
            </w:tcBorders>
            <w:shd w:val="clear" w:color="auto" w:fill="auto"/>
            <w:noWrap/>
            <w:vAlign w:val="bottom"/>
            <w:hideMark/>
          </w:tcPr>
          <w:p w14:paraId="595115A5"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xml:space="preserve"> dias de atraso do Móvel</w:t>
            </w:r>
          </w:p>
        </w:tc>
        <w:tc>
          <w:tcPr>
            <w:tcW w:w="626" w:type="pct"/>
            <w:tcBorders>
              <w:top w:val="nil"/>
              <w:left w:val="nil"/>
              <w:bottom w:val="single" w:sz="4" w:space="0" w:color="auto"/>
              <w:right w:val="single" w:sz="4" w:space="0" w:color="auto"/>
            </w:tcBorders>
            <w:shd w:val="clear" w:color="auto" w:fill="auto"/>
            <w:noWrap/>
            <w:vAlign w:val="bottom"/>
            <w:hideMark/>
          </w:tcPr>
          <w:p w14:paraId="16B8304A"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33213617"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RGN02</w:t>
            </w:r>
          </w:p>
        </w:tc>
      </w:tr>
      <w:tr w:rsidR="00682213" w:rsidRPr="00C42BEF" w14:paraId="63AF722A" w14:textId="77777777" w:rsidTr="00913945">
        <w:trPr>
          <w:trHeight w:val="300"/>
        </w:trPr>
        <w:tc>
          <w:tcPr>
            <w:tcW w:w="1805" w:type="pct"/>
            <w:vMerge/>
            <w:tcBorders>
              <w:top w:val="nil"/>
              <w:left w:val="single" w:sz="4" w:space="0" w:color="auto"/>
              <w:bottom w:val="single" w:sz="4" w:space="0" w:color="auto"/>
              <w:right w:val="single" w:sz="4" w:space="0" w:color="auto"/>
            </w:tcBorders>
            <w:vAlign w:val="center"/>
            <w:hideMark/>
          </w:tcPr>
          <w:p w14:paraId="4BF7B757" w14:textId="77777777" w:rsidR="00682213" w:rsidRPr="00C42BEF" w:rsidRDefault="00682213" w:rsidP="00913945">
            <w:pPr>
              <w:jc w:val="left"/>
              <w:rPr>
                <w:rFonts w:cs="Arial"/>
                <w:color w:val="000000"/>
              </w:rPr>
            </w:pPr>
          </w:p>
        </w:tc>
        <w:tc>
          <w:tcPr>
            <w:tcW w:w="2085" w:type="pct"/>
            <w:tcBorders>
              <w:top w:val="nil"/>
              <w:left w:val="nil"/>
              <w:bottom w:val="single" w:sz="4" w:space="0" w:color="auto"/>
              <w:right w:val="single" w:sz="4" w:space="0" w:color="auto"/>
            </w:tcBorders>
            <w:shd w:val="clear" w:color="auto" w:fill="auto"/>
            <w:noWrap/>
            <w:vAlign w:val="bottom"/>
            <w:hideMark/>
          </w:tcPr>
          <w:p w14:paraId="794163D6"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xml:space="preserve"> dias de atraso na Oi Fibra</w:t>
            </w:r>
          </w:p>
        </w:tc>
        <w:tc>
          <w:tcPr>
            <w:tcW w:w="626" w:type="pct"/>
            <w:tcBorders>
              <w:top w:val="nil"/>
              <w:left w:val="nil"/>
              <w:bottom w:val="single" w:sz="4" w:space="0" w:color="auto"/>
              <w:right w:val="single" w:sz="4" w:space="0" w:color="auto"/>
            </w:tcBorders>
            <w:shd w:val="clear" w:color="auto" w:fill="auto"/>
            <w:noWrap/>
            <w:vAlign w:val="bottom"/>
            <w:hideMark/>
          </w:tcPr>
          <w:p w14:paraId="5CA003C6"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01BDA6AA"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RGN02</w:t>
            </w:r>
          </w:p>
        </w:tc>
      </w:tr>
      <w:tr w:rsidR="00682213" w:rsidRPr="00C42BEF" w14:paraId="4047AA1F" w14:textId="77777777" w:rsidTr="00913945">
        <w:trPr>
          <w:trHeight w:val="300"/>
        </w:trPr>
        <w:tc>
          <w:tcPr>
            <w:tcW w:w="180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CBBAE1E" w14:textId="77777777" w:rsidR="00682213" w:rsidRPr="00C42BEF" w:rsidRDefault="00682213" w:rsidP="00913945">
            <w:pPr>
              <w:jc w:val="left"/>
              <w:rPr>
                <w:rFonts w:cs="Arial"/>
                <w:color w:val="000000"/>
              </w:rPr>
            </w:pPr>
            <w:r w:rsidRPr="00C42BEF">
              <w:rPr>
                <w:rFonts w:cs="Arial"/>
                <w:color w:val="000000"/>
                <w:lang w:eastAsia="en-US"/>
              </w:rPr>
              <w:t>Valor total de faturas vencidas (Por produto)</w:t>
            </w:r>
          </w:p>
        </w:tc>
        <w:tc>
          <w:tcPr>
            <w:tcW w:w="2085" w:type="pct"/>
            <w:tcBorders>
              <w:top w:val="nil"/>
              <w:left w:val="nil"/>
              <w:bottom w:val="single" w:sz="4" w:space="0" w:color="auto"/>
              <w:right w:val="single" w:sz="4" w:space="0" w:color="auto"/>
            </w:tcBorders>
            <w:shd w:val="clear" w:color="auto" w:fill="auto"/>
            <w:noWrap/>
            <w:vAlign w:val="bottom"/>
            <w:hideMark/>
          </w:tcPr>
          <w:p w14:paraId="2713A538"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Valor em reais atrasado na Fixa R1</w:t>
            </w:r>
          </w:p>
        </w:tc>
        <w:tc>
          <w:tcPr>
            <w:tcW w:w="626" w:type="pct"/>
            <w:tcBorders>
              <w:top w:val="nil"/>
              <w:left w:val="nil"/>
              <w:bottom w:val="single" w:sz="4" w:space="0" w:color="auto"/>
              <w:right w:val="single" w:sz="4" w:space="0" w:color="auto"/>
            </w:tcBorders>
            <w:shd w:val="clear" w:color="auto" w:fill="auto"/>
            <w:noWrap/>
            <w:vAlign w:val="bottom"/>
            <w:hideMark/>
          </w:tcPr>
          <w:p w14:paraId="37B61389"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5F183F77"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RGN01</w:t>
            </w:r>
          </w:p>
        </w:tc>
      </w:tr>
      <w:tr w:rsidR="00682213" w:rsidRPr="00C42BEF" w14:paraId="11594CA4" w14:textId="77777777" w:rsidTr="00913945">
        <w:trPr>
          <w:trHeight w:val="300"/>
        </w:trPr>
        <w:tc>
          <w:tcPr>
            <w:tcW w:w="1805" w:type="pct"/>
            <w:vMerge/>
            <w:tcBorders>
              <w:top w:val="nil"/>
              <w:left w:val="single" w:sz="4" w:space="0" w:color="auto"/>
              <w:bottom w:val="single" w:sz="4" w:space="0" w:color="auto"/>
              <w:right w:val="single" w:sz="4" w:space="0" w:color="auto"/>
            </w:tcBorders>
            <w:vAlign w:val="center"/>
            <w:hideMark/>
          </w:tcPr>
          <w:p w14:paraId="185644B3" w14:textId="77777777" w:rsidR="00682213" w:rsidRPr="00C42BEF" w:rsidRDefault="00682213" w:rsidP="00913945">
            <w:pPr>
              <w:jc w:val="left"/>
              <w:rPr>
                <w:rFonts w:cs="Arial"/>
                <w:color w:val="000000"/>
              </w:rPr>
            </w:pPr>
          </w:p>
        </w:tc>
        <w:tc>
          <w:tcPr>
            <w:tcW w:w="2085" w:type="pct"/>
            <w:tcBorders>
              <w:top w:val="nil"/>
              <w:left w:val="nil"/>
              <w:bottom w:val="single" w:sz="4" w:space="0" w:color="auto"/>
              <w:right w:val="single" w:sz="4" w:space="0" w:color="auto"/>
            </w:tcBorders>
            <w:shd w:val="clear" w:color="auto" w:fill="auto"/>
            <w:noWrap/>
            <w:vAlign w:val="bottom"/>
            <w:hideMark/>
          </w:tcPr>
          <w:p w14:paraId="40964DE9"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xml:space="preserve"> Valor em reais atrasado na Fixa R2</w:t>
            </w:r>
          </w:p>
        </w:tc>
        <w:tc>
          <w:tcPr>
            <w:tcW w:w="626" w:type="pct"/>
            <w:tcBorders>
              <w:top w:val="nil"/>
              <w:left w:val="nil"/>
              <w:bottom w:val="single" w:sz="4" w:space="0" w:color="auto"/>
              <w:right w:val="single" w:sz="4" w:space="0" w:color="auto"/>
            </w:tcBorders>
            <w:shd w:val="clear" w:color="auto" w:fill="auto"/>
            <w:noWrap/>
            <w:vAlign w:val="bottom"/>
            <w:hideMark/>
          </w:tcPr>
          <w:p w14:paraId="6137B70A"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3175DAD8"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RGN01</w:t>
            </w:r>
          </w:p>
        </w:tc>
      </w:tr>
      <w:tr w:rsidR="00682213" w:rsidRPr="00C42BEF" w14:paraId="69B7E530" w14:textId="77777777" w:rsidTr="00913945">
        <w:trPr>
          <w:trHeight w:val="300"/>
        </w:trPr>
        <w:tc>
          <w:tcPr>
            <w:tcW w:w="1805" w:type="pct"/>
            <w:vMerge/>
            <w:tcBorders>
              <w:top w:val="nil"/>
              <w:left w:val="single" w:sz="4" w:space="0" w:color="auto"/>
              <w:bottom w:val="single" w:sz="4" w:space="0" w:color="auto"/>
              <w:right w:val="single" w:sz="4" w:space="0" w:color="auto"/>
            </w:tcBorders>
            <w:vAlign w:val="center"/>
            <w:hideMark/>
          </w:tcPr>
          <w:p w14:paraId="29DDDD96" w14:textId="77777777" w:rsidR="00682213" w:rsidRPr="00C42BEF" w:rsidRDefault="00682213" w:rsidP="00913945">
            <w:pPr>
              <w:jc w:val="left"/>
              <w:rPr>
                <w:rFonts w:cs="Arial"/>
                <w:color w:val="000000"/>
              </w:rPr>
            </w:pPr>
          </w:p>
        </w:tc>
        <w:tc>
          <w:tcPr>
            <w:tcW w:w="2085" w:type="pct"/>
            <w:tcBorders>
              <w:top w:val="nil"/>
              <w:left w:val="nil"/>
              <w:bottom w:val="single" w:sz="4" w:space="0" w:color="auto"/>
              <w:right w:val="single" w:sz="4" w:space="0" w:color="auto"/>
            </w:tcBorders>
            <w:shd w:val="clear" w:color="auto" w:fill="auto"/>
            <w:noWrap/>
            <w:vAlign w:val="bottom"/>
            <w:hideMark/>
          </w:tcPr>
          <w:p w14:paraId="3F8A8B33"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xml:space="preserve"> Soma do Valor em reais atrasado na Móvel</w:t>
            </w:r>
          </w:p>
        </w:tc>
        <w:tc>
          <w:tcPr>
            <w:tcW w:w="626" w:type="pct"/>
            <w:tcBorders>
              <w:top w:val="nil"/>
              <w:left w:val="nil"/>
              <w:bottom w:val="single" w:sz="4" w:space="0" w:color="auto"/>
              <w:right w:val="single" w:sz="4" w:space="0" w:color="auto"/>
            </w:tcBorders>
            <w:shd w:val="clear" w:color="auto" w:fill="auto"/>
            <w:noWrap/>
            <w:vAlign w:val="bottom"/>
            <w:hideMark/>
          </w:tcPr>
          <w:p w14:paraId="410AF6D9"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5CACBC12"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RGN02</w:t>
            </w:r>
          </w:p>
        </w:tc>
      </w:tr>
      <w:tr w:rsidR="00682213" w:rsidRPr="00C42BEF" w14:paraId="4EB333CE" w14:textId="77777777" w:rsidTr="00913945">
        <w:trPr>
          <w:trHeight w:val="300"/>
        </w:trPr>
        <w:tc>
          <w:tcPr>
            <w:tcW w:w="1805" w:type="pct"/>
            <w:vMerge/>
            <w:tcBorders>
              <w:top w:val="nil"/>
              <w:left w:val="single" w:sz="4" w:space="0" w:color="auto"/>
              <w:bottom w:val="single" w:sz="4" w:space="0" w:color="auto"/>
              <w:right w:val="single" w:sz="4" w:space="0" w:color="auto"/>
            </w:tcBorders>
            <w:vAlign w:val="center"/>
            <w:hideMark/>
          </w:tcPr>
          <w:p w14:paraId="4EE05CCB" w14:textId="77777777" w:rsidR="00682213" w:rsidRPr="00C42BEF" w:rsidRDefault="00682213" w:rsidP="00913945">
            <w:pPr>
              <w:jc w:val="left"/>
              <w:rPr>
                <w:rFonts w:cs="Arial"/>
                <w:color w:val="000000"/>
              </w:rPr>
            </w:pPr>
          </w:p>
        </w:tc>
        <w:tc>
          <w:tcPr>
            <w:tcW w:w="2085" w:type="pct"/>
            <w:tcBorders>
              <w:top w:val="nil"/>
              <w:left w:val="nil"/>
              <w:bottom w:val="single" w:sz="4" w:space="0" w:color="auto"/>
              <w:right w:val="single" w:sz="4" w:space="0" w:color="auto"/>
            </w:tcBorders>
            <w:shd w:val="clear" w:color="auto" w:fill="auto"/>
            <w:noWrap/>
            <w:vAlign w:val="bottom"/>
            <w:hideMark/>
          </w:tcPr>
          <w:p w14:paraId="1054C957"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xml:space="preserve"> Valor em reais atrasado na Oi Fibra</w:t>
            </w:r>
          </w:p>
        </w:tc>
        <w:tc>
          <w:tcPr>
            <w:tcW w:w="626" w:type="pct"/>
            <w:tcBorders>
              <w:top w:val="nil"/>
              <w:left w:val="nil"/>
              <w:bottom w:val="single" w:sz="4" w:space="0" w:color="auto"/>
              <w:right w:val="single" w:sz="4" w:space="0" w:color="auto"/>
            </w:tcBorders>
            <w:shd w:val="clear" w:color="auto" w:fill="auto"/>
            <w:noWrap/>
            <w:vAlign w:val="bottom"/>
            <w:hideMark/>
          </w:tcPr>
          <w:p w14:paraId="1FBCD02C"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298AD8FD"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RGN02</w:t>
            </w:r>
          </w:p>
        </w:tc>
      </w:tr>
      <w:tr w:rsidR="00682213" w:rsidRPr="00C42BEF" w14:paraId="3B5391AC" w14:textId="77777777" w:rsidTr="00913945">
        <w:trPr>
          <w:trHeight w:val="300"/>
        </w:trPr>
        <w:tc>
          <w:tcPr>
            <w:tcW w:w="1805" w:type="pct"/>
            <w:tcBorders>
              <w:top w:val="nil"/>
              <w:left w:val="single" w:sz="4" w:space="0" w:color="auto"/>
              <w:bottom w:val="single" w:sz="4" w:space="0" w:color="auto"/>
              <w:right w:val="single" w:sz="4" w:space="0" w:color="auto"/>
            </w:tcBorders>
            <w:shd w:val="clear" w:color="auto" w:fill="auto"/>
            <w:noWrap/>
            <w:vAlign w:val="center"/>
            <w:hideMark/>
          </w:tcPr>
          <w:p w14:paraId="4BD75421" w14:textId="77777777" w:rsidR="00682213" w:rsidRPr="00C42BEF" w:rsidRDefault="00682213" w:rsidP="00913945">
            <w:pPr>
              <w:rPr>
                <w:rFonts w:cs="Arial"/>
                <w:color w:val="000000"/>
              </w:rPr>
            </w:pPr>
            <w:r w:rsidRPr="00C42BEF">
              <w:rPr>
                <w:rFonts w:cs="Arial"/>
                <w:color w:val="000000"/>
                <w:lang w:eastAsia="en-US"/>
              </w:rPr>
              <w:t>Produto Solicitado</w:t>
            </w:r>
          </w:p>
        </w:tc>
        <w:tc>
          <w:tcPr>
            <w:tcW w:w="2085" w:type="pct"/>
            <w:tcBorders>
              <w:top w:val="nil"/>
              <w:left w:val="nil"/>
              <w:bottom w:val="single" w:sz="4" w:space="0" w:color="auto"/>
              <w:right w:val="single" w:sz="4" w:space="0" w:color="auto"/>
            </w:tcBorders>
            <w:shd w:val="clear" w:color="auto" w:fill="auto"/>
            <w:noWrap/>
            <w:vAlign w:val="bottom"/>
            <w:hideMark/>
          </w:tcPr>
          <w:p w14:paraId="1EC35E37"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xml:space="preserve"> Tipo de negócio (MOVEL, FIXA, TV)</w:t>
            </w:r>
          </w:p>
        </w:tc>
        <w:tc>
          <w:tcPr>
            <w:tcW w:w="626" w:type="pct"/>
            <w:tcBorders>
              <w:top w:val="nil"/>
              <w:left w:val="nil"/>
              <w:bottom w:val="single" w:sz="4" w:space="0" w:color="auto"/>
              <w:right w:val="single" w:sz="4" w:space="0" w:color="auto"/>
            </w:tcBorders>
            <w:shd w:val="clear" w:color="auto" w:fill="auto"/>
            <w:noWrap/>
            <w:vAlign w:val="bottom"/>
            <w:hideMark/>
          </w:tcPr>
          <w:p w14:paraId="480230DB"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17192956"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RGN01</w:t>
            </w:r>
          </w:p>
        </w:tc>
      </w:tr>
      <w:tr w:rsidR="00682213" w:rsidRPr="00C42BEF" w14:paraId="449B31F0" w14:textId="77777777" w:rsidTr="00913945">
        <w:trPr>
          <w:trHeight w:val="300"/>
        </w:trPr>
        <w:tc>
          <w:tcPr>
            <w:tcW w:w="1805" w:type="pct"/>
            <w:tcBorders>
              <w:top w:val="nil"/>
              <w:left w:val="single" w:sz="4" w:space="0" w:color="auto"/>
              <w:bottom w:val="single" w:sz="4" w:space="0" w:color="auto"/>
              <w:right w:val="single" w:sz="4" w:space="0" w:color="auto"/>
            </w:tcBorders>
            <w:shd w:val="clear" w:color="000000" w:fill="FFFF00"/>
            <w:noWrap/>
            <w:vAlign w:val="center"/>
            <w:hideMark/>
          </w:tcPr>
          <w:p w14:paraId="10084DA0" w14:textId="77777777" w:rsidR="00682213" w:rsidRPr="00C42BEF" w:rsidRDefault="00682213" w:rsidP="00913945">
            <w:pPr>
              <w:rPr>
                <w:rFonts w:cs="Arial"/>
                <w:color w:val="000000"/>
              </w:rPr>
            </w:pPr>
            <w:r w:rsidRPr="00C42BEF">
              <w:rPr>
                <w:rFonts w:cs="Arial"/>
                <w:color w:val="000000"/>
                <w:lang w:eastAsia="en-US"/>
              </w:rPr>
              <w:t>Quantidade acessos solicitada:</w:t>
            </w:r>
          </w:p>
        </w:tc>
        <w:tc>
          <w:tcPr>
            <w:tcW w:w="2085" w:type="pct"/>
            <w:tcBorders>
              <w:top w:val="nil"/>
              <w:left w:val="nil"/>
              <w:bottom w:val="single" w:sz="4" w:space="0" w:color="auto"/>
              <w:right w:val="single" w:sz="4" w:space="0" w:color="auto"/>
            </w:tcBorders>
            <w:shd w:val="clear" w:color="000000" w:fill="FFFF00"/>
            <w:noWrap/>
            <w:vAlign w:val="bottom"/>
            <w:hideMark/>
          </w:tcPr>
          <w:p w14:paraId="2996BA4F"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w:t>
            </w:r>
          </w:p>
        </w:tc>
        <w:tc>
          <w:tcPr>
            <w:tcW w:w="626" w:type="pct"/>
            <w:tcBorders>
              <w:top w:val="nil"/>
              <w:left w:val="nil"/>
              <w:bottom w:val="single" w:sz="4" w:space="0" w:color="auto"/>
              <w:right w:val="single" w:sz="4" w:space="0" w:color="auto"/>
            </w:tcBorders>
            <w:shd w:val="clear" w:color="000000" w:fill="FFFF00"/>
            <w:noWrap/>
            <w:vAlign w:val="bottom"/>
            <w:hideMark/>
          </w:tcPr>
          <w:p w14:paraId="1676319B"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w:t>
            </w:r>
          </w:p>
        </w:tc>
        <w:tc>
          <w:tcPr>
            <w:tcW w:w="484" w:type="pct"/>
            <w:tcBorders>
              <w:top w:val="nil"/>
              <w:left w:val="nil"/>
              <w:bottom w:val="single" w:sz="4" w:space="0" w:color="auto"/>
              <w:right w:val="single" w:sz="4" w:space="0" w:color="auto"/>
            </w:tcBorders>
            <w:shd w:val="clear" w:color="000000" w:fill="FFFF00"/>
            <w:noWrap/>
            <w:vAlign w:val="bottom"/>
            <w:hideMark/>
          </w:tcPr>
          <w:p w14:paraId="4F59D708"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w:t>
            </w:r>
          </w:p>
        </w:tc>
      </w:tr>
      <w:tr w:rsidR="00682213" w:rsidRPr="00C42BEF" w14:paraId="4B55901B" w14:textId="77777777" w:rsidTr="00913945">
        <w:trPr>
          <w:trHeight w:val="300"/>
        </w:trPr>
        <w:tc>
          <w:tcPr>
            <w:tcW w:w="1805" w:type="pct"/>
            <w:tcBorders>
              <w:top w:val="nil"/>
              <w:left w:val="single" w:sz="4" w:space="0" w:color="auto"/>
              <w:bottom w:val="single" w:sz="4" w:space="0" w:color="auto"/>
              <w:right w:val="single" w:sz="4" w:space="0" w:color="auto"/>
            </w:tcBorders>
            <w:shd w:val="clear" w:color="000000" w:fill="FFFF00"/>
            <w:noWrap/>
            <w:vAlign w:val="center"/>
            <w:hideMark/>
          </w:tcPr>
          <w:p w14:paraId="10D78A79" w14:textId="77777777" w:rsidR="00682213" w:rsidRPr="00C42BEF" w:rsidRDefault="00682213" w:rsidP="00913945">
            <w:pPr>
              <w:rPr>
                <w:rFonts w:cs="Arial"/>
                <w:color w:val="000000"/>
              </w:rPr>
            </w:pPr>
            <w:r w:rsidRPr="00C42BEF">
              <w:rPr>
                <w:rFonts w:cs="Arial"/>
                <w:color w:val="000000"/>
                <w:lang w:eastAsia="en-US"/>
              </w:rPr>
              <w:t>Quantidade acessos autorizados: (campo aberto do tipo)</w:t>
            </w:r>
          </w:p>
        </w:tc>
        <w:tc>
          <w:tcPr>
            <w:tcW w:w="2085" w:type="pct"/>
            <w:tcBorders>
              <w:top w:val="nil"/>
              <w:left w:val="nil"/>
              <w:bottom w:val="single" w:sz="4" w:space="0" w:color="auto"/>
              <w:right w:val="single" w:sz="4" w:space="0" w:color="auto"/>
            </w:tcBorders>
            <w:shd w:val="clear" w:color="000000" w:fill="FFFF00"/>
            <w:noWrap/>
            <w:vAlign w:val="bottom"/>
            <w:hideMark/>
          </w:tcPr>
          <w:p w14:paraId="37E805F8"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w:t>
            </w:r>
          </w:p>
        </w:tc>
        <w:tc>
          <w:tcPr>
            <w:tcW w:w="626" w:type="pct"/>
            <w:tcBorders>
              <w:top w:val="nil"/>
              <w:left w:val="nil"/>
              <w:bottom w:val="single" w:sz="4" w:space="0" w:color="auto"/>
              <w:right w:val="single" w:sz="4" w:space="0" w:color="auto"/>
            </w:tcBorders>
            <w:shd w:val="clear" w:color="000000" w:fill="FFFF00"/>
            <w:noWrap/>
            <w:vAlign w:val="bottom"/>
            <w:hideMark/>
          </w:tcPr>
          <w:p w14:paraId="5B39D5E8"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w:t>
            </w:r>
          </w:p>
        </w:tc>
        <w:tc>
          <w:tcPr>
            <w:tcW w:w="484" w:type="pct"/>
            <w:tcBorders>
              <w:top w:val="nil"/>
              <w:left w:val="nil"/>
              <w:bottom w:val="single" w:sz="4" w:space="0" w:color="auto"/>
              <w:right w:val="single" w:sz="4" w:space="0" w:color="auto"/>
            </w:tcBorders>
            <w:shd w:val="clear" w:color="000000" w:fill="FFFF00"/>
            <w:noWrap/>
            <w:vAlign w:val="bottom"/>
            <w:hideMark/>
          </w:tcPr>
          <w:p w14:paraId="54D004D0"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w:t>
            </w:r>
          </w:p>
        </w:tc>
      </w:tr>
      <w:tr w:rsidR="00682213" w:rsidRPr="00C42BEF" w14:paraId="3CB02E03" w14:textId="77777777" w:rsidTr="00913945">
        <w:trPr>
          <w:trHeight w:val="300"/>
        </w:trPr>
        <w:tc>
          <w:tcPr>
            <w:tcW w:w="1805" w:type="pct"/>
            <w:tcBorders>
              <w:top w:val="nil"/>
              <w:left w:val="single" w:sz="4" w:space="0" w:color="auto"/>
              <w:bottom w:val="single" w:sz="4" w:space="0" w:color="auto"/>
              <w:right w:val="single" w:sz="4" w:space="0" w:color="auto"/>
            </w:tcBorders>
            <w:shd w:val="clear" w:color="auto" w:fill="auto"/>
            <w:noWrap/>
            <w:vAlign w:val="center"/>
            <w:hideMark/>
          </w:tcPr>
          <w:p w14:paraId="2C862EE8" w14:textId="77777777" w:rsidR="00682213" w:rsidRPr="00C42BEF" w:rsidRDefault="00682213" w:rsidP="00913945">
            <w:pPr>
              <w:rPr>
                <w:rFonts w:cs="Arial"/>
                <w:color w:val="000000"/>
              </w:rPr>
            </w:pPr>
            <w:r w:rsidRPr="00C42BEF">
              <w:rPr>
                <w:rFonts w:cs="Arial"/>
                <w:color w:val="000000"/>
                <w:lang w:eastAsia="en-US"/>
              </w:rPr>
              <w:t>Plano Solicitado</w:t>
            </w:r>
          </w:p>
        </w:tc>
        <w:tc>
          <w:tcPr>
            <w:tcW w:w="2085" w:type="pct"/>
            <w:tcBorders>
              <w:top w:val="nil"/>
              <w:left w:val="nil"/>
              <w:bottom w:val="single" w:sz="4" w:space="0" w:color="auto"/>
              <w:right w:val="single" w:sz="4" w:space="0" w:color="auto"/>
            </w:tcBorders>
            <w:shd w:val="clear" w:color="auto" w:fill="auto"/>
            <w:noWrap/>
            <w:vAlign w:val="bottom"/>
            <w:hideMark/>
          </w:tcPr>
          <w:p w14:paraId="32C23E9E"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xml:space="preserve"> Plano solicitado pelo cliente informado pelo vendedor</w:t>
            </w:r>
          </w:p>
        </w:tc>
        <w:tc>
          <w:tcPr>
            <w:tcW w:w="626" w:type="pct"/>
            <w:tcBorders>
              <w:top w:val="nil"/>
              <w:left w:val="nil"/>
              <w:bottom w:val="single" w:sz="4" w:space="0" w:color="auto"/>
              <w:right w:val="single" w:sz="4" w:space="0" w:color="auto"/>
            </w:tcBorders>
            <w:shd w:val="clear" w:color="auto" w:fill="auto"/>
            <w:noWrap/>
            <w:vAlign w:val="bottom"/>
            <w:hideMark/>
          </w:tcPr>
          <w:p w14:paraId="60E9000C"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65B3C597"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RGN02</w:t>
            </w:r>
          </w:p>
        </w:tc>
      </w:tr>
      <w:tr w:rsidR="00682213" w:rsidRPr="00C42BEF" w14:paraId="00E2F3C4" w14:textId="77777777" w:rsidTr="00913945">
        <w:trPr>
          <w:trHeight w:val="300"/>
        </w:trPr>
        <w:tc>
          <w:tcPr>
            <w:tcW w:w="1805" w:type="pct"/>
            <w:tcBorders>
              <w:top w:val="nil"/>
              <w:left w:val="single" w:sz="4" w:space="0" w:color="auto"/>
              <w:bottom w:val="single" w:sz="4" w:space="0" w:color="auto"/>
              <w:right w:val="single" w:sz="4" w:space="0" w:color="auto"/>
            </w:tcBorders>
            <w:shd w:val="clear" w:color="000000" w:fill="FFFF00"/>
            <w:noWrap/>
            <w:vAlign w:val="center"/>
            <w:hideMark/>
          </w:tcPr>
          <w:p w14:paraId="4DE2021B" w14:textId="77777777" w:rsidR="00682213" w:rsidRPr="00C42BEF" w:rsidRDefault="00682213" w:rsidP="00913945">
            <w:pPr>
              <w:rPr>
                <w:rFonts w:cs="Arial"/>
                <w:color w:val="FF0000"/>
              </w:rPr>
            </w:pPr>
            <w:r w:rsidRPr="00C42BEF">
              <w:rPr>
                <w:rFonts w:cs="Arial"/>
                <w:color w:val="FF0000"/>
                <w:lang w:eastAsia="en-US"/>
              </w:rPr>
              <w:t>Pacotes adicionais de TV</w:t>
            </w:r>
          </w:p>
        </w:tc>
        <w:tc>
          <w:tcPr>
            <w:tcW w:w="2085" w:type="pct"/>
            <w:tcBorders>
              <w:top w:val="nil"/>
              <w:left w:val="nil"/>
              <w:bottom w:val="single" w:sz="4" w:space="0" w:color="auto"/>
              <w:right w:val="single" w:sz="4" w:space="0" w:color="auto"/>
            </w:tcBorders>
            <w:shd w:val="clear" w:color="000000" w:fill="FFFF00"/>
            <w:noWrap/>
            <w:vAlign w:val="bottom"/>
            <w:hideMark/>
          </w:tcPr>
          <w:p w14:paraId="7277978D" w14:textId="77777777" w:rsidR="00682213" w:rsidRPr="00C42BEF" w:rsidRDefault="00682213" w:rsidP="00913945">
            <w:pPr>
              <w:jc w:val="left"/>
              <w:rPr>
                <w:rFonts w:ascii="Calibri" w:hAnsi="Calibri" w:cs="Calibri"/>
                <w:color w:val="FF0000"/>
                <w:sz w:val="22"/>
                <w:szCs w:val="22"/>
              </w:rPr>
            </w:pPr>
            <w:r w:rsidRPr="00C42BEF">
              <w:rPr>
                <w:rFonts w:ascii="Calibri" w:hAnsi="Calibri" w:cs="Calibri"/>
                <w:color w:val="FF0000"/>
                <w:sz w:val="22"/>
                <w:szCs w:val="22"/>
              </w:rPr>
              <w:t xml:space="preserve"> Pacotes adicionais solicitados pela TV (sexy hot, Combate, PPV)</w:t>
            </w:r>
          </w:p>
        </w:tc>
        <w:tc>
          <w:tcPr>
            <w:tcW w:w="626" w:type="pct"/>
            <w:tcBorders>
              <w:top w:val="nil"/>
              <w:left w:val="nil"/>
              <w:bottom w:val="single" w:sz="4" w:space="0" w:color="auto"/>
              <w:right w:val="single" w:sz="4" w:space="0" w:color="auto"/>
            </w:tcBorders>
            <w:shd w:val="clear" w:color="000000" w:fill="FFFF00"/>
            <w:noWrap/>
            <w:vAlign w:val="bottom"/>
            <w:hideMark/>
          </w:tcPr>
          <w:p w14:paraId="70FE02F1" w14:textId="77777777" w:rsidR="00682213" w:rsidRPr="00C42BEF" w:rsidRDefault="00682213" w:rsidP="00913945">
            <w:pPr>
              <w:jc w:val="left"/>
              <w:rPr>
                <w:rFonts w:ascii="Calibri" w:hAnsi="Calibri" w:cs="Calibri"/>
                <w:color w:val="FF0000"/>
                <w:sz w:val="22"/>
                <w:szCs w:val="22"/>
              </w:rPr>
            </w:pPr>
            <w:r w:rsidRPr="00C42BEF">
              <w:rPr>
                <w:rFonts w:ascii="Calibri" w:hAnsi="Calibri" w:cs="Calibri"/>
                <w:color w:val="FF0000"/>
                <w:sz w:val="22"/>
                <w:szCs w:val="22"/>
              </w:rPr>
              <w:t>Transact Online</w:t>
            </w:r>
          </w:p>
        </w:tc>
        <w:tc>
          <w:tcPr>
            <w:tcW w:w="484" w:type="pct"/>
            <w:tcBorders>
              <w:top w:val="nil"/>
              <w:left w:val="nil"/>
              <w:bottom w:val="single" w:sz="4" w:space="0" w:color="auto"/>
              <w:right w:val="single" w:sz="4" w:space="0" w:color="auto"/>
            </w:tcBorders>
            <w:shd w:val="clear" w:color="000000" w:fill="FFFF00"/>
            <w:noWrap/>
            <w:vAlign w:val="bottom"/>
            <w:hideMark/>
          </w:tcPr>
          <w:p w14:paraId="5BC3C82B" w14:textId="77777777" w:rsidR="00682213" w:rsidRPr="00C42BEF" w:rsidRDefault="00682213" w:rsidP="00913945">
            <w:pPr>
              <w:jc w:val="left"/>
              <w:rPr>
                <w:rFonts w:ascii="Calibri" w:hAnsi="Calibri" w:cs="Calibri"/>
                <w:color w:val="FF0000"/>
                <w:sz w:val="22"/>
                <w:szCs w:val="22"/>
              </w:rPr>
            </w:pPr>
            <w:r w:rsidRPr="00C42BEF">
              <w:rPr>
                <w:rFonts w:ascii="Calibri" w:hAnsi="Calibri" w:cs="Calibri"/>
                <w:color w:val="FF0000"/>
                <w:sz w:val="22"/>
                <w:szCs w:val="22"/>
              </w:rPr>
              <w:t>RGN02</w:t>
            </w:r>
          </w:p>
        </w:tc>
      </w:tr>
      <w:tr w:rsidR="00682213" w:rsidRPr="00C42BEF" w14:paraId="0B461B28" w14:textId="77777777" w:rsidTr="00913945">
        <w:trPr>
          <w:trHeight w:val="300"/>
        </w:trPr>
        <w:tc>
          <w:tcPr>
            <w:tcW w:w="1805" w:type="pct"/>
            <w:tcBorders>
              <w:top w:val="nil"/>
              <w:left w:val="single" w:sz="4" w:space="0" w:color="auto"/>
              <w:bottom w:val="single" w:sz="4" w:space="0" w:color="auto"/>
              <w:right w:val="single" w:sz="4" w:space="0" w:color="auto"/>
            </w:tcBorders>
            <w:shd w:val="clear" w:color="auto" w:fill="auto"/>
            <w:noWrap/>
            <w:vAlign w:val="center"/>
            <w:hideMark/>
          </w:tcPr>
          <w:p w14:paraId="1DAE4706" w14:textId="77777777" w:rsidR="00682213" w:rsidRPr="00C42BEF" w:rsidRDefault="00682213" w:rsidP="00913945">
            <w:pPr>
              <w:rPr>
                <w:rFonts w:cs="Arial"/>
                <w:color w:val="000000"/>
              </w:rPr>
            </w:pPr>
            <w:r w:rsidRPr="00C42BEF">
              <w:rPr>
                <w:rFonts w:cs="Arial"/>
                <w:color w:val="000000"/>
                <w:lang w:eastAsia="en-US"/>
              </w:rPr>
              <w:t>Quantidade de pontos adicionais de TV</w:t>
            </w:r>
          </w:p>
        </w:tc>
        <w:tc>
          <w:tcPr>
            <w:tcW w:w="2085" w:type="pct"/>
            <w:tcBorders>
              <w:top w:val="nil"/>
              <w:left w:val="nil"/>
              <w:bottom w:val="single" w:sz="4" w:space="0" w:color="auto"/>
              <w:right w:val="single" w:sz="4" w:space="0" w:color="auto"/>
            </w:tcBorders>
            <w:shd w:val="clear" w:color="auto" w:fill="auto"/>
            <w:noWrap/>
            <w:vAlign w:val="bottom"/>
            <w:hideMark/>
          </w:tcPr>
          <w:p w14:paraId="41E77A16"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xml:space="preserve"> Quantidade de pontos adicionais solicitados para TV</w:t>
            </w:r>
          </w:p>
        </w:tc>
        <w:tc>
          <w:tcPr>
            <w:tcW w:w="626" w:type="pct"/>
            <w:tcBorders>
              <w:top w:val="nil"/>
              <w:left w:val="nil"/>
              <w:bottom w:val="single" w:sz="4" w:space="0" w:color="auto"/>
              <w:right w:val="single" w:sz="4" w:space="0" w:color="auto"/>
            </w:tcBorders>
            <w:shd w:val="clear" w:color="auto" w:fill="auto"/>
            <w:noWrap/>
            <w:vAlign w:val="bottom"/>
            <w:hideMark/>
          </w:tcPr>
          <w:p w14:paraId="68437937"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7F8E259E"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RGN02</w:t>
            </w:r>
          </w:p>
        </w:tc>
      </w:tr>
      <w:tr w:rsidR="00682213" w:rsidRPr="00C42BEF" w14:paraId="36AF131F" w14:textId="77777777" w:rsidTr="00913945">
        <w:trPr>
          <w:trHeight w:val="300"/>
        </w:trPr>
        <w:tc>
          <w:tcPr>
            <w:tcW w:w="1805" w:type="pct"/>
            <w:tcBorders>
              <w:top w:val="nil"/>
              <w:left w:val="single" w:sz="4" w:space="0" w:color="auto"/>
              <w:bottom w:val="single" w:sz="4" w:space="0" w:color="auto"/>
              <w:right w:val="single" w:sz="4" w:space="0" w:color="auto"/>
            </w:tcBorders>
            <w:shd w:val="clear" w:color="auto" w:fill="auto"/>
            <w:noWrap/>
            <w:vAlign w:val="center"/>
            <w:hideMark/>
          </w:tcPr>
          <w:p w14:paraId="1B8C91A5" w14:textId="77777777" w:rsidR="00682213" w:rsidRPr="00C42BEF" w:rsidRDefault="00682213" w:rsidP="00913945">
            <w:pPr>
              <w:rPr>
                <w:rFonts w:cs="Arial"/>
                <w:color w:val="000000"/>
              </w:rPr>
            </w:pPr>
            <w:r w:rsidRPr="00C42BEF">
              <w:rPr>
                <w:rFonts w:cs="Arial"/>
                <w:color w:val="000000"/>
                <w:lang w:eastAsia="en-US"/>
              </w:rPr>
              <w:t>Forma de pagamento</w:t>
            </w:r>
          </w:p>
        </w:tc>
        <w:tc>
          <w:tcPr>
            <w:tcW w:w="2085" w:type="pct"/>
            <w:tcBorders>
              <w:top w:val="nil"/>
              <w:left w:val="nil"/>
              <w:bottom w:val="single" w:sz="4" w:space="0" w:color="auto"/>
              <w:right w:val="single" w:sz="4" w:space="0" w:color="auto"/>
            </w:tcBorders>
            <w:shd w:val="clear" w:color="auto" w:fill="auto"/>
            <w:noWrap/>
            <w:vAlign w:val="bottom"/>
            <w:hideMark/>
          </w:tcPr>
          <w:p w14:paraId="7ABC1EAF"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Tipo de meio de pagamento (Fatura, Débito em conta, Cartão de Crédito, etc...)</w:t>
            </w:r>
          </w:p>
        </w:tc>
        <w:tc>
          <w:tcPr>
            <w:tcW w:w="626" w:type="pct"/>
            <w:tcBorders>
              <w:top w:val="nil"/>
              <w:left w:val="nil"/>
              <w:bottom w:val="single" w:sz="4" w:space="0" w:color="auto"/>
              <w:right w:val="single" w:sz="4" w:space="0" w:color="auto"/>
            </w:tcBorders>
            <w:shd w:val="clear" w:color="auto" w:fill="auto"/>
            <w:noWrap/>
            <w:vAlign w:val="bottom"/>
            <w:hideMark/>
          </w:tcPr>
          <w:p w14:paraId="1DF2252C"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6D88DDBA"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RGN02</w:t>
            </w:r>
          </w:p>
        </w:tc>
      </w:tr>
      <w:tr w:rsidR="00682213" w:rsidRPr="00C42BEF" w14:paraId="4A6716DE" w14:textId="77777777" w:rsidTr="00913945">
        <w:trPr>
          <w:trHeight w:val="300"/>
        </w:trPr>
        <w:tc>
          <w:tcPr>
            <w:tcW w:w="1805" w:type="pct"/>
            <w:tcBorders>
              <w:top w:val="nil"/>
              <w:left w:val="single" w:sz="4" w:space="0" w:color="auto"/>
              <w:bottom w:val="single" w:sz="4" w:space="0" w:color="auto"/>
              <w:right w:val="single" w:sz="4" w:space="0" w:color="auto"/>
            </w:tcBorders>
            <w:shd w:val="clear" w:color="auto" w:fill="auto"/>
            <w:noWrap/>
            <w:vAlign w:val="center"/>
            <w:hideMark/>
          </w:tcPr>
          <w:p w14:paraId="757D4B20" w14:textId="77777777" w:rsidR="00682213" w:rsidRPr="00C42BEF" w:rsidRDefault="00682213" w:rsidP="00913945">
            <w:pPr>
              <w:rPr>
                <w:rFonts w:cs="Arial"/>
                <w:color w:val="000000"/>
              </w:rPr>
            </w:pPr>
            <w:r w:rsidRPr="00C42BEF">
              <w:rPr>
                <w:rFonts w:cs="Arial"/>
                <w:color w:val="000000"/>
                <w:lang w:eastAsia="en-US"/>
              </w:rPr>
              <w:t>Nome da Mae</w:t>
            </w:r>
          </w:p>
        </w:tc>
        <w:tc>
          <w:tcPr>
            <w:tcW w:w="2085" w:type="pct"/>
            <w:tcBorders>
              <w:top w:val="nil"/>
              <w:left w:val="nil"/>
              <w:bottom w:val="single" w:sz="4" w:space="0" w:color="auto"/>
              <w:right w:val="single" w:sz="4" w:space="0" w:color="auto"/>
            </w:tcBorders>
            <w:shd w:val="clear" w:color="auto" w:fill="auto"/>
            <w:noWrap/>
            <w:vAlign w:val="bottom"/>
            <w:hideMark/>
          </w:tcPr>
          <w:p w14:paraId="62B7F3AC"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xml:space="preserve"> Nome da mãe informado na proposta</w:t>
            </w:r>
          </w:p>
        </w:tc>
        <w:tc>
          <w:tcPr>
            <w:tcW w:w="626" w:type="pct"/>
            <w:tcBorders>
              <w:top w:val="nil"/>
              <w:left w:val="nil"/>
              <w:bottom w:val="single" w:sz="4" w:space="0" w:color="auto"/>
              <w:right w:val="single" w:sz="4" w:space="0" w:color="auto"/>
            </w:tcBorders>
            <w:shd w:val="clear" w:color="auto" w:fill="auto"/>
            <w:noWrap/>
            <w:vAlign w:val="bottom"/>
            <w:hideMark/>
          </w:tcPr>
          <w:p w14:paraId="460C00CD"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558780DA"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RGN02</w:t>
            </w:r>
          </w:p>
        </w:tc>
      </w:tr>
      <w:tr w:rsidR="00682213" w:rsidRPr="00C42BEF" w14:paraId="58E4D7F6" w14:textId="77777777" w:rsidTr="00913945">
        <w:trPr>
          <w:trHeight w:val="300"/>
        </w:trPr>
        <w:tc>
          <w:tcPr>
            <w:tcW w:w="180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FE51D29" w14:textId="77777777" w:rsidR="00682213" w:rsidRPr="00C42BEF" w:rsidRDefault="00682213" w:rsidP="00913945">
            <w:pPr>
              <w:jc w:val="left"/>
              <w:rPr>
                <w:rFonts w:cs="Arial"/>
                <w:color w:val="000000"/>
              </w:rPr>
            </w:pPr>
            <w:r w:rsidRPr="00C42BEF">
              <w:rPr>
                <w:rFonts w:cs="Arial"/>
                <w:color w:val="000000"/>
                <w:lang w:eastAsia="en-US"/>
              </w:rPr>
              <w:t>Endereço de instalação</w:t>
            </w:r>
          </w:p>
        </w:tc>
        <w:tc>
          <w:tcPr>
            <w:tcW w:w="2085" w:type="pct"/>
            <w:tcBorders>
              <w:top w:val="nil"/>
              <w:left w:val="nil"/>
              <w:bottom w:val="single" w:sz="4" w:space="0" w:color="auto"/>
              <w:right w:val="single" w:sz="4" w:space="0" w:color="auto"/>
            </w:tcBorders>
            <w:shd w:val="clear" w:color="auto" w:fill="auto"/>
            <w:noWrap/>
            <w:vAlign w:val="bottom"/>
            <w:hideMark/>
          </w:tcPr>
          <w:p w14:paraId="439C97EB"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xml:space="preserve"> Endereço informado pelo cliente</w:t>
            </w:r>
          </w:p>
        </w:tc>
        <w:tc>
          <w:tcPr>
            <w:tcW w:w="626" w:type="pct"/>
            <w:tcBorders>
              <w:top w:val="nil"/>
              <w:left w:val="nil"/>
              <w:bottom w:val="single" w:sz="4" w:space="0" w:color="auto"/>
              <w:right w:val="single" w:sz="4" w:space="0" w:color="auto"/>
            </w:tcBorders>
            <w:shd w:val="clear" w:color="auto" w:fill="auto"/>
            <w:noWrap/>
            <w:vAlign w:val="bottom"/>
            <w:hideMark/>
          </w:tcPr>
          <w:p w14:paraId="697CED1B"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78A123BC"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RGN01</w:t>
            </w:r>
          </w:p>
        </w:tc>
      </w:tr>
      <w:tr w:rsidR="00682213" w:rsidRPr="00C42BEF" w14:paraId="5A712A48" w14:textId="77777777" w:rsidTr="00913945">
        <w:trPr>
          <w:trHeight w:val="300"/>
        </w:trPr>
        <w:tc>
          <w:tcPr>
            <w:tcW w:w="1805" w:type="pct"/>
            <w:vMerge/>
            <w:tcBorders>
              <w:top w:val="nil"/>
              <w:left w:val="single" w:sz="4" w:space="0" w:color="auto"/>
              <w:bottom w:val="single" w:sz="4" w:space="0" w:color="auto"/>
              <w:right w:val="single" w:sz="4" w:space="0" w:color="auto"/>
            </w:tcBorders>
            <w:vAlign w:val="center"/>
            <w:hideMark/>
          </w:tcPr>
          <w:p w14:paraId="5E3DCB29" w14:textId="77777777" w:rsidR="00682213" w:rsidRPr="00C42BEF" w:rsidRDefault="00682213" w:rsidP="00913945">
            <w:pPr>
              <w:jc w:val="left"/>
              <w:rPr>
                <w:rFonts w:cs="Arial"/>
                <w:color w:val="000000"/>
              </w:rPr>
            </w:pPr>
          </w:p>
        </w:tc>
        <w:tc>
          <w:tcPr>
            <w:tcW w:w="2085" w:type="pct"/>
            <w:tcBorders>
              <w:top w:val="nil"/>
              <w:left w:val="nil"/>
              <w:bottom w:val="single" w:sz="4" w:space="0" w:color="auto"/>
              <w:right w:val="single" w:sz="4" w:space="0" w:color="auto"/>
            </w:tcBorders>
            <w:shd w:val="clear" w:color="auto" w:fill="auto"/>
            <w:noWrap/>
            <w:vAlign w:val="bottom"/>
            <w:hideMark/>
          </w:tcPr>
          <w:p w14:paraId="03A7D916"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xml:space="preserve"> Número do Endereço informado pelo cliente</w:t>
            </w:r>
          </w:p>
        </w:tc>
        <w:tc>
          <w:tcPr>
            <w:tcW w:w="626" w:type="pct"/>
            <w:tcBorders>
              <w:top w:val="nil"/>
              <w:left w:val="nil"/>
              <w:bottom w:val="single" w:sz="4" w:space="0" w:color="auto"/>
              <w:right w:val="single" w:sz="4" w:space="0" w:color="auto"/>
            </w:tcBorders>
            <w:shd w:val="clear" w:color="auto" w:fill="auto"/>
            <w:noWrap/>
            <w:vAlign w:val="bottom"/>
            <w:hideMark/>
          </w:tcPr>
          <w:p w14:paraId="593FD7C3"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01454B94"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RGN01</w:t>
            </w:r>
          </w:p>
        </w:tc>
      </w:tr>
      <w:tr w:rsidR="00682213" w:rsidRPr="00C42BEF" w14:paraId="320B4AE4" w14:textId="77777777" w:rsidTr="00913945">
        <w:trPr>
          <w:trHeight w:val="300"/>
        </w:trPr>
        <w:tc>
          <w:tcPr>
            <w:tcW w:w="1805" w:type="pct"/>
            <w:tcBorders>
              <w:top w:val="nil"/>
              <w:left w:val="single" w:sz="4" w:space="0" w:color="auto"/>
              <w:bottom w:val="single" w:sz="4" w:space="0" w:color="auto"/>
              <w:right w:val="single" w:sz="4" w:space="0" w:color="auto"/>
            </w:tcBorders>
            <w:shd w:val="clear" w:color="auto" w:fill="auto"/>
            <w:noWrap/>
            <w:vAlign w:val="center"/>
            <w:hideMark/>
          </w:tcPr>
          <w:p w14:paraId="426FEADE" w14:textId="77777777" w:rsidR="00682213" w:rsidRPr="00C42BEF" w:rsidRDefault="00682213" w:rsidP="00913945">
            <w:pPr>
              <w:rPr>
                <w:rFonts w:cs="Arial"/>
                <w:color w:val="000000"/>
              </w:rPr>
            </w:pPr>
            <w:r w:rsidRPr="00C42BEF">
              <w:rPr>
                <w:rFonts w:cs="Arial"/>
                <w:color w:val="000000"/>
                <w:lang w:eastAsia="en-US"/>
              </w:rPr>
              <w:lastRenderedPageBreak/>
              <w:t>CEP</w:t>
            </w:r>
          </w:p>
        </w:tc>
        <w:tc>
          <w:tcPr>
            <w:tcW w:w="2085" w:type="pct"/>
            <w:tcBorders>
              <w:top w:val="nil"/>
              <w:left w:val="nil"/>
              <w:bottom w:val="single" w:sz="4" w:space="0" w:color="auto"/>
              <w:right w:val="single" w:sz="4" w:space="0" w:color="auto"/>
            </w:tcBorders>
            <w:shd w:val="clear" w:color="auto" w:fill="auto"/>
            <w:noWrap/>
            <w:vAlign w:val="bottom"/>
            <w:hideMark/>
          </w:tcPr>
          <w:p w14:paraId="5A921C5D"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xml:space="preserve"> CEP informado pelo cliente</w:t>
            </w:r>
          </w:p>
        </w:tc>
        <w:tc>
          <w:tcPr>
            <w:tcW w:w="626" w:type="pct"/>
            <w:tcBorders>
              <w:top w:val="nil"/>
              <w:left w:val="nil"/>
              <w:bottom w:val="single" w:sz="4" w:space="0" w:color="auto"/>
              <w:right w:val="single" w:sz="4" w:space="0" w:color="auto"/>
            </w:tcBorders>
            <w:shd w:val="clear" w:color="auto" w:fill="auto"/>
            <w:noWrap/>
            <w:vAlign w:val="bottom"/>
            <w:hideMark/>
          </w:tcPr>
          <w:p w14:paraId="32571432"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51AE9808"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RGN01</w:t>
            </w:r>
          </w:p>
        </w:tc>
      </w:tr>
      <w:tr w:rsidR="00682213" w:rsidRPr="00C42BEF" w14:paraId="5020B60C" w14:textId="77777777" w:rsidTr="00913945">
        <w:trPr>
          <w:trHeight w:val="300"/>
        </w:trPr>
        <w:tc>
          <w:tcPr>
            <w:tcW w:w="1805" w:type="pct"/>
            <w:tcBorders>
              <w:top w:val="nil"/>
              <w:left w:val="single" w:sz="4" w:space="0" w:color="auto"/>
              <w:bottom w:val="single" w:sz="4" w:space="0" w:color="auto"/>
              <w:right w:val="single" w:sz="4" w:space="0" w:color="auto"/>
            </w:tcBorders>
            <w:shd w:val="clear" w:color="auto" w:fill="auto"/>
            <w:noWrap/>
            <w:vAlign w:val="center"/>
            <w:hideMark/>
          </w:tcPr>
          <w:p w14:paraId="7644DA73" w14:textId="77777777" w:rsidR="00682213" w:rsidRPr="00C42BEF" w:rsidRDefault="00682213" w:rsidP="00913945">
            <w:pPr>
              <w:rPr>
                <w:rFonts w:cs="Arial"/>
                <w:color w:val="000000"/>
              </w:rPr>
            </w:pPr>
            <w:r w:rsidRPr="00C42BEF">
              <w:rPr>
                <w:rFonts w:cs="Arial"/>
                <w:color w:val="000000"/>
                <w:lang w:eastAsia="en-US"/>
              </w:rPr>
              <w:t>Cidade</w:t>
            </w:r>
          </w:p>
        </w:tc>
        <w:tc>
          <w:tcPr>
            <w:tcW w:w="2085" w:type="pct"/>
            <w:tcBorders>
              <w:top w:val="nil"/>
              <w:left w:val="nil"/>
              <w:bottom w:val="single" w:sz="4" w:space="0" w:color="auto"/>
              <w:right w:val="single" w:sz="4" w:space="0" w:color="auto"/>
            </w:tcBorders>
            <w:shd w:val="clear" w:color="auto" w:fill="auto"/>
            <w:noWrap/>
            <w:vAlign w:val="bottom"/>
            <w:hideMark/>
          </w:tcPr>
          <w:p w14:paraId="4A7D74DF"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xml:space="preserve"> Cidade informada pelo cliente</w:t>
            </w:r>
          </w:p>
        </w:tc>
        <w:tc>
          <w:tcPr>
            <w:tcW w:w="626" w:type="pct"/>
            <w:tcBorders>
              <w:top w:val="nil"/>
              <w:left w:val="nil"/>
              <w:bottom w:val="single" w:sz="4" w:space="0" w:color="auto"/>
              <w:right w:val="single" w:sz="4" w:space="0" w:color="auto"/>
            </w:tcBorders>
            <w:shd w:val="clear" w:color="auto" w:fill="auto"/>
            <w:noWrap/>
            <w:vAlign w:val="bottom"/>
            <w:hideMark/>
          </w:tcPr>
          <w:p w14:paraId="49F97C08"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031823C4"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RGN01</w:t>
            </w:r>
          </w:p>
        </w:tc>
      </w:tr>
      <w:tr w:rsidR="00682213" w:rsidRPr="00C42BEF" w14:paraId="3DF507B9" w14:textId="77777777" w:rsidTr="00913945">
        <w:trPr>
          <w:trHeight w:val="300"/>
        </w:trPr>
        <w:tc>
          <w:tcPr>
            <w:tcW w:w="1805" w:type="pct"/>
            <w:tcBorders>
              <w:top w:val="nil"/>
              <w:left w:val="single" w:sz="4" w:space="0" w:color="auto"/>
              <w:bottom w:val="single" w:sz="4" w:space="0" w:color="auto"/>
              <w:right w:val="single" w:sz="4" w:space="0" w:color="auto"/>
            </w:tcBorders>
            <w:shd w:val="clear" w:color="auto" w:fill="auto"/>
            <w:noWrap/>
            <w:vAlign w:val="center"/>
            <w:hideMark/>
          </w:tcPr>
          <w:p w14:paraId="11F4CBC6" w14:textId="77777777" w:rsidR="00682213" w:rsidRPr="00C42BEF" w:rsidRDefault="00682213" w:rsidP="00913945">
            <w:pPr>
              <w:rPr>
                <w:rFonts w:cs="Arial"/>
                <w:color w:val="000000"/>
              </w:rPr>
            </w:pPr>
            <w:r w:rsidRPr="00C42BEF">
              <w:rPr>
                <w:rFonts w:cs="Arial"/>
                <w:color w:val="000000"/>
                <w:lang w:eastAsia="en-US"/>
              </w:rPr>
              <w:t>UF</w:t>
            </w:r>
          </w:p>
        </w:tc>
        <w:tc>
          <w:tcPr>
            <w:tcW w:w="2085" w:type="pct"/>
            <w:tcBorders>
              <w:top w:val="nil"/>
              <w:left w:val="nil"/>
              <w:bottom w:val="single" w:sz="4" w:space="0" w:color="auto"/>
              <w:right w:val="single" w:sz="4" w:space="0" w:color="auto"/>
            </w:tcBorders>
            <w:shd w:val="clear" w:color="auto" w:fill="auto"/>
            <w:noWrap/>
            <w:vAlign w:val="bottom"/>
            <w:hideMark/>
          </w:tcPr>
          <w:p w14:paraId="773A1423"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xml:space="preserve"> UF informada pelo cliente</w:t>
            </w:r>
          </w:p>
        </w:tc>
        <w:tc>
          <w:tcPr>
            <w:tcW w:w="626" w:type="pct"/>
            <w:tcBorders>
              <w:top w:val="nil"/>
              <w:left w:val="nil"/>
              <w:bottom w:val="single" w:sz="4" w:space="0" w:color="auto"/>
              <w:right w:val="single" w:sz="4" w:space="0" w:color="auto"/>
            </w:tcBorders>
            <w:shd w:val="clear" w:color="auto" w:fill="auto"/>
            <w:noWrap/>
            <w:vAlign w:val="bottom"/>
            <w:hideMark/>
          </w:tcPr>
          <w:p w14:paraId="0A237F2D"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0ED28996"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RGN01</w:t>
            </w:r>
          </w:p>
        </w:tc>
      </w:tr>
      <w:tr w:rsidR="00682213" w:rsidRPr="00C42BEF" w14:paraId="6B523D76" w14:textId="77777777" w:rsidTr="00913945">
        <w:trPr>
          <w:trHeight w:val="300"/>
        </w:trPr>
        <w:tc>
          <w:tcPr>
            <w:tcW w:w="1805" w:type="pct"/>
            <w:tcBorders>
              <w:top w:val="nil"/>
              <w:left w:val="single" w:sz="4" w:space="0" w:color="auto"/>
              <w:bottom w:val="single" w:sz="4" w:space="0" w:color="auto"/>
              <w:right w:val="single" w:sz="4" w:space="0" w:color="auto"/>
            </w:tcBorders>
            <w:shd w:val="clear" w:color="auto" w:fill="auto"/>
            <w:noWrap/>
            <w:vAlign w:val="center"/>
            <w:hideMark/>
          </w:tcPr>
          <w:p w14:paraId="7C3621F0" w14:textId="77777777" w:rsidR="00682213" w:rsidRPr="00C42BEF" w:rsidRDefault="00682213" w:rsidP="00913945">
            <w:pPr>
              <w:rPr>
                <w:rFonts w:cs="Arial"/>
                <w:color w:val="000000"/>
              </w:rPr>
            </w:pPr>
            <w:r w:rsidRPr="00C42BEF">
              <w:rPr>
                <w:rFonts w:cs="Arial"/>
                <w:color w:val="000000"/>
                <w:lang w:eastAsia="en-US"/>
              </w:rPr>
              <w:t>PDV</w:t>
            </w:r>
          </w:p>
        </w:tc>
        <w:tc>
          <w:tcPr>
            <w:tcW w:w="2085" w:type="pct"/>
            <w:tcBorders>
              <w:top w:val="nil"/>
              <w:left w:val="nil"/>
              <w:bottom w:val="single" w:sz="4" w:space="0" w:color="auto"/>
              <w:right w:val="single" w:sz="4" w:space="0" w:color="auto"/>
            </w:tcBorders>
            <w:shd w:val="clear" w:color="auto" w:fill="auto"/>
            <w:noWrap/>
            <w:vAlign w:val="bottom"/>
            <w:hideMark/>
          </w:tcPr>
          <w:p w14:paraId="43C0FD4E"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xml:space="preserve"> PDV</w:t>
            </w:r>
          </w:p>
        </w:tc>
        <w:tc>
          <w:tcPr>
            <w:tcW w:w="626" w:type="pct"/>
            <w:tcBorders>
              <w:top w:val="nil"/>
              <w:left w:val="nil"/>
              <w:bottom w:val="single" w:sz="4" w:space="0" w:color="auto"/>
              <w:right w:val="single" w:sz="4" w:space="0" w:color="auto"/>
            </w:tcBorders>
            <w:shd w:val="clear" w:color="auto" w:fill="auto"/>
            <w:noWrap/>
            <w:vAlign w:val="bottom"/>
            <w:hideMark/>
          </w:tcPr>
          <w:p w14:paraId="5DC282C2"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0A1F3C20"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RGN01</w:t>
            </w:r>
          </w:p>
        </w:tc>
      </w:tr>
      <w:tr w:rsidR="00682213" w:rsidRPr="00C42BEF" w14:paraId="54B0C2EB" w14:textId="77777777" w:rsidTr="00913945">
        <w:trPr>
          <w:trHeight w:val="300"/>
        </w:trPr>
        <w:tc>
          <w:tcPr>
            <w:tcW w:w="1805" w:type="pct"/>
            <w:tcBorders>
              <w:top w:val="nil"/>
              <w:left w:val="single" w:sz="4" w:space="0" w:color="auto"/>
              <w:bottom w:val="single" w:sz="4" w:space="0" w:color="auto"/>
              <w:right w:val="single" w:sz="4" w:space="0" w:color="auto"/>
            </w:tcBorders>
            <w:shd w:val="clear" w:color="auto" w:fill="auto"/>
            <w:noWrap/>
            <w:vAlign w:val="center"/>
            <w:hideMark/>
          </w:tcPr>
          <w:p w14:paraId="4D0CCDA7" w14:textId="77777777" w:rsidR="00682213" w:rsidRPr="00C42BEF" w:rsidRDefault="00682213" w:rsidP="00913945">
            <w:pPr>
              <w:rPr>
                <w:rFonts w:cs="Arial"/>
                <w:color w:val="000000"/>
              </w:rPr>
            </w:pPr>
            <w:r w:rsidRPr="00C42BEF">
              <w:rPr>
                <w:rFonts w:cs="Arial"/>
                <w:color w:val="000000"/>
                <w:lang w:eastAsia="en-US"/>
              </w:rPr>
              <w:t>Matricula Vendedor</w:t>
            </w:r>
          </w:p>
        </w:tc>
        <w:tc>
          <w:tcPr>
            <w:tcW w:w="2085" w:type="pct"/>
            <w:tcBorders>
              <w:top w:val="nil"/>
              <w:left w:val="nil"/>
              <w:bottom w:val="single" w:sz="4" w:space="0" w:color="auto"/>
              <w:right w:val="single" w:sz="4" w:space="0" w:color="auto"/>
            </w:tcBorders>
            <w:shd w:val="clear" w:color="auto" w:fill="auto"/>
            <w:noWrap/>
            <w:vAlign w:val="bottom"/>
            <w:hideMark/>
          </w:tcPr>
          <w:p w14:paraId="7F3A6E2F"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Matrícula do vendedor ( o campo existe, porém ao que parece não está sendo populado para todos produtos).</w:t>
            </w:r>
          </w:p>
        </w:tc>
        <w:tc>
          <w:tcPr>
            <w:tcW w:w="626" w:type="pct"/>
            <w:tcBorders>
              <w:top w:val="nil"/>
              <w:left w:val="nil"/>
              <w:bottom w:val="single" w:sz="4" w:space="0" w:color="auto"/>
              <w:right w:val="single" w:sz="4" w:space="0" w:color="auto"/>
            </w:tcBorders>
            <w:shd w:val="clear" w:color="auto" w:fill="auto"/>
            <w:noWrap/>
            <w:vAlign w:val="bottom"/>
            <w:hideMark/>
          </w:tcPr>
          <w:p w14:paraId="7FA1FE33"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04A1F7EC"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RGN02</w:t>
            </w:r>
          </w:p>
        </w:tc>
      </w:tr>
      <w:tr w:rsidR="00682213" w:rsidRPr="00C42BEF" w14:paraId="0C2C429A" w14:textId="77777777" w:rsidTr="00913945">
        <w:trPr>
          <w:trHeight w:val="300"/>
        </w:trPr>
        <w:tc>
          <w:tcPr>
            <w:tcW w:w="1805" w:type="pct"/>
            <w:tcBorders>
              <w:top w:val="nil"/>
              <w:left w:val="single" w:sz="4" w:space="0" w:color="auto"/>
              <w:bottom w:val="single" w:sz="4" w:space="0" w:color="auto"/>
              <w:right w:val="single" w:sz="4" w:space="0" w:color="auto"/>
            </w:tcBorders>
            <w:shd w:val="clear" w:color="auto" w:fill="auto"/>
            <w:noWrap/>
            <w:vAlign w:val="center"/>
            <w:hideMark/>
          </w:tcPr>
          <w:p w14:paraId="1C329554" w14:textId="77777777" w:rsidR="00682213" w:rsidRPr="00C42BEF" w:rsidRDefault="00682213" w:rsidP="00913945">
            <w:pPr>
              <w:rPr>
                <w:rFonts w:cs="Arial"/>
                <w:color w:val="000000"/>
              </w:rPr>
            </w:pPr>
            <w:r w:rsidRPr="00C42BEF">
              <w:rPr>
                <w:rFonts w:cs="Arial"/>
                <w:color w:val="000000"/>
                <w:lang w:eastAsia="en-US"/>
              </w:rPr>
              <w:t>Telefone(s) de Contato da proposta</w:t>
            </w:r>
          </w:p>
        </w:tc>
        <w:tc>
          <w:tcPr>
            <w:tcW w:w="2085" w:type="pct"/>
            <w:tcBorders>
              <w:top w:val="nil"/>
              <w:left w:val="nil"/>
              <w:bottom w:val="single" w:sz="4" w:space="0" w:color="auto"/>
              <w:right w:val="single" w:sz="4" w:space="0" w:color="auto"/>
            </w:tcBorders>
            <w:shd w:val="clear" w:color="auto" w:fill="auto"/>
            <w:noWrap/>
            <w:vAlign w:val="bottom"/>
            <w:hideMark/>
          </w:tcPr>
          <w:p w14:paraId="5B9776D4"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xml:space="preserve"> Telefone de contato informado na proposta</w:t>
            </w:r>
          </w:p>
        </w:tc>
        <w:tc>
          <w:tcPr>
            <w:tcW w:w="626" w:type="pct"/>
            <w:tcBorders>
              <w:top w:val="nil"/>
              <w:left w:val="nil"/>
              <w:bottom w:val="single" w:sz="4" w:space="0" w:color="auto"/>
              <w:right w:val="single" w:sz="4" w:space="0" w:color="auto"/>
            </w:tcBorders>
            <w:shd w:val="clear" w:color="auto" w:fill="auto"/>
            <w:noWrap/>
            <w:vAlign w:val="bottom"/>
            <w:hideMark/>
          </w:tcPr>
          <w:p w14:paraId="5CB68F83"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Transact Online</w:t>
            </w:r>
          </w:p>
        </w:tc>
        <w:tc>
          <w:tcPr>
            <w:tcW w:w="484" w:type="pct"/>
            <w:tcBorders>
              <w:top w:val="nil"/>
              <w:left w:val="nil"/>
              <w:bottom w:val="single" w:sz="4" w:space="0" w:color="auto"/>
              <w:right w:val="single" w:sz="4" w:space="0" w:color="auto"/>
            </w:tcBorders>
            <w:shd w:val="clear" w:color="auto" w:fill="auto"/>
            <w:noWrap/>
            <w:vAlign w:val="bottom"/>
            <w:hideMark/>
          </w:tcPr>
          <w:p w14:paraId="62AC6F07"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RGN01</w:t>
            </w:r>
          </w:p>
        </w:tc>
      </w:tr>
      <w:tr w:rsidR="00682213" w:rsidRPr="00C42BEF" w14:paraId="482F3239" w14:textId="77777777" w:rsidTr="00913945">
        <w:trPr>
          <w:trHeight w:val="300"/>
        </w:trPr>
        <w:tc>
          <w:tcPr>
            <w:tcW w:w="180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903C65E" w14:textId="77777777" w:rsidR="00682213" w:rsidRPr="00C42BEF" w:rsidRDefault="00682213" w:rsidP="00913945">
            <w:pPr>
              <w:jc w:val="left"/>
              <w:rPr>
                <w:rFonts w:cs="Arial"/>
                <w:color w:val="000000"/>
              </w:rPr>
            </w:pPr>
            <w:r w:rsidRPr="00C42BEF">
              <w:rPr>
                <w:rFonts w:cs="Arial"/>
                <w:color w:val="000000"/>
                <w:lang w:eastAsia="en-US"/>
              </w:rPr>
              <w:t>Telefones de contato  encontrados na base de Cadastro (31 Global, SINN e Base de contatos do CRM)</w:t>
            </w:r>
          </w:p>
        </w:tc>
        <w:tc>
          <w:tcPr>
            <w:tcW w:w="2085" w:type="pct"/>
            <w:tcBorders>
              <w:top w:val="nil"/>
              <w:left w:val="nil"/>
              <w:bottom w:val="single" w:sz="4" w:space="0" w:color="auto"/>
              <w:right w:val="single" w:sz="4" w:space="0" w:color="auto"/>
            </w:tcBorders>
            <w:shd w:val="clear" w:color="auto" w:fill="auto"/>
            <w:noWrap/>
            <w:vAlign w:val="bottom"/>
            <w:hideMark/>
          </w:tcPr>
          <w:p w14:paraId="40DDD55F"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TEL_CONTATO</w:t>
            </w:r>
          </w:p>
        </w:tc>
        <w:tc>
          <w:tcPr>
            <w:tcW w:w="626" w:type="pct"/>
            <w:tcBorders>
              <w:top w:val="nil"/>
              <w:left w:val="nil"/>
              <w:bottom w:val="single" w:sz="4" w:space="0" w:color="auto"/>
              <w:right w:val="single" w:sz="4" w:space="0" w:color="auto"/>
            </w:tcBorders>
            <w:shd w:val="clear" w:color="auto" w:fill="auto"/>
            <w:noWrap/>
            <w:vAlign w:val="bottom"/>
            <w:hideMark/>
          </w:tcPr>
          <w:p w14:paraId="194F7375"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31 Global</w:t>
            </w:r>
          </w:p>
        </w:tc>
        <w:tc>
          <w:tcPr>
            <w:tcW w:w="484" w:type="pct"/>
            <w:tcBorders>
              <w:top w:val="nil"/>
              <w:left w:val="nil"/>
              <w:bottom w:val="single" w:sz="4" w:space="0" w:color="auto"/>
              <w:right w:val="single" w:sz="4" w:space="0" w:color="auto"/>
            </w:tcBorders>
            <w:shd w:val="clear" w:color="auto" w:fill="auto"/>
            <w:noWrap/>
            <w:vAlign w:val="bottom"/>
            <w:hideMark/>
          </w:tcPr>
          <w:p w14:paraId="180D1018"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N/A</w:t>
            </w:r>
          </w:p>
        </w:tc>
      </w:tr>
      <w:tr w:rsidR="00682213" w:rsidRPr="00C42BEF" w14:paraId="4B205D9A" w14:textId="77777777" w:rsidTr="00913945">
        <w:trPr>
          <w:trHeight w:val="300"/>
        </w:trPr>
        <w:tc>
          <w:tcPr>
            <w:tcW w:w="1805" w:type="pct"/>
            <w:vMerge/>
            <w:tcBorders>
              <w:top w:val="nil"/>
              <w:left w:val="single" w:sz="4" w:space="0" w:color="auto"/>
              <w:bottom w:val="single" w:sz="4" w:space="0" w:color="000000"/>
              <w:right w:val="single" w:sz="4" w:space="0" w:color="auto"/>
            </w:tcBorders>
            <w:vAlign w:val="center"/>
            <w:hideMark/>
          </w:tcPr>
          <w:p w14:paraId="55A695D0" w14:textId="77777777" w:rsidR="00682213" w:rsidRPr="00C42BEF" w:rsidRDefault="00682213" w:rsidP="00913945">
            <w:pPr>
              <w:jc w:val="left"/>
              <w:rPr>
                <w:rFonts w:cs="Arial"/>
                <w:color w:val="000000"/>
              </w:rPr>
            </w:pPr>
          </w:p>
        </w:tc>
        <w:tc>
          <w:tcPr>
            <w:tcW w:w="2085" w:type="pct"/>
            <w:tcBorders>
              <w:top w:val="nil"/>
              <w:left w:val="nil"/>
              <w:bottom w:val="single" w:sz="4" w:space="0" w:color="auto"/>
              <w:right w:val="single" w:sz="4" w:space="0" w:color="auto"/>
            </w:tcBorders>
            <w:shd w:val="clear" w:color="auto" w:fill="auto"/>
            <w:noWrap/>
            <w:vAlign w:val="bottom"/>
            <w:hideMark/>
          </w:tcPr>
          <w:p w14:paraId="72CE35FC"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FONE_1/FONE_2/FONE_3</w:t>
            </w:r>
          </w:p>
        </w:tc>
        <w:tc>
          <w:tcPr>
            <w:tcW w:w="626" w:type="pct"/>
            <w:tcBorders>
              <w:top w:val="nil"/>
              <w:left w:val="nil"/>
              <w:bottom w:val="single" w:sz="4" w:space="0" w:color="auto"/>
              <w:right w:val="single" w:sz="4" w:space="0" w:color="auto"/>
            </w:tcBorders>
            <w:shd w:val="clear" w:color="auto" w:fill="auto"/>
            <w:noWrap/>
            <w:vAlign w:val="bottom"/>
            <w:hideMark/>
          </w:tcPr>
          <w:p w14:paraId="6BF9F430"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Sinn</w:t>
            </w:r>
          </w:p>
        </w:tc>
        <w:tc>
          <w:tcPr>
            <w:tcW w:w="484" w:type="pct"/>
            <w:tcBorders>
              <w:top w:val="nil"/>
              <w:left w:val="nil"/>
              <w:bottom w:val="single" w:sz="4" w:space="0" w:color="auto"/>
              <w:right w:val="single" w:sz="4" w:space="0" w:color="auto"/>
            </w:tcBorders>
            <w:shd w:val="clear" w:color="auto" w:fill="auto"/>
            <w:noWrap/>
            <w:vAlign w:val="bottom"/>
            <w:hideMark/>
          </w:tcPr>
          <w:p w14:paraId="6F19C826"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N/A</w:t>
            </w:r>
          </w:p>
        </w:tc>
      </w:tr>
      <w:tr w:rsidR="00682213" w:rsidRPr="00C42BEF" w14:paraId="759223BB" w14:textId="77777777" w:rsidTr="00913945">
        <w:trPr>
          <w:trHeight w:val="300"/>
        </w:trPr>
        <w:tc>
          <w:tcPr>
            <w:tcW w:w="1805" w:type="pct"/>
            <w:vMerge/>
            <w:tcBorders>
              <w:top w:val="nil"/>
              <w:left w:val="single" w:sz="4" w:space="0" w:color="auto"/>
              <w:bottom w:val="single" w:sz="4" w:space="0" w:color="000000"/>
              <w:right w:val="single" w:sz="4" w:space="0" w:color="auto"/>
            </w:tcBorders>
            <w:vAlign w:val="center"/>
            <w:hideMark/>
          </w:tcPr>
          <w:p w14:paraId="33B3CA44" w14:textId="77777777" w:rsidR="00682213" w:rsidRPr="00C42BEF" w:rsidRDefault="00682213" w:rsidP="00913945">
            <w:pPr>
              <w:jc w:val="left"/>
              <w:rPr>
                <w:rFonts w:cs="Arial"/>
                <w:color w:val="000000"/>
              </w:rPr>
            </w:pPr>
          </w:p>
        </w:tc>
        <w:tc>
          <w:tcPr>
            <w:tcW w:w="2085" w:type="pct"/>
            <w:tcBorders>
              <w:top w:val="nil"/>
              <w:left w:val="nil"/>
              <w:bottom w:val="single" w:sz="4" w:space="0" w:color="auto"/>
              <w:right w:val="single" w:sz="4" w:space="0" w:color="auto"/>
            </w:tcBorders>
            <w:shd w:val="clear" w:color="000000" w:fill="FFFF00"/>
            <w:noWrap/>
            <w:vAlign w:val="bottom"/>
            <w:hideMark/>
          </w:tcPr>
          <w:p w14:paraId="13636D12"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w:t>
            </w:r>
          </w:p>
        </w:tc>
        <w:tc>
          <w:tcPr>
            <w:tcW w:w="626" w:type="pct"/>
            <w:tcBorders>
              <w:top w:val="nil"/>
              <w:left w:val="nil"/>
              <w:bottom w:val="single" w:sz="4" w:space="0" w:color="auto"/>
              <w:right w:val="single" w:sz="4" w:space="0" w:color="auto"/>
            </w:tcBorders>
            <w:shd w:val="clear" w:color="000000" w:fill="FFFF00"/>
            <w:noWrap/>
            <w:vAlign w:val="bottom"/>
            <w:hideMark/>
          </w:tcPr>
          <w:p w14:paraId="685C0143"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CRM</w:t>
            </w:r>
          </w:p>
        </w:tc>
        <w:tc>
          <w:tcPr>
            <w:tcW w:w="484" w:type="pct"/>
            <w:tcBorders>
              <w:top w:val="nil"/>
              <w:left w:val="nil"/>
              <w:bottom w:val="single" w:sz="4" w:space="0" w:color="auto"/>
              <w:right w:val="single" w:sz="4" w:space="0" w:color="auto"/>
            </w:tcBorders>
            <w:shd w:val="clear" w:color="000000" w:fill="FFFF00"/>
            <w:noWrap/>
            <w:vAlign w:val="bottom"/>
            <w:hideMark/>
          </w:tcPr>
          <w:p w14:paraId="2CA94A3F"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N/A</w:t>
            </w:r>
          </w:p>
        </w:tc>
      </w:tr>
      <w:tr w:rsidR="00682213" w:rsidRPr="00C42BEF" w14:paraId="490FB121" w14:textId="77777777" w:rsidTr="00913945">
        <w:trPr>
          <w:trHeight w:val="300"/>
        </w:trPr>
        <w:tc>
          <w:tcPr>
            <w:tcW w:w="1805" w:type="pct"/>
            <w:tcBorders>
              <w:top w:val="nil"/>
              <w:left w:val="single" w:sz="4" w:space="0" w:color="auto"/>
              <w:bottom w:val="single" w:sz="4" w:space="0" w:color="auto"/>
              <w:right w:val="single" w:sz="4" w:space="0" w:color="auto"/>
            </w:tcBorders>
            <w:shd w:val="clear" w:color="auto" w:fill="auto"/>
            <w:noWrap/>
            <w:vAlign w:val="center"/>
            <w:hideMark/>
          </w:tcPr>
          <w:p w14:paraId="0271BCC4" w14:textId="77777777" w:rsidR="00682213" w:rsidRPr="00C42BEF" w:rsidRDefault="00682213" w:rsidP="00913945">
            <w:pPr>
              <w:rPr>
                <w:rFonts w:cs="Arial"/>
                <w:color w:val="000000"/>
              </w:rPr>
            </w:pPr>
            <w:r w:rsidRPr="00C42BEF">
              <w:rPr>
                <w:rFonts w:cs="Arial"/>
                <w:color w:val="000000"/>
                <w:lang w:eastAsia="en-US"/>
              </w:rPr>
              <w:t>Possui restrições no Serasa? (Sim/Não)</w:t>
            </w:r>
          </w:p>
        </w:tc>
        <w:tc>
          <w:tcPr>
            <w:tcW w:w="2085" w:type="pct"/>
            <w:tcBorders>
              <w:top w:val="nil"/>
              <w:left w:val="nil"/>
              <w:bottom w:val="single" w:sz="4" w:space="0" w:color="auto"/>
              <w:right w:val="single" w:sz="4" w:space="0" w:color="auto"/>
            </w:tcBorders>
            <w:shd w:val="clear" w:color="auto" w:fill="auto"/>
            <w:noWrap/>
            <w:vAlign w:val="bottom"/>
            <w:hideMark/>
          </w:tcPr>
          <w:p w14:paraId="60635A2E" w14:textId="77777777" w:rsidR="00682213" w:rsidRPr="00C42BEF" w:rsidRDefault="00682213" w:rsidP="00913945">
            <w:pPr>
              <w:jc w:val="left"/>
              <w:rPr>
                <w:rFonts w:ascii="Calibri" w:hAnsi="Calibri" w:cs="Calibri"/>
                <w:color w:val="000000"/>
                <w:sz w:val="22"/>
                <w:szCs w:val="22"/>
                <w:lang w:val="en-US"/>
              </w:rPr>
            </w:pPr>
            <w:r w:rsidRPr="00C42BEF">
              <w:rPr>
                <w:rFonts w:ascii="Calibri" w:hAnsi="Calibri" w:cs="Calibri"/>
                <w:color w:val="000000"/>
                <w:sz w:val="22"/>
                <w:szCs w:val="22"/>
                <w:lang w:val="en-US"/>
              </w:rPr>
              <w:t>decode(STATUS_REC_FED,'REGULAR','NÃO','SIM')</w:t>
            </w:r>
          </w:p>
        </w:tc>
        <w:tc>
          <w:tcPr>
            <w:tcW w:w="626" w:type="pct"/>
            <w:tcBorders>
              <w:top w:val="nil"/>
              <w:left w:val="nil"/>
              <w:bottom w:val="single" w:sz="4" w:space="0" w:color="auto"/>
              <w:right w:val="single" w:sz="4" w:space="0" w:color="auto"/>
            </w:tcBorders>
            <w:shd w:val="clear" w:color="auto" w:fill="auto"/>
            <w:noWrap/>
            <w:vAlign w:val="bottom"/>
            <w:hideMark/>
          </w:tcPr>
          <w:p w14:paraId="5E8792A5"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SERASA</w:t>
            </w:r>
          </w:p>
        </w:tc>
        <w:tc>
          <w:tcPr>
            <w:tcW w:w="484" w:type="pct"/>
            <w:tcBorders>
              <w:top w:val="nil"/>
              <w:left w:val="nil"/>
              <w:bottom w:val="single" w:sz="4" w:space="0" w:color="auto"/>
              <w:right w:val="single" w:sz="4" w:space="0" w:color="auto"/>
            </w:tcBorders>
            <w:shd w:val="clear" w:color="auto" w:fill="auto"/>
            <w:noWrap/>
            <w:vAlign w:val="bottom"/>
            <w:hideMark/>
          </w:tcPr>
          <w:p w14:paraId="12119F0F"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N/A</w:t>
            </w:r>
          </w:p>
        </w:tc>
      </w:tr>
      <w:tr w:rsidR="00682213" w:rsidRPr="00C42BEF" w14:paraId="334D1D4B" w14:textId="77777777" w:rsidTr="00913945">
        <w:trPr>
          <w:trHeight w:val="300"/>
        </w:trPr>
        <w:tc>
          <w:tcPr>
            <w:tcW w:w="1805" w:type="pct"/>
            <w:tcBorders>
              <w:top w:val="nil"/>
              <w:left w:val="single" w:sz="4" w:space="0" w:color="auto"/>
              <w:bottom w:val="single" w:sz="4" w:space="0" w:color="auto"/>
              <w:right w:val="single" w:sz="4" w:space="0" w:color="auto"/>
            </w:tcBorders>
            <w:shd w:val="clear" w:color="000000" w:fill="FFFF00"/>
            <w:noWrap/>
            <w:vAlign w:val="center"/>
            <w:hideMark/>
          </w:tcPr>
          <w:p w14:paraId="7A0B1F0B" w14:textId="77777777" w:rsidR="00682213" w:rsidRPr="00C42BEF" w:rsidRDefault="00682213" w:rsidP="00913945">
            <w:pPr>
              <w:rPr>
                <w:rFonts w:cs="Arial"/>
                <w:color w:val="000000"/>
              </w:rPr>
            </w:pPr>
            <w:r w:rsidRPr="00C42BEF">
              <w:rPr>
                <w:rFonts w:cs="Arial"/>
                <w:color w:val="000000"/>
                <w:lang w:eastAsia="en-US"/>
              </w:rPr>
              <w:t xml:space="preserve">Conclusão: (Lista Opções): Aprovado Derivado Negado </w:t>
            </w:r>
          </w:p>
        </w:tc>
        <w:tc>
          <w:tcPr>
            <w:tcW w:w="2085" w:type="pct"/>
            <w:tcBorders>
              <w:top w:val="nil"/>
              <w:left w:val="nil"/>
              <w:bottom w:val="single" w:sz="4" w:space="0" w:color="auto"/>
              <w:right w:val="single" w:sz="4" w:space="0" w:color="auto"/>
            </w:tcBorders>
            <w:shd w:val="clear" w:color="000000" w:fill="FFFF00"/>
            <w:noWrap/>
            <w:vAlign w:val="bottom"/>
            <w:hideMark/>
          </w:tcPr>
          <w:p w14:paraId="17B2E3F5"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w:t>
            </w:r>
          </w:p>
        </w:tc>
        <w:tc>
          <w:tcPr>
            <w:tcW w:w="626" w:type="pct"/>
            <w:tcBorders>
              <w:top w:val="nil"/>
              <w:left w:val="nil"/>
              <w:bottom w:val="single" w:sz="4" w:space="0" w:color="auto"/>
              <w:right w:val="single" w:sz="4" w:space="0" w:color="auto"/>
            </w:tcBorders>
            <w:shd w:val="clear" w:color="000000" w:fill="FFFF00"/>
            <w:noWrap/>
            <w:vAlign w:val="bottom"/>
            <w:hideMark/>
          </w:tcPr>
          <w:p w14:paraId="44DFE454"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w:t>
            </w:r>
          </w:p>
        </w:tc>
        <w:tc>
          <w:tcPr>
            <w:tcW w:w="484" w:type="pct"/>
            <w:tcBorders>
              <w:top w:val="nil"/>
              <w:left w:val="nil"/>
              <w:bottom w:val="single" w:sz="4" w:space="0" w:color="auto"/>
              <w:right w:val="single" w:sz="4" w:space="0" w:color="auto"/>
            </w:tcBorders>
            <w:shd w:val="clear" w:color="000000" w:fill="FFFF00"/>
            <w:noWrap/>
            <w:vAlign w:val="bottom"/>
            <w:hideMark/>
          </w:tcPr>
          <w:p w14:paraId="5C473871"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N/A</w:t>
            </w:r>
          </w:p>
        </w:tc>
      </w:tr>
      <w:tr w:rsidR="00682213" w:rsidRPr="00C42BEF" w14:paraId="2BB64C93" w14:textId="77777777" w:rsidTr="00913945">
        <w:trPr>
          <w:trHeight w:val="600"/>
        </w:trPr>
        <w:tc>
          <w:tcPr>
            <w:tcW w:w="1805" w:type="pct"/>
            <w:tcBorders>
              <w:top w:val="nil"/>
              <w:left w:val="single" w:sz="4" w:space="0" w:color="auto"/>
              <w:bottom w:val="single" w:sz="4" w:space="0" w:color="auto"/>
              <w:right w:val="single" w:sz="4" w:space="0" w:color="auto"/>
            </w:tcBorders>
            <w:shd w:val="clear" w:color="000000" w:fill="FFFF00"/>
            <w:noWrap/>
            <w:vAlign w:val="center"/>
            <w:hideMark/>
          </w:tcPr>
          <w:p w14:paraId="3069A2B5" w14:textId="77777777" w:rsidR="00682213" w:rsidRPr="00C42BEF" w:rsidRDefault="00682213" w:rsidP="00913945">
            <w:pPr>
              <w:rPr>
                <w:rFonts w:cs="Arial"/>
                <w:color w:val="000000"/>
              </w:rPr>
            </w:pPr>
            <w:r w:rsidRPr="00C42BEF">
              <w:rPr>
                <w:rFonts w:cs="Arial"/>
                <w:color w:val="000000"/>
                <w:lang w:eastAsia="en-US"/>
              </w:rPr>
              <w:t>Decisão:(Lista Opções): codigos de aprovações e Negativas (RR06 a 08, AA's, PP's, DD's e DP's)</w:t>
            </w:r>
          </w:p>
        </w:tc>
        <w:tc>
          <w:tcPr>
            <w:tcW w:w="2085" w:type="pct"/>
            <w:tcBorders>
              <w:top w:val="nil"/>
              <w:left w:val="nil"/>
              <w:bottom w:val="single" w:sz="4" w:space="0" w:color="auto"/>
              <w:right w:val="single" w:sz="4" w:space="0" w:color="auto"/>
            </w:tcBorders>
            <w:shd w:val="clear" w:color="000000" w:fill="FFFF00"/>
            <w:noWrap/>
            <w:vAlign w:val="bottom"/>
            <w:hideMark/>
          </w:tcPr>
          <w:p w14:paraId="5F93D923"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w:t>
            </w:r>
          </w:p>
        </w:tc>
        <w:tc>
          <w:tcPr>
            <w:tcW w:w="626" w:type="pct"/>
            <w:tcBorders>
              <w:top w:val="nil"/>
              <w:left w:val="nil"/>
              <w:bottom w:val="single" w:sz="4" w:space="0" w:color="auto"/>
              <w:right w:val="single" w:sz="4" w:space="0" w:color="auto"/>
            </w:tcBorders>
            <w:shd w:val="clear" w:color="000000" w:fill="FFFF00"/>
            <w:noWrap/>
            <w:vAlign w:val="bottom"/>
            <w:hideMark/>
          </w:tcPr>
          <w:p w14:paraId="45FDF652"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w:t>
            </w:r>
          </w:p>
        </w:tc>
        <w:tc>
          <w:tcPr>
            <w:tcW w:w="484" w:type="pct"/>
            <w:tcBorders>
              <w:top w:val="nil"/>
              <w:left w:val="nil"/>
              <w:bottom w:val="single" w:sz="4" w:space="0" w:color="auto"/>
              <w:right w:val="single" w:sz="4" w:space="0" w:color="auto"/>
            </w:tcBorders>
            <w:shd w:val="clear" w:color="000000" w:fill="FFFF00"/>
            <w:noWrap/>
            <w:vAlign w:val="bottom"/>
            <w:hideMark/>
          </w:tcPr>
          <w:p w14:paraId="3ADF8321"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N/A</w:t>
            </w:r>
          </w:p>
        </w:tc>
      </w:tr>
      <w:tr w:rsidR="00682213" w:rsidRPr="00C42BEF" w14:paraId="473D840F" w14:textId="77777777" w:rsidTr="00913945">
        <w:trPr>
          <w:trHeight w:val="300"/>
        </w:trPr>
        <w:tc>
          <w:tcPr>
            <w:tcW w:w="1805" w:type="pct"/>
            <w:tcBorders>
              <w:top w:val="nil"/>
              <w:left w:val="single" w:sz="4" w:space="0" w:color="auto"/>
              <w:bottom w:val="single" w:sz="4" w:space="0" w:color="auto"/>
              <w:right w:val="single" w:sz="4" w:space="0" w:color="auto"/>
            </w:tcBorders>
            <w:shd w:val="clear" w:color="auto" w:fill="auto"/>
            <w:noWrap/>
            <w:vAlign w:val="center"/>
            <w:hideMark/>
          </w:tcPr>
          <w:p w14:paraId="0BA4771A" w14:textId="77777777" w:rsidR="00682213" w:rsidRPr="00C42BEF" w:rsidRDefault="00682213" w:rsidP="00913945">
            <w:pPr>
              <w:rPr>
                <w:rFonts w:cs="Arial"/>
                <w:color w:val="000000"/>
              </w:rPr>
            </w:pPr>
            <w:r w:rsidRPr="00C42BEF">
              <w:rPr>
                <w:rFonts w:cs="Arial"/>
                <w:color w:val="000000"/>
                <w:lang w:eastAsia="en-US"/>
              </w:rPr>
              <w:t>Risco de score calculado pela FMS</w:t>
            </w:r>
          </w:p>
        </w:tc>
        <w:tc>
          <w:tcPr>
            <w:tcW w:w="2085" w:type="pct"/>
            <w:tcBorders>
              <w:top w:val="nil"/>
              <w:left w:val="nil"/>
              <w:bottom w:val="single" w:sz="4" w:space="0" w:color="auto"/>
              <w:right w:val="single" w:sz="4" w:space="0" w:color="auto"/>
            </w:tcBorders>
            <w:shd w:val="clear" w:color="auto" w:fill="auto"/>
            <w:noWrap/>
            <w:vAlign w:val="bottom"/>
            <w:hideMark/>
          </w:tcPr>
          <w:p w14:paraId="3F79CFCD"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Valor do Score calculado pelo FMS</w:t>
            </w:r>
          </w:p>
        </w:tc>
        <w:tc>
          <w:tcPr>
            <w:tcW w:w="626" w:type="pct"/>
            <w:tcBorders>
              <w:top w:val="nil"/>
              <w:left w:val="nil"/>
              <w:bottom w:val="single" w:sz="4" w:space="0" w:color="auto"/>
              <w:right w:val="single" w:sz="4" w:space="0" w:color="auto"/>
            </w:tcBorders>
            <w:shd w:val="clear" w:color="auto" w:fill="auto"/>
            <w:noWrap/>
            <w:vAlign w:val="bottom"/>
            <w:hideMark/>
          </w:tcPr>
          <w:p w14:paraId="3F25BD85"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w:t>
            </w:r>
          </w:p>
        </w:tc>
        <w:tc>
          <w:tcPr>
            <w:tcW w:w="484" w:type="pct"/>
            <w:tcBorders>
              <w:top w:val="nil"/>
              <w:left w:val="nil"/>
              <w:bottom w:val="single" w:sz="4" w:space="0" w:color="auto"/>
              <w:right w:val="single" w:sz="4" w:space="0" w:color="auto"/>
            </w:tcBorders>
            <w:shd w:val="clear" w:color="auto" w:fill="auto"/>
            <w:noWrap/>
            <w:vAlign w:val="bottom"/>
            <w:hideMark/>
          </w:tcPr>
          <w:p w14:paraId="25E46D30"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N/A</w:t>
            </w:r>
          </w:p>
        </w:tc>
      </w:tr>
      <w:tr w:rsidR="00682213" w:rsidRPr="00C42BEF" w14:paraId="298ED878" w14:textId="77777777" w:rsidTr="00913945">
        <w:trPr>
          <w:trHeight w:val="300"/>
        </w:trPr>
        <w:tc>
          <w:tcPr>
            <w:tcW w:w="1805" w:type="pct"/>
            <w:tcBorders>
              <w:top w:val="nil"/>
              <w:left w:val="single" w:sz="4" w:space="0" w:color="auto"/>
              <w:bottom w:val="single" w:sz="4" w:space="0" w:color="auto"/>
              <w:right w:val="single" w:sz="4" w:space="0" w:color="auto"/>
            </w:tcBorders>
            <w:shd w:val="clear" w:color="auto" w:fill="auto"/>
            <w:noWrap/>
            <w:vAlign w:val="center"/>
            <w:hideMark/>
          </w:tcPr>
          <w:p w14:paraId="1E000114" w14:textId="77777777" w:rsidR="00682213" w:rsidRPr="00C42BEF" w:rsidRDefault="00682213" w:rsidP="00913945">
            <w:pPr>
              <w:rPr>
                <w:rFonts w:cs="Arial"/>
                <w:color w:val="000000"/>
              </w:rPr>
            </w:pPr>
            <w:r w:rsidRPr="00C42BEF">
              <w:rPr>
                <w:rFonts w:cs="Arial"/>
                <w:color w:val="000000"/>
                <w:lang w:eastAsia="en-US"/>
              </w:rPr>
              <w:t>Observações (campo texto).</w:t>
            </w:r>
          </w:p>
        </w:tc>
        <w:tc>
          <w:tcPr>
            <w:tcW w:w="2085" w:type="pct"/>
            <w:tcBorders>
              <w:top w:val="nil"/>
              <w:left w:val="nil"/>
              <w:bottom w:val="single" w:sz="4" w:space="0" w:color="auto"/>
              <w:right w:val="single" w:sz="4" w:space="0" w:color="auto"/>
            </w:tcBorders>
            <w:shd w:val="clear" w:color="auto" w:fill="auto"/>
            <w:noWrap/>
            <w:vAlign w:val="bottom"/>
            <w:hideMark/>
          </w:tcPr>
          <w:p w14:paraId="013616A4"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Campo livre adicionado na tela</w:t>
            </w:r>
          </w:p>
        </w:tc>
        <w:tc>
          <w:tcPr>
            <w:tcW w:w="626" w:type="pct"/>
            <w:tcBorders>
              <w:top w:val="nil"/>
              <w:left w:val="nil"/>
              <w:bottom w:val="single" w:sz="4" w:space="0" w:color="auto"/>
              <w:right w:val="single" w:sz="4" w:space="0" w:color="auto"/>
            </w:tcBorders>
            <w:shd w:val="clear" w:color="auto" w:fill="auto"/>
            <w:noWrap/>
            <w:vAlign w:val="bottom"/>
            <w:hideMark/>
          </w:tcPr>
          <w:p w14:paraId="130F31CD"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 </w:t>
            </w:r>
          </w:p>
        </w:tc>
        <w:tc>
          <w:tcPr>
            <w:tcW w:w="484" w:type="pct"/>
            <w:tcBorders>
              <w:top w:val="nil"/>
              <w:left w:val="nil"/>
              <w:bottom w:val="single" w:sz="4" w:space="0" w:color="auto"/>
              <w:right w:val="single" w:sz="4" w:space="0" w:color="auto"/>
            </w:tcBorders>
            <w:shd w:val="clear" w:color="auto" w:fill="auto"/>
            <w:noWrap/>
            <w:vAlign w:val="bottom"/>
            <w:hideMark/>
          </w:tcPr>
          <w:p w14:paraId="48F63CFF" w14:textId="77777777" w:rsidR="00682213" w:rsidRPr="00C42BEF" w:rsidRDefault="00682213" w:rsidP="00913945">
            <w:pPr>
              <w:jc w:val="left"/>
              <w:rPr>
                <w:rFonts w:ascii="Calibri" w:hAnsi="Calibri" w:cs="Calibri"/>
                <w:color w:val="000000"/>
                <w:sz w:val="22"/>
                <w:szCs w:val="22"/>
              </w:rPr>
            </w:pPr>
            <w:r w:rsidRPr="00C42BEF">
              <w:rPr>
                <w:rFonts w:ascii="Calibri" w:hAnsi="Calibri" w:cs="Calibri"/>
                <w:color w:val="000000"/>
                <w:sz w:val="22"/>
                <w:szCs w:val="22"/>
              </w:rPr>
              <w:t>N/A</w:t>
            </w:r>
          </w:p>
        </w:tc>
      </w:tr>
    </w:tbl>
    <w:p w14:paraId="68133CDF" w14:textId="77777777" w:rsidR="00682213" w:rsidRDefault="00682213" w:rsidP="00682213">
      <w:pPr>
        <w:rPr>
          <w:lang w:eastAsia="en-US"/>
        </w:rPr>
      </w:pPr>
    </w:p>
    <w:p w14:paraId="45132994" w14:textId="77777777" w:rsidR="00682213" w:rsidRDefault="00682213" w:rsidP="00682213">
      <w:pPr>
        <w:rPr>
          <w:lang w:eastAsia="en-US"/>
        </w:rPr>
      </w:pPr>
    </w:p>
    <w:p w14:paraId="20A839F5" w14:textId="77777777" w:rsidR="00682213" w:rsidRDefault="00682213" w:rsidP="00682213">
      <w:pPr>
        <w:rPr>
          <w:lang w:eastAsia="en-US"/>
        </w:rPr>
      </w:pPr>
      <w:r>
        <w:rPr>
          <w:lang w:eastAsia="en-US"/>
        </w:rPr>
        <w:t>Será criado no front-end a tela de apresentação dos dados da proposta, que seguirá o protótipo apresentado abaixo:</w:t>
      </w:r>
    </w:p>
    <w:p w14:paraId="70C442C5" w14:textId="77777777" w:rsidR="00682213" w:rsidRDefault="00682213" w:rsidP="00682213">
      <w:pPr>
        <w:rPr>
          <w:lang w:eastAsia="en-US"/>
        </w:rPr>
      </w:pPr>
    </w:p>
    <w:p w14:paraId="34426672" w14:textId="77777777" w:rsidR="00682213" w:rsidRDefault="00682213" w:rsidP="00682213">
      <w:pPr>
        <w:rPr>
          <w:lang w:eastAsia="en-US"/>
        </w:rPr>
      </w:pPr>
      <w:r>
        <w:rPr>
          <w:noProof/>
        </w:rPr>
        <w:lastRenderedPageBreak/>
        <w:drawing>
          <wp:inline distT="0" distB="0" distL="0" distR="0" wp14:anchorId="33031F38" wp14:editId="19D179EB">
            <wp:extent cx="6086475" cy="5343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86475" cy="5343525"/>
                    </a:xfrm>
                    <a:prstGeom prst="rect">
                      <a:avLst/>
                    </a:prstGeom>
                  </pic:spPr>
                </pic:pic>
              </a:graphicData>
            </a:graphic>
          </wp:inline>
        </w:drawing>
      </w:r>
    </w:p>
    <w:p w14:paraId="7260E606" w14:textId="77777777" w:rsidR="00682213" w:rsidRDefault="00682213" w:rsidP="00682213">
      <w:pPr>
        <w:rPr>
          <w:lang w:eastAsia="en-US"/>
        </w:rPr>
      </w:pPr>
    </w:p>
    <w:p w14:paraId="0A656061" w14:textId="77777777" w:rsidR="00682213" w:rsidRDefault="00682213" w:rsidP="00682213">
      <w:pPr>
        <w:rPr>
          <w:lang w:eastAsia="en-US"/>
        </w:rPr>
      </w:pPr>
    </w:p>
    <w:p w14:paraId="6E2F27CD" w14:textId="77777777" w:rsidR="00682213" w:rsidRDefault="00682213" w:rsidP="00682213">
      <w:pPr>
        <w:pStyle w:val="Heading5"/>
      </w:pPr>
      <w:r>
        <w:t>Apresentação do Score Calculado</w:t>
      </w:r>
    </w:p>
    <w:p w14:paraId="2216D704" w14:textId="77777777" w:rsidR="00682213" w:rsidRDefault="00682213" w:rsidP="00682213">
      <w:pPr>
        <w:rPr>
          <w:lang w:eastAsia="en-US"/>
        </w:rPr>
      </w:pPr>
    </w:p>
    <w:p w14:paraId="61436B86" w14:textId="77777777" w:rsidR="00682213" w:rsidRDefault="00682213" w:rsidP="00682213">
      <w:pPr>
        <w:rPr>
          <w:lang w:eastAsia="en-US"/>
        </w:rPr>
      </w:pPr>
      <w:r>
        <w:rPr>
          <w:lang w:eastAsia="en-US"/>
        </w:rPr>
        <w:t>O score calculado pelo FMS estará disponível na parte superior da tela, conforme protótipo abaixo:</w:t>
      </w:r>
    </w:p>
    <w:p w14:paraId="7280E0EC" w14:textId="77777777" w:rsidR="00682213" w:rsidRDefault="00682213" w:rsidP="00682213">
      <w:pPr>
        <w:rPr>
          <w:lang w:eastAsia="en-US"/>
        </w:rPr>
      </w:pPr>
      <w:r>
        <w:rPr>
          <w:noProof/>
        </w:rPr>
        <w:lastRenderedPageBreak/>
        <w:drawing>
          <wp:inline distT="0" distB="0" distL="0" distR="0" wp14:anchorId="143EE64B" wp14:editId="4C158E62">
            <wp:extent cx="6480810" cy="32702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810" cy="3270250"/>
                    </a:xfrm>
                    <a:prstGeom prst="rect">
                      <a:avLst/>
                    </a:prstGeom>
                  </pic:spPr>
                </pic:pic>
              </a:graphicData>
            </a:graphic>
          </wp:inline>
        </w:drawing>
      </w:r>
    </w:p>
    <w:p w14:paraId="5541B77E" w14:textId="77777777" w:rsidR="00682213" w:rsidRDefault="00682213" w:rsidP="00682213">
      <w:pPr>
        <w:rPr>
          <w:lang w:eastAsia="en-US"/>
        </w:rPr>
      </w:pPr>
    </w:p>
    <w:p w14:paraId="55293D0E" w14:textId="77777777" w:rsidR="00682213" w:rsidRDefault="00682213" w:rsidP="00682213">
      <w:pPr>
        <w:rPr>
          <w:lang w:eastAsia="en-US"/>
        </w:rPr>
      </w:pPr>
    </w:p>
    <w:p w14:paraId="2A182B96" w14:textId="77777777" w:rsidR="00682213" w:rsidRDefault="00682213" w:rsidP="00682213">
      <w:pPr>
        <w:pStyle w:val="Heading5"/>
      </w:pPr>
      <w:bookmarkStart w:id="49" w:name="_Apresentação_do_Campo"/>
      <w:bookmarkEnd w:id="49"/>
      <w:r>
        <w:t>Apresentação do Campo para Inclusão dos Comentários</w:t>
      </w:r>
    </w:p>
    <w:p w14:paraId="7C4CE9BD" w14:textId="77777777" w:rsidR="00682213" w:rsidRDefault="00682213" w:rsidP="00682213">
      <w:pPr>
        <w:rPr>
          <w:lang w:eastAsia="en-US"/>
        </w:rPr>
      </w:pPr>
    </w:p>
    <w:p w14:paraId="2DAFE61B" w14:textId="77777777" w:rsidR="00682213" w:rsidRDefault="00682213" w:rsidP="00682213">
      <w:pPr>
        <w:rPr>
          <w:lang w:eastAsia="en-US"/>
        </w:rPr>
      </w:pPr>
      <w:r>
        <w:rPr>
          <w:lang w:eastAsia="en-US"/>
        </w:rPr>
        <w:t>O campo de comentário estará disponível no canto direito da tela, e pode ser utilizado para colocar qualquer comentário referente ao atendimento e permiti adicionar anexos:</w:t>
      </w:r>
    </w:p>
    <w:p w14:paraId="501B69C2" w14:textId="77777777" w:rsidR="00682213" w:rsidRDefault="00682213" w:rsidP="00682213">
      <w:pPr>
        <w:rPr>
          <w:lang w:eastAsia="en-US"/>
        </w:rPr>
      </w:pPr>
    </w:p>
    <w:p w14:paraId="46B50A0C" w14:textId="77777777" w:rsidR="00682213" w:rsidRDefault="00682213" w:rsidP="00682213">
      <w:pPr>
        <w:rPr>
          <w:lang w:eastAsia="en-US"/>
        </w:rPr>
      </w:pPr>
      <w:r>
        <w:rPr>
          <w:noProof/>
        </w:rPr>
        <w:lastRenderedPageBreak/>
        <w:drawing>
          <wp:inline distT="0" distB="0" distL="0" distR="0" wp14:anchorId="720415D9" wp14:editId="21C71447">
            <wp:extent cx="6480810" cy="32626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810" cy="3262630"/>
                    </a:xfrm>
                    <a:prstGeom prst="rect">
                      <a:avLst/>
                    </a:prstGeom>
                  </pic:spPr>
                </pic:pic>
              </a:graphicData>
            </a:graphic>
          </wp:inline>
        </w:drawing>
      </w:r>
    </w:p>
    <w:p w14:paraId="2A4F4EA5" w14:textId="77777777" w:rsidR="00682213" w:rsidRDefault="00682213" w:rsidP="00682213">
      <w:pPr>
        <w:rPr>
          <w:lang w:eastAsia="en-US"/>
        </w:rPr>
      </w:pPr>
    </w:p>
    <w:p w14:paraId="48BE429C" w14:textId="3F88D314" w:rsidR="00682213" w:rsidRDefault="00682213" w:rsidP="00682213">
      <w:pPr>
        <w:rPr>
          <w:lang w:eastAsia="en-US"/>
        </w:rPr>
      </w:pPr>
      <w:r>
        <w:rPr>
          <w:lang w:eastAsia="en-US"/>
        </w:rPr>
        <w:t xml:space="preserve">Os campos de Conclusão e Decisão ficarão disponíveis na tela especificada no </w:t>
      </w:r>
      <w:hyperlink w:anchor="_RGN29_–_TBD" w:history="1">
        <w:r w:rsidRPr="00832011">
          <w:rPr>
            <w:rStyle w:val="Hyperlink"/>
            <w:lang w:eastAsia="en-US"/>
          </w:rPr>
          <w:t>RGN29 – TBD</w:t>
        </w:r>
      </w:hyperlink>
      <w:r>
        <w:rPr>
          <w:lang w:eastAsia="en-US"/>
        </w:rPr>
        <w:t>. De modo a separa as informações de tomada de decisão e de dados para análise.</w:t>
      </w:r>
    </w:p>
    <w:p w14:paraId="460E2C6B" w14:textId="77777777" w:rsidR="00682213" w:rsidRDefault="00682213" w:rsidP="00136D52">
      <w:pPr>
        <w:rPr>
          <w:lang w:eastAsia="en-US"/>
        </w:rPr>
      </w:pPr>
    </w:p>
    <w:p w14:paraId="69A48BA9" w14:textId="7380EC80" w:rsidR="002C1837" w:rsidRDefault="002C1837" w:rsidP="00955CB3">
      <w:pPr>
        <w:pStyle w:val="Heading4"/>
        <w:numPr>
          <w:ilvl w:val="3"/>
          <w:numId w:val="9"/>
        </w:numPr>
      </w:pPr>
      <w:bookmarkStart w:id="50" w:name="_Toc506564569"/>
      <w:r w:rsidRPr="00153785">
        <w:t>RGN</w:t>
      </w:r>
      <w:r>
        <w:t>19</w:t>
      </w:r>
      <w:r w:rsidRPr="00153785">
        <w:t xml:space="preserve"> – </w:t>
      </w:r>
      <w:r>
        <w:t>TBD</w:t>
      </w:r>
      <w:bookmarkEnd w:id="50"/>
    </w:p>
    <w:p w14:paraId="688ED418" w14:textId="77777777" w:rsidR="002C1837" w:rsidRDefault="002C1837" w:rsidP="002C1837">
      <w:pPr>
        <w:rPr>
          <w:rFonts w:cs="Arial"/>
          <w:lang w:eastAsia="en-US"/>
        </w:rPr>
      </w:pPr>
    </w:p>
    <w:p w14:paraId="7335DAE7" w14:textId="4769C3D9" w:rsidR="002C1837" w:rsidRDefault="002C1837" w:rsidP="002C1837">
      <w:pPr>
        <w:rPr>
          <w:lang w:eastAsia="en-US"/>
        </w:rPr>
      </w:pPr>
      <w:r w:rsidRPr="002C1837">
        <w:rPr>
          <w:rFonts w:cs="Arial"/>
          <w:lang w:eastAsia="en-US"/>
        </w:rPr>
        <w:t>O front-end deverá conter uma lista com os possíveis fechamentos do caso (Cliente não solicitou, Contato sem sucesso, Cancelado pelo cliente, Fraude subscrição, Fraude PDV, Fraude Vendedor, fraude outros, outros motivos) de forma configurável, que será utilizado no informacional.</w:t>
      </w:r>
    </w:p>
    <w:p w14:paraId="741BCD6C" w14:textId="77777777" w:rsidR="002C1837" w:rsidRDefault="002C1837" w:rsidP="00136D52">
      <w:pPr>
        <w:rPr>
          <w:lang w:eastAsia="en-US"/>
        </w:rPr>
      </w:pPr>
    </w:p>
    <w:p w14:paraId="6D31182A" w14:textId="77777777" w:rsidR="001B5CA4" w:rsidRDefault="001B5CA4" w:rsidP="001B5CA4">
      <w:pPr>
        <w:rPr>
          <w:lang w:eastAsia="en-US"/>
        </w:rPr>
      </w:pPr>
      <w:r w:rsidRPr="002368AC">
        <w:rPr>
          <w:highlight w:val="yellow"/>
          <w:lang w:eastAsia="en-US"/>
        </w:rPr>
        <w:t xml:space="preserve">Falta mapeamento </w:t>
      </w:r>
      <w:r>
        <w:rPr>
          <w:highlight w:val="yellow"/>
          <w:lang w:eastAsia="en-US"/>
        </w:rPr>
        <w:t>d</w:t>
      </w:r>
      <w:r w:rsidRPr="002368AC">
        <w:rPr>
          <w:highlight w:val="yellow"/>
          <w:lang w:eastAsia="en-US"/>
        </w:rPr>
        <w:t>e seus respectivos DE-PARA entre as</w:t>
      </w:r>
      <w:r>
        <w:rPr>
          <w:highlight w:val="yellow"/>
          <w:lang w:eastAsia="en-US"/>
        </w:rPr>
        <w:t xml:space="preserve"> demais</w:t>
      </w:r>
      <w:r w:rsidRPr="002368AC">
        <w:rPr>
          <w:highlight w:val="yellow"/>
          <w:lang w:eastAsia="en-US"/>
        </w:rPr>
        <w:t xml:space="preserve"> listas</w:t>
      </w:r>
      <w:r>
        <w:rPr>
          <w:highlight w:val="yellow"/>
          <w:lang w:eastAsia="en-US"/>
        </w:rPr>
        <w:t xml:space="preserve"> de fechamento dos casos ou todas as informações devem ficar visíveis independente dos outros combos?</w:t>
      </w:r>
    </w:p>
    <w:p w14:paraId="0F78FED1" w14:textId="77777777" w:rsidR="001B5CA4" w:rsidRDefault="001B5CA4" w:rsidP="001B5CA4">
      <w:pPr>
        <w:rPr>
          <w:lang w:eastAsia="en-US"/>
        </w:rPr>
      </w:pPr>
    </w:p>
    <w:p w14:paraId="2FD45FA2" w14:textId="77777777" w:rsidR="001B5CA4" w:rsidRDefault="001B5CA4" w:rsidP="001B5CA4">
      <w:pPr>
        <w:rPr>
          <w:lang w:eastAsia="en-US"/>
        </w:rPr>
      </w:pPr>
      <w:r>
        <w:rPr>
          <w:lang w:eastAsia="en-US"/>
        </w:rPr>
        <w:t>Para atender este requisito, será criado a tabela de referencia conforme descrito abaixo:</w:t>
      </w:r>
    </w:p>
    <w:p w14:paraId="01659D2D" w14:textId="77777777" w:rsidR="001B5CA4" w:rsidRDefault="001B5CA4" w:rsidP="001B5CA4">
      <w:pPr>
        <w:rPr>
          <w:lang w:eastAsia="en-US"/>
        </w:rPr>
      </w:pPr>
    </w:p>
    <w:tbl>
      <w:tblPr>
        <w:tblW w:w="0" w:type="auto"/>
        <w:tblCellMar>
          <w:left w:w="70" w:type="dxa"/>
          <w:right w:w="70" w:type="dxa"/>
        </w:tblCellMar>
        <w:tblLook w:val="04A0" w:firstRow="1" w:lastRow="0" w:firstColumn="1" w:lastColumn="0" w:noHBand="0" w:noVBand="1"/>
      </w:tblPr>
      <w:tblGrid>
        <w:gridCol w:w="391"/>
        <w:gridCol w:w="2554"/>
      </w:tblGrid>
      <w:tr w:rsidR="001B5CA4" w:rsidRPr="003620CF" w14:paraId="149CC35D" w14:textId="77777777" w:rsidTr="00913945">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324B7A3A" w14:textId="77777777" w:rsidR="001B5CA4" w:rsidRPr="003620CF" w:rsidRDefault="001B5CA4" w:rsidP="00913945">
            <w:pPr>
              <w:jc w:val="center"/>
              <w:rPr>
                <w:rFonts w:ascii="Calibri" w:hAnsi="Calibri" w:cs="Calibri"/>
                <w:color w:val="000000"/>
                <w:sz w:val="22"/>
                <w:szCs w:val="22"/>
              </w:rPr>
            </w:pPr>
            <w:r w:rsidRPr="003620CF">
              <w:rPr>
                <w:rFonts w:ascii="Calibri" w:hAnsi="Calibri" w:cs="Calibri"/>
                <w:color w:val="000000"/>
                <w:sz w:val="22"/>
                <w:szCs w:val="22"/>
              </w:rPr>
              <w:t>FMS_R_</w:t>
            </w:r>
            <w:r>
              <w:rPr>
                <w:rFonts w:ascii="Calibri" w:hAnsi="Calibri" w:cs="Calibri"/>
                <w:color w:val="000000"/>
                <w:sz w:val="22"/>
                <w:szCs w:val="22"/>
              </w:rPr>
              <w:t>STATUS_</w:t>
            </w:r>
            <w:r w:rsidRPr="003620CF">
              <w:rPr>
                <w:rFonts w:ascii="Calibri" w:hAnsi="Calibri" w:cs="Calibri"/>
                <w:color w:val="000000"/>
                <w:sz w:val="22"/>
                <w:szCs w:val="22"/>
              </w:rPr>
              <w:t>FECHAMENTO</w:t>
            </w:r>
          </w:p>
        </w:tc>
      </w:tr>
      <w:tr w:rsidR="001B5CA4" w:rsidRPr="003620CF" w14:paraId="04703D31" w14:textId="77777777" w:rsidTr="00913945">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14:paraId="5CFF7FEB" w14:textId="77777777" w:rsidR="001B5CA4" w:rsidRPr="003620CF" w:rsidRDefault="001B5CA4" w:rsidP="00913945">
            <w:pPr>
              <w:jc w:val="left"/>
              <w:rPr>
                <w:rFonts w:ascii="Calibri" w:hAnsi="Calibri" w:cs="Calibri"/>
                <w:color w:val="000000"/>
                <w:sz w:val="22"/>
                <w:szCs w:val="22"/>
              </w:rPr>
            </w:pPr>
            <w:r w:rsidRPr="003620CF">
              <w:rPr>
                <w:rFonts w:ascii="Calibri" w:hAnsi="Calibri" w:cs="Calibri"/>
                <w:color w:val="000000"/>
                <w:sz w:val="22"/>
                <w:szCs w:val="22"/>
              </w:rPr>
              <w:t>ID</w:t>
            </w:r>
          </w:p>
        </w:tc>
        <w:tc>
          <w:tcPr>
            <w:tcW w:w="0" w:type="auto"/>
            <w:tcBorders>
              <w:top w:val="nil"/>
              <w:left w:val="nil"/>
              <w:bottom w:val="single" w:sz="4" w:space="0" w:color="auto"/>
              <w:right w:val="single" w:sz="4" w:space="0" w:color="auto"/>
            </w:tcBorders>
            <w:shd w:val="clear" w:color="000000" w:fill="BFBFBF"/>
            <w:noWrap/>
            <w:vAlign w:val="bottom"/>
            <w:hideMark/>
          </w:tcPr>
          <w:p w14:paraId="50DB343F" w14:textId="77777777" w:rsidR="001B5CA4" w:rsidRPr="003620CF" w:rsidRDefault="001B5CA4" w:rsidP="00913945">
            <w:pPr>
              <w:jc w:val="left"/>
              <w:rPr>
                <w:rFonts w:ascii="Calibri" w:hAnsi="Calibri" w:cs="Calibri"/>
                <w:color w:val="000000"/>
                <w:sz w:val="22"/>
                <w:szCs w:val="22"/>
              </w:rPr>
            </w:pPr>
            <w:r w:rsidRPr="003620CF">
              <w:rPr>
                <w:rFonts w:ascii="Calibri" w:hAnsi="Calibri" w:cs="Calibri"/>
                <w:color w:val="000000"/>
                <w:sz w:val="22"/>
                <w:szCs w:val="22"/>
              </w:rPr>
              <w:t>DESCRICAO</w:t>
            </w:r>
          </w:p>
        </w:tc>
      </w:tr>
      <w:tr w:rsidR="001B5CA4" w:rsidRPr="003620CF" w14:paraId="48B5EC5E" w14:textId="77777777" w:rsidTr="00913945">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E82E48" w14:textId="77777777" w:rsidR="001B5CA4" w:rsidRPr="003620CF" w:rsidRDefault="001B5CA4" w:rsidP="00913945">
            <w:pPr>
              <w:jc w:val="right"/>
              <w:rPr>
                <w:rFonts w:ascii="Calibri" w:hAnsi="Calibri" w:cs="Calibri"/>
                <w:color w:val="000000"/>
                <w:sz w:val="22"/>
                <w:szCs w:val="22"/>
              </w:rPr>
            </w:pPr>
            <w:r w:rsidRPr="003620CF">
              <w:rPr>
                <w:rFonts w:ascii="Calibri" w:hAnsi="Calibri" w:cs="Calibri"/>
                <w:color w:val="000000"/>
                <w:sz w:val="22"/>
                <w:szCs w:val="22"/>
              </w:rPr>
              <w:t>1</w:t>
            </w:r>
          </w:p>
        </w:tc>
        <w:tc>
          <w:tcPr>
            <w:tcW w:w="0" w:type="auto"/>
            <w:tcBorders>
              <w:top w:val="nil"/>
              <w:left w:val="nil"/>
              <w:bottom w:val="single" w:sz="4" w:space="0" w:color="auto"/>
              <w:right w:val="single" w:sz="4" w:space="0" w:color="auto"/>
            </w:tcBorders>
            <w:shd w:val="clear" w:color="auto" w:fill="auto"/>
            <w:noWrap/>
            <w:vAlign w:val="bottom"/>
            <w:hideMark/>
          </w:tcPr>
          <w:p w14:paraId="464463D0" w14:textId="77777777" w:rsidR="001B5CA4" w:rsidRPr="003620CF" w:rsidRDefault="001B5CA4" w:rsidP="00913945">
            <w:pPr>
              <w:jc w:val="left"/>
              <w:rPr>
                <w:rFonts w:ascii="Calibri" w:hAnsi="Calibri" w:cs="Calibri"/>
                <w:color w:val="000000"/>
                <w:sz w:val="22"/>
                <w:szCs w:val="22"/>
              </w:rPr>
            </w:pPr>
            <w:r w:rsidRPr="003620CF">
              <w:rPr>
                <w:rFonts w:ascii="Calibri" w:hAnsi="Calibri" w:cs="Calibri"/>
                <w:color w:val="000000"/>
                <w:sz w:val="22"/>
                <w:szCs w:val="22"/>
              </w:rPr>
              <w:t>Cliente não solicitou</w:t>
            </w:r>
          </w:p>
        </w:tc>
      </w:tr>
      <w:tr w:rsidR="001B5CA4" w:rsidRPr="003620CF" w14:paraId="0A059639" w14:textId="77777777" w:rsidTr="00913945">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39A8C5" w14:textId="77777777" w:rsidR="001B5CA4" w:rsidRPr="003620CF" w:rsidRDefault="001B5CA4" w:rsidP="00913945">
            <w:pPr>
              <w:jc w:val="right"/>
              <w:rPr>
                <w:rFonts w:ascii="Calibri" w:hAnsi="Calibri" w:cs="Calibri"/>
                <w:color w:val="000000"/>
                <w:sz w:val="22"/>
                <w:szCs w:val="22"/>
              </w:rPr>
            </w:pPr>
            <w:r w:rsidRPr="003620CF">
              <w:rPr>
                <w:rFonts w:ascii="Calibri" w:hAnsi="Calibri" w:cs="Calibri"/>
                <w:color w:val="000000"/>
                <w:sz w:val="22"/>
                <w:szCs w:val="22"/>
              </w:rPr>
              <w:lastRenderedPageBreak/>
              <w:t>2</w:t>
            </w:r>
          </w:p>
        </w:tc>
        <w:tc>
          <w:tcPr>
            <w:tcW w:w="0" w:type="auto"/>
            <w:tcBorders>
              <w:top w:val="nil"/>
              <w:left w:val="nil"/>
              <w:bottom w:val="single" w:sz="4" w:space="0" w:color="auto"/>
              <w:right w:val="single" w:sz="4" w:space="0" w:color="auto"/>
            </w:tcBorders>
            <w:shd w:val="clear" w:color="auto" w:fill="auto"/>
            <w:noWrap/>
            <w:vAlign w:val="bottom"/>
            <w:hideMark/>
          </w:tcPr>
          <w:p w14:paraId="6D0C4024" w14:textId="77777777" w:rsidR="001B5CA4" w:rsidRPr="003620CF" w:rsidRDefault="001B5CA4" w:rsidP="00913945">
            <w:pPr>
              <w:jc w:val="left"/>
              <w:rPr>
                <w:rFonts w:ascii="Calibri" w:hAnsi="Calibri" w:cs="Calibri"/>
                <w:color w:val="000000"/>
                <w:sz w:val="22"/>
                <w:szCs w:val="22"/>
              </w:rPr>
            </w:pPr>
            <w:r w:rsidRPr="003620CF">
              <w:rPr>
                <w:rFonts w:ascii="Calibri" w:hAnsi="Calibri" w:cs="Calibri"/>
                <w:color w:val="000000"/>
                <w:sz w:val="22"/>
                <w:szCs w:val="22"/>
              </w:rPr>
              <w:t>Contato sem sucesso</w:t>
            </w:r>
          </w:p>
        </w:tc>
      </w:tr>
      <w:tr w:rsidR="001B5CA4" w:rsidRPr="003620CF" w14:paraId="51639108" w14:textId="77777777" w:rsidTr="00913945">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60C6FA" w14:textId="77777777" w:rsidR="001B5CA4" w:rsidRPr="003620CF" w:rsidRDefault="001B5CA4" w:rsidP="00913945">
            <w:pPr>
              <w:jc w:val="right"/>
              <w:rPr>
                <w:rFonts w:ascii="Calibri" w:hAnsi="Calibri" w:cs="Calibri"/>
                <w:color w:val="000000"/>
                <w:sz w:val="22"/>
                <w:szCs w:val="22"/>
              </w:rPr>
            </w:pPr>
            <w:r w:rsidRPr="003620CF">
              <w:rPr>
                <w:rFonts w:ascii="Calibri" w:hAnsi="Calibri" w:cs="Calibri"/>
                <w:color w:val="000000"/>
                <w:sz w:val="22"/>
                <w:szCs w:val="22"/>
              </w:rPr>
              <w:t>3</w:t>
            </w:r>
          </w:p>
        </w:tc>
        <w:tc>
          <w:tcPr>
            <w:tcW w:w="0" w:type="auto"/>
            <w:tcBorders>
              <w:top w:val="nil"/>
              <w:left w:val="nil"/>
              <w:bottom w:val="single" w:sz="4" w:space="0" w:color="auto"/>
              <w:right w:val="single" w:sz="4" w:space="0" w:color="auto"/>
            </w:tcBorders>
            <w:shd w:val="clear" w:color="auto" w:fill="auto"/>
            <w:noWrap/>
            <w:vAlign w:val="bottom"/>
            <w:hideMark/>
          </w:tcPr>
          <w:p w14:paraId="02BE1621" w14:textId="77777777" w:rsidR="001B5CA4" w:rsidRPr="003620CF" w:rsidRDefault="001B5CA4" w:rsidP="00913945">
            <w:pPr>
              <w:jc w:val="left"/>
              <w:rPr>
                <w:rFonts w:ascii="Calibri" w:hAnsi="Calibri" w:cs="Calibri"/>
                <w:color w:val="000000"/>
                <w:sz w:val="22"/>
                <w:szCs w:val="22"/>
              </w:rPr>
            </w:pPr>
            <w:r w:rsidRPr="003620CF">
              <w:rPr>
                <w:rFonts w:ascii="Calibri" w:hAnsi="Calibri" w:cs="Calibri"/>
                <w:color w:val="000000"/>
                <w:sz w:val="22"/>
                <w:szCs w:val="22"/>
              </w:rPr>
              <w:t>Cancelado pelo cliente</w:t>
            </w:r>
          </w:p>
        </w:tc>
      </w:tr>
      <w:tr w:rsidR="001B5CA4" w:rsidRPr="003620CF" w14:paraId="6C06CB7D" w14:textId="77777777" w:rsidTr="00913945">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BFBDB7" w14:textId="77777777" w:rsidR="001B5CA4" w:rsidRPr="003620CF" w:rsidRDefault="001B5CA4" w:rsidP="00913945">
            <w:pPr>
              <w:jc w:val="right"/>
              <w:rPr>
                <w:rFonts w:ascii="Calibri" w:hAnsi="Calibri" w:cs="Calibri"/>
                <w:color w:val="000000"/>
                <w:sz w:val="22"/>
                <w:szCs w:val="22"/>
              </w:rPr>
            </w:pPr>
            <w:r w:rsidRPr="003620CF">
              <w:rPr>
                <w:rFonts w:ascii="Calibri" w:hAnsi="Calibri" w:cs="Calibri"/>
                <w:color w:val="000000"/>
                <w:sz w:val="22"/>
                <w:szCs w:val="22"/>
              </w:rPr>
              <w:t>4</w:t>
            </w:r>
          </w:p>
        </w:tc>
        <w:tc>
          <w:tcPr>
            <w:tcW w:w="0" w:type="auto"/>
            <w:tcBorders>
              <w:top w:val="nil"/>
              <w:left w:val="nil"/>
              <w:bottom w:val="single" w:sz="4" w:space="0" w:color="auto"/>
              <w:right w:val="single" w:sz="4" w:space="0" w:color="auto"/>
            </w:tcBorders>
            <w:shd w:val="clear" w:color="auto" w:fill="auto"/>
            <w:noWrap/>
            <w:vAlign w:val="bottom"/>
            <w:hideMark/>
          </w:tcPr>
          <w:p w14:paraId="1DDE1636" w14:textId="77777777" w:rsidR="001B5CA4" w:rsidRPr="003620CF" w:rsidRDefault="001B5CA4" w:rsidP="00913945">
            <w:pPr>
              <w:jc w:val="left"/>
              <w:rPr>
                <w:rFonts w:ascii="Calibri" w:hAnsi="Calibri" w:cs="Calibri"/>
                <w:color w:val="000000"/>
                <w:sz w:val="22"/>
                <w:szCs w:val="22"/>
              </w:rPr>
            </w:pPr>
            <w:r w:rsidRPr="003620CF">
              <w:rPr>
                <w:rFonts w:ascii="Calibri" w:hAnsi="Calibri" w:cs="Calibri"/>
                <w:color w:val="000000"/>
                <w:sz w:val="22"/>
                <w:szCs w:val="22"/>
              </w:rPr>
              <w:t>Fraude subscrição</w:t>
            </w:r>
          </w:p>
        </w:tc>
      </w:tr>
      <w:tr w:rsidR="001B5CA4" w:rsidRPr="003620CF" w14:paraId="07C1AF4D" w14:textId="77777777" w:rsidTr="00913945">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B96B40" w14:textId="77777777" w:rsidR="001B5CA4" w:rsidRPr="003620CF" w:rsidRDefault="001B5CA4" w:rsidP="00913945">
            <w:pPr>
              <w:jc w:val="right"/>
              <w:rPr>
                <w:rFonts w:ascii="Calibri" w:hAnsi="Calibri" w:cs="Calibri"/>
                <w:color w:val="000000"/>
                <w:sz w:val="22"/>
                <w:szCs w:val="22"/>
              </w:rPr>
            </w:pPr>
            <w:r w:rsidRPr="003620CF">
              <w:rPr>
                <w:rFonts w:ascii="Calibri" w:hAnsi="Calibri" w:cs="Calibri"/>
                <w:color w:val="000000"/>
                <w:sz w:val="22"/>
                <w:szCs w:val="22"/>
              </w:rPr>
              <w:t>5</w:t>
            </w:r>
          </w:p>
        </w:tc>
        <w:tc>
          <w:tcPr>
            <w:tcW w:w="0" w:type="auto"/>
            <w:tcBorders>
              <w:top w:val="nil"/>
              <w:left w:val="nil"/>
              <w:bottom w:val="single" w:sz="4" w:space="0" w:color="auto"/>
              <w:right w:val="single" w:sz="4" w:space="0" w:color="auto"/>
            </w:tcBorders>
            <w:shd w:val="clear" w:color="auto" w:fill="auto"/>
            <w:noWrap/>
            <w:vAlign w:val="bottom"/>
            <w:hideMark/>
          </w:tcPr>
          <w:p w14:paraId="7354655E" w14:textId="77777777" w:rsidR="001B5CA4" w:rsidRPr="003620CF" w:rsidRDefault="001B5CA4" w:rsidP="00913945">
            <w:pPr>
              <w:jc w:val="left"/>
              <w:rPr>
                <w:rFonts w:ascii="Calibri" w:hAnsi="Calibri" w:cs="Calibri"/>
                <w:color w:val="000000"/>
                <w:sz w:val="22"/>
                <w:szCs w:val="22"/>
              </w:rPr>
            </w:pPr>
            <w:r w:rsidRPr="003620CF">
              <w:rPr>
                <w:rFonts w:ascii="Calibri" w:hAnsi="Calibri" w:cs="Calibri"/>
                <w:color w:val="000000"/>
                <w:sz w:val="22"/>
                <w:szCs w:val="22"/>
              </w:rPr>
              <w:t>Fraude PDV</w:t>
            </w:r>
          </w:p>
        </w:tc>
      </w:tr>
      <w:tr w:rsidR="001B5CA4" w:rsidRPr="003620CF" w14:paraId="21BEB30E" w14:textId="77777777" w:rsidTr="00913945">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6EE308" w14:textId="77777777" w:rsidR="001B5CA4" w:rsidRPr="003620CF" w:rsidRDefault="001B5CA4" w:rsidP="00913945">
            <w:pPr>
              <w:jc w:val="right"/>
              <w:rPr>
                <w:rFonts w:ascii="Calibri" w:hAnsi="Calibri" w:cs="Calibri"/>
                <w:color w:val="000000"/>
                <w:sz w:val="22"/>
                <w:szCs w:val="22"/>
              </w:rPr>
            </w:pPr>
            <w:r w:rsidRPr="003620CF">
              <w:rPr>
                <w:rFonts w:ascii="Calibri" w:hAnsi="Calibri" w:cs="Calibri"/>
                <w:color w:val="000000"/>
                <w:sz w:val="22"/>
                <w:szCs w:val="22"/>
              </w:rPr>
              <w:t>6</w:t>
            </w:r>
          </w:p>
        </w:tc>
        <w:tc>
          <w:tcPr>
            <w:tcW w:w="0" w:type="auto"/>
            <w:tcBorders>
              <w:top w:val="nil"/>
              <w:left w:val="nil"/>
              <w:bottom w:val="single" w:sz="4" w:space="0" w:color="auto"/>
              <w:right w:val="single" w:sz="4" w:space="0" w:color="auto"/>
            </w:tcBorders>
            <w:shd w:val="clear" w:color="auto" w:fill="auto"/>
            <w:noWrap/>
            <w:vAlign w:val="bottom"/>
            <w:hideMark/>
          </w:tcPr>
          <w:p w14:paraId="35087D61" w14:textId="77777777" w:rsidR="001B5CA4" w:rsidRPr="003620CF" w:rsidRDefault="001B5CA4" w:rsidP="00913945">
            <w:pPr>
              <w:jc w:val="left"/>
              <w:rPr>
                <w:rFonts w:ascii="Calibri" w:hAnsi="Calibri" w:cs="Calibri"/>
                <w:color w:val="000000"/>
                <w:sz w:val="22"/>
                <w:szCs w:val="22"/>
              </w:rPr>
            </w:pPr>
            <w:r w:rsidRPr="003620CF">
              <w:rPr>
                <w:rFonts w:ascii="Calibri" w:hAnsi="Calibri" w:cs="Calibri"/>
                <w:color w:val="000000"/>
                <w:sz w:val="22"/>
                <w:szCs w:val="22"/>
              </w:rPr>
              <w:t>Fraude Vendedor</w:t>
            </w:r>
          </w:p>
        </w:tc>
      </w:tr>
      <w:tr w:rsidR="001B5CA4" w:rsidRPr="003620CF" w14:paraId="65423444" w14:textId="77777777" w:rsidTr="00913945">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BE7D822" w14:textId="77777777" w:rsidR="001B5CA4" w:rsidRPr="003620CF" w:rsidRDefault="001B5CA4" w:rsidP="00913945">
            <w:pPr>
              <w:jc w:val="right"/>
              <w:rPr>
                <w:rFonts w:ascii="Calibri" w:hAnsi="Calibri" w:cs="Calibri"/>
                <w:color w:val="000000"/>
                <w:sz w:val="22"/>
                <w:szCs w:val="22"/>
              </w:rPr>
            </w:pPr>
            <w:r w:rsidRPr="003620CF">
              <w:rPr>
                <w:rFonts w:ascii="Calibri" w:hAnsi="Calibri" w:cs="Calibri"/>
                <w:color w:val="000000"/>
                <w:sz w:val="22"/>
                <w:szCs w:val="22"/>
              </w:rPr>
              <w:t>7</w:t>
            </w:r>
          </w:p>
        </w:tc>
        <w:tc>
          <w:tcPr>
            <w:tcW w:w="0" w:type="auto"/>
            <w:tcBorders>
              <w:top w:val="nil"/>
              <w:left w:val="nil"/>
              <w:bottom w:val="single" w:sz="4" w:space="0" w:color="auto"/>
              <w:right w:val="single" w:sz="4" w:space="0" w:color="auto"/>
            </w:tcBorders>
            <w:shd w:val="clear" w:color="auto" w:fill="auto"/>
            <w:noWrap/>
            <w:vAlign w:val="bottom"/>
            <w:hideMark/>
          </w:tcPr>
          <w:p w14:paraId="785B6518" w14:textId="77777777" w:rsidR="001B5CA4" w:rsidRPr="003620CF" w:rsidRDefault="001B5CA4" w:rsidP="00913945">
            <w:pPr>
              <w:jc w:val="left"/>
              <w:rPr>
                <w:rFonts w:ascii="Calibri" w:hAnsi="Calibri" w:cs="Calibri"/>
                <w:color w:val="000000"/>
                <w:sz w:val="22"/>
                <w:szCs w:val="22"/>
              </w:rPr>
            </w:pPr>
            <w:r w:rsidRPr="003620CF">
              <w:rPr>
                <w:rFonts w:ascii="Calibri" w:hAnsi="Calibri" w:cs="Calibri"/>
                <w:color w:val="000000"/>
                <w:sz w:val="22"/>
                <w:szCs w:val="22"/>
              </w:rPr>
              <w:t>fraude outros</w:t>
            </w:r>
          </w:p>
        </w:tc>
      </w:tr>
      <w:tr w:rsidR="001B5CA4" w:rsidRPr="003620CF" w14:paraId="3B235664" w14:textId="77777777" w:rsidTr="00913945">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DBF9EF" w14:textId="77777777" w:rsidR="001B5CA4" w:rsidRPr="003620CF" w:rsidRDefault="001B5CA4" w:rsidP="00913945">
            <w:pPr>
              <w:jc w:val="right"/>
              <w:rPr>
                <w:rFonts w:ascii="Calibri" w:hAnsi="Calibri" w:cs="Calibri"/>
                <w:color w:val="000000"/>
                <w:sz w:val="22"/>
                <w:szCs w:val="22"/>
              </w:rPr>
            </w:pPr>
            <w:r w:rsidRPr="003620CF">
              <w:rPr>
                <w:rFonts w:ascii="Calibri" w:hAnsi="Calibri" w:cs="Calibri"/>
                <w:color w:val="000000"/>
                <w:sz w:val="22"/>
                <w:szCs w:val="22"/>
              </w:rPr>
              <w:t>8</w:t>
            </w:r>
          </w:p>
        </w:tc>
        <w:tc>
          <w:tcPr>
            <w:tcW w:w="0" w:type="auto"/>
            <w:tcBorders>
              <w:top w:val="nil"/>
              <w:left w:val="nil"/>
              <w:bottom w:val="single" w:sz="4" w:space="0" w:color="auto"/>
              <w:right w:val="single" w:sz="4" w:space="0" w:color="auto"/>
            </w:tcBorders>
            <w:shd w:val="clear" w:color="auto" w:fill="auto"/>
            <w:noWrap/>
            <w:vAlign w:val="bottom"/>
            <w:hideMark/>
          </w:tcPr>
          <w:p w14:paraId="0D100884" w14:textId="77777777" w:rsidR="001B5CA4" w:rsidRPr="003620CF" w:rsidRDefault="001B5CA4" w:rsidP="00913945">
            <w:pPr>
              <w:jc w:val="left"/>
              <w:rPr>
                <w:rFonts w:ascii="Calibri" w:hAnsi="Calibri" w:cs="Calibri"/>
                <w:color w:val="000000"/>
                <w:sz w:val="22"/>
                <w:szCs w:val="22"/>
              </w:rPr>
            </w:pPr>
            <w:r w:rsidRPr="003620CF">
              <w:rPr>
                <w:rFonts w:ascii="Calibri" w:hAnsi="Calibri" w:cs="Calibri"/>
                <w:color w:val="000000"/>
                <w:sz w:val="22"/>
                <w:szCs w:val="22"/>
              </w:rPr>
              <w:t>outros motivos</w:t>
            </w:r>
          </w:p>
        </w:tc>
      </w:tr>
    </w:tbl>
    <w:p w14:paraId="55B61B22" w14:textId="77777777" w:rsidR="001B5CA4" w:rsidRDefault="001B5CA4" w:rsidP="001B5CA4">
      <w:pPr>
        <w:rPr>
          <w:lang w:eastAsia="en-US"/>
        </w:rPr>
      </w:pPr>
    </w:p>
    <w:p w14:paraId="463BDB44" w14:textId="77777777" w:rsidR="001B5CA4" w:rsidRDefault="001B5CA4" w:rsidP="001B5CA4">
      <w:pPr>
        <w:rPr>
          <w:lang w:eastAsia="en-US"/>
        </w:rPr>
      </w:pPr>
      <w:r>
        <w:rPr>
          <w:lang w:eastAsia="en-US"/>
        </w:rPr>
        <w:t xml:space="preserve">Que deverá conter uma tela para manipulação dos dados. </w:t>
      </w:r>
    </w:p>
    <w:p w14:paraId="01579979" w14:textId="77777777" w:rsidR="001B5CA4" w:rsidRDefault="001B5CA4" w:rsidP="001B5CA4">
      <w:pPr>
        <w:rPr>
          <w:lang w:eastAsia="en-US"/>
        </w:rPr>
      </w:pPr>
    </w:p>
    <w:p w14:paraId="4FEAB295" w14:textId="18A75B4D" w:rsidR="002C1837" w:rsidRDefault="001B5CA4" w:rsidP="001B5CA4">
      <w:pPr>
        <w:rPr>
          <w:lang w:eastAsia="en-US"/>
        </w:rPr>
      </w:pPr>
      <w:r>
        <w:rPr>
          <w:lang w:eastAsia="en-US"/>
        </w:rPr>
        <w:t xml:space="preserve">Os valores configurados serão disponibilizados na tela de decisão da Analise dos casos, conforme apresentado no </w:t>
      </w:r>
      <w:hyperlink w:anchor="_RGN29_–_TBD" w:history="1">
        <w:r w:rsidRPr="00DE250D">
          <w:rPr>
            <w:rStyle w:val="Hyperlink"/>
            <w:lang w:eastAsia="en-US"/>
          </w:rPr>
          <w:t>RGN29 – TBD</w:t>
        </w:r>
      </w:hyperlink>
      <w:r>
        <w:rPr>
          <w:lang w:eastAsia="en-US"/>
        </w:rPr>
        <w:t>.</w:t>
      </w:r>
    </w:p>
    <w:p w14:paraId="6766501E" w14:textId="77777777" w:rsidR="001B5CA4" w:rsidRDefault="001B5CA4" w:rsidP="001B5CA4">
      <w:pPr>
        <w:rPr>
          <w:lang w:eastAsia="en-US"/>
        </w:rPr>
      </w:pPr>
    </w:p>
    <w:p w14:paraId="03260D75" w14:textId="19CCAB75" w:rsidR="002C1837" w:rsidRDefault="002C1837" w:rsidP="00955CB3">
      <w:pPr>
        <w:pStyle w:val="Heading4"/>
        <w:numPr>
          <w:ilvl w:val="3"/>
          <w:numId w:val="10"/>
        </w:numPr>
      </w:pPr>
      <w:bookmarkStart w:id="51" w:name="_Toc506564570"/>
      <w:r w:rsidRPr="00153785">
        <w:t>RGN</w:t>
      </w:r>
      <w:r>
        <w:t>20</w:t>
      </w:r>
      <w:r w:rsidRPr="00153785">
        <w:t xml:space="preserve"> – </w:t>
      </w:r>
      <w:r>
        <w:t>TBD</w:t>
      </w:r>
      <w:bookmarkEnd w:id="51"/>
    </w:p>
    <w:p w14:paraId="65DEFEDE" w14:textId="77777777" w:rsidR="002C1837" w:rsidRDefault="002C1837" w:rsidP="002C1837">
      <w:pPr>
        <w:rPr>
          <w:rFonts w:cs="Arial"/>
          <w:lang w:eastAsia="en-US"/>
        </w:rPr>
      </w:pPr>
    </w:p>
    <w:p w14:paraId="79D1DD5C" w14:textId="330CFC5E" w:rsidR="002C1837" w:rsidRDefault="002C1837" w:rsidP="002C1837">
      <w:pPr>
        <w:rPr>
          <w:rFonts w:cs="Arial"/>
          <w:lang w:eastAsia="en-US"/>
        </w:rPr>
      </w:pPr>
      <w:r w:rsidRPr="002C1837">
        <w:rPr>
          <w:rFonts w:cs="Arial"/>
          <w:lang w:eastAsia="en-US"/>
        </w:rPr>
        <w:t>O front-end deverá conter uma lista de opções para fechamento da analise da Proposta com os status "Aprovado" ou "Negado". Ao selecionar esta ação, e o operador submter o botão de "finalizar o tratamento", será executado uma ação no Transact para Aprovação ou cancelamento da proposta, que dependerá da opção selecionada. Ao submter o fechamento da proposta e, caso a proposta seja do produto Móvel PJ, deverá ser enviado também uma atualização para o sistema Empresarial e Corporativo com as informações do status da proposta e parecer da analise do caso. Serão necessários 2 campos descritivos na tela de tratamento do front-end, quando o produto for Movel PJ, pois uma observação sera visualizada apenas pelo operador do RAID-FMS e a segunda observação será enviada para o sistema Empresarial e Corporativo com o parecer final.</w:t>
      </w:r>
    </w:p>
    <w:p w14:paraId="143A6031" w14:textId="77777777" w:rsidR="002C1837" w:rsidRDefault="002C1837" w:rsidP="002C1837">
      <w:pPr>
        <w:rPr>
          <w:lang w:eastAsia="en-US"/>
        </w:rPr>
      </w:pPr>
    </w:p>
    <w:p w14:paraId="4B4EB5CE" w14:textId="77777777" w:rsidR="001B5CA4" w:rsidRDefault="001B5CA4" w:rsidP="001B5CA4">
      <w:pPr>
        <w:rPr>
          <w:lang w:eastAsia="en-US"/>
        </w:rPr>
      </w:pPr>
      <w:r>
        <w:rPr>
          <w:lang w:eastAsia="en-US"/>
        </w:rPr>
        <w:t>Para atender este requisito, será criado a tabela de referencia conforme descrito abaixo:</w:t>
      </w:r>
    </w:p>
    <w:p w14:paraId="25A17EB2" w14:textId="77777777" w:rsidR="001B5CA4" w:rsidRDefault="001B5CA4" w:rsidP="001B5CA4">
      <w:pPr>
        <w:rPr>
          <w:lang w:eastAsia="en-US"/>
        </w:rPr>
      </w:pPr>
    </w:p>
    <w:tbl>
      <w:tblPr>
        <w:tblW w:w="2897" w:type="dxa"/>
        <w:tblInd w:w="-5" w:type="dxa"/>
        <w:tblCellMar>
          <w:left w:w="70" w:type="dxa"/>
          <w:right w:w="70" w:type="dxa"/>
        </w:tblCellMar>
        <w:tblLook w:val="04A0" w:firstRow="1" w:lastRow="0" w:firstColumn="1" w:lastColumn="0" w:noHBand="0" w:noVBand="1"/>
      </w:tblPr>
      <w:tblGrid>
        <w:gridCol w:w="795"/>
        <w:gridCol w:w="2102"/>
      </w:tblGrid>
      <w:tr w:rsidR="001B5CA4" w:rsidRPr="00506BB8" w14:paraId="1DF28562" w14:textId="77777777" w:rsidTr="00913945">
        <w:trPr>
          <w:trHeight w:val="300"/>
        </w:trPr>
        <w:tc>
          <w:tcPr>
            <w:tcW w:w="2897" w:type="dxa"/>
            <w:gridSpan w:val="2"/>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3F864ADB" w14:textId="77777777" w:rsidR="001B5CA4" w:rsidRPr="00506BB8" w:rsidRDefault="001B5CA4" w:rsidP="00913945">
            <w:pPr>
              <w:jc w:val="center"/>
              <w:rPr>
                <w:rFonts w:ascii="Calibri" w:hAnsi="Calibri" w:cs="Calibri"/>
                <w:color w:val="000000"/>
                <w:sz w:val="22"/>
                <w:szCs w:val="22"/>
              </w:rPr>
            </w:pPr>
            <w:r w:rsidRPr="00506BB8">
              <w:rPr>
                <w:rFonts w:ascii="Calibri" w:hAnsi="Calibri" w:cs="Calibri"/>
                <w:color w:val="000000"/>
                <w:sz w:val="22"/>
                <w:szCs w:val="22"/>
              </w:rPr>
              <w:t>FMS_R_CONCLUSAO_CREDITO</w:t>
            </w:r>
          </w:p>
        </w:tc>
      </w:tr>
      <w:tr w:rsidR="001B5CA4" w:rsidRPr="00506BB8" w14:paraId="5C8E290B" w14:textId="77777777" w:rsidTr="00913945">
        <w:trPr>
          <w:trHeight w:val="300"/>
        </w:trPr>
        <w:tc>
          <w:tcPr>
            <w:tcW w:w="795" w:type="dxa"/>
            <w:tcBorders>
              <w:top w:val="nil"/>
              <w:left w:val="single" w:sz="4" w:space="0" w:color="auto"/>
              <w:bottom w:val="single" w:sz="4" w:space="0" w:color="auto"/>
              <w:right w:val="single" w:sz="4" w:space="0" w:color="auto"/>
            </w:tcBorders>
            <w:shd w:val="clear" w:color="000000" w:fill="BFBFBF"/>
            <w:noWrap/>
            <w:vAlign w:val="bottom"/>
            <w:hideMark/>
          </w:tcPr>
          <w:p w14:paraId="7BF3C190" w14:textId="77777777" w:rsidR="001B5CA4" w:rsidRPr="00506BB8" w:rsidRDefault="001B5CA4" w:rsidP="00913945">
            <w:pPr>
              <w:jc w:val="left"/>
              <w:rPr>
                <w:rFonts w:ascii="Calibri" w:hAnsi="Calibri" w:cs="Calibri"/>
                <w:color w:val="000000"/>
                <w:sz w:val="22"/>
                <w:szCs w:val="22"/>
              </w:rPr>
            </w:pPr>
            <w:r w:rsidRPr="00506BB8">
              <w:rPr>
                <w:rFonts w:ascii="Calibri" w:hAnsi="Calibri" w:cs="Calibri"/>
                <w:color w:val="000000"/>
                <w:sz w:val="22"/>
                <w:szCs w:val="22"/>
              </w:rPr>
              <w:t>ID</w:t>
            </w:r>
          </w:p>
        </w:tc>
        <w:tc>
          <w:tcPr>
            <w:tcW w:w="2102" w:type="dxa"/>
            <w:tcBorders>
              <w:top w:val="nil"/>
              <w:left w:val="nil"/>
              <w:bottom w:val="single" w:sz="4" w:space="0" w:color="auto"/>
              <w:right w:val="single" w:sz="4" w:space="0" w:color="auto"/>
            </w:tcBorders>
            <w:shd w:val="clear" w:color="000000" w:fill="BFBFBF"/>
            <w:noWrap/>
            <w:vAlign w:val="bottom"/>
            <w:hideMark/>
          </w:tcPr>
          <w:p w14:paraId="51559DA8" w14:textId="77777777" w:rsidR="001B5CA4" w:rsidRPr="00506BB8" w:rsidRDefault="001B5CA4" w:rsidP="00913945">
            <w:pPr>
              <w:jc w:val="left"/>
              <w:rPr>
                <w:rFonts w:ascii="Calibri" w:hAnsi="Calibri" w:cs="Calibri"/>
                <w:color w:val="000000"/>
                <w:sz w:val="22"/>
                <w:szCs w:val="22"/>
              </w:rPr>
            </w:pPr>
            <w:r w:rsidRPr="00506BB8">
              <w:rPr>
                <w:rFonts w:ascii="Calibri" w:hAnsi="Calibri" w:cs="Calibri"/>
                <w:color w:val="000000"/>
                <w:sz w:val="22"/>
                <w:szCs w:val="22"/>
              </w:rPr>
              <w:t>DESCRICAO</w:t>
            </w:r>
          </w:p>
        </w:tc>
      </w:tr>
      <w:tr w:rsidR="001B5CA4" w:rsidRPr="00506BB8" w14:paraId="7E500715" w14:textId="77777777" w:rsidTr="00913945">
        <w:trPr>
          <w:trHeight w:val="300"/>
        </w:trPr>
        <w:tc>
          <w:tcPr>
            <w:tcW w:w="795" w:type="dxa"/>
            <w:tcBorders>
              <w:top w:val="nil"/>
              <w:left w:val="single" w:sz="4" w:space="0" w:color="auto"/>
              <w:bottom w:val="single" w:sz="4" w:space="0" w:color="auto"/>
              <w:right w:val="single" w:sz="4" w:space="0" w:color="auto"/>
            </w:tcBorders>
            <w:shd w:val="clear" w:color="auto" w:fill="auto"/>
            <w:noWrap/>
            <w:vAlign w:val="bottom"/>
            <w:hideMark/>
          </w:tcPr>
          <w:p w14:paraId="54C9843B" w14:textId="77777777" w:rsidR="001B5CA4" w:rsidRPr="00506BB8" w:rsidRDefault="001B5CA4" w:rsidP="00913945">
            <w:pPr>
              <w:jc w:val="right"/>
              <w:rPr>
                <w:rFonts w:ascii="Calibri" w:hAnsi="Calibri" w:cs="Calibri"/>
                <w:color w:val="000000"/>
                <w:sz w:val="22"/>
                <w:szCs w:val="22"/>
              </w:rPr>
            </w:pPr>
            <w:r w:rsidRPr="00506BB8">
              <w:rPr>
                <w:rFonts w:ascii="Calibri" w:hAnsi="Calibri" w:cs="Calibri"/>
                <w:color w:val="000000"/>
                <w:sz w:val="22"/>
                <w:szCs w:val="22"/>
              </w:rPr>
              <w:t>1</w:t>
            </w:r>
          </w:p>
        </w:tc>
        <w:tc>
          <w:tcPr>
            <w:tcW w:w="2102" w:type="dxa"/>
            <w:tcBorders>
              <w:top w:val="nil"/>
              <w:left w:val="nil"/>
              <w:bottom w:val="single" w:sz="4" w:space="0" w:color="auto"/>
              <w:right w:val="single" w:sz="4" w:space="0" w:color="auto"/>
            </w:tcBorders>
            <w:shd w:val="clear" w:color="auto" w:fill="auto"/>
            <w:noWrap/>
            <w:vAlign w:val="bottom"/>
            <w:hideMark/>
          </w:tcPr>
          <w:p w14:paraId="51E2A13A" w14:textId="77777777" w:rsidR="001B5CA4" w:rsidRPr="00506BB8" w:rsidRDefault="001B5CA4" w:rsidP="00913945">
            <w:pPr>
              <w:jc w:val="left"/>
              <w:rPr>
                <w:rFonts w:ascii="Calibri" w:hAnsi="Calibri" w:cs="Calibri"/>
                <w:color w:val="000000"/>
                <w:sz w:val="22"/>
                <w:szCs w:val="22"/>
              </w:rPr>
            </w:pPr>
            <w:r w:rsidRPr="00506BB8">
              <w:rPr>
                <w:rFonts w:ascii="Calibri" w:hAnsi="Calibri" w:cs="Calibri"/>
                <w:color w:val="000000"/>
                <w:sz w:val="22"/>
                <w:szCs w:val="22"/>
              </w:rPr>
              <w:t>Aprovado</w:t>
            </w:r>
          </w:p>
        </w:tc>
      </w:tr>
      <w:tr w:rsidR="001B5CA4" w:rsidRPr="00506BB8" w14:paraId="20B1D8CB" w14:textId="77777777" w:rsidTr="00913945">
        <w:trPr>
          <w:trHeight w:val="300"/>
        </w:trPr>
        <w:tc>
          <w:tcPr>
            <w:tcW w:w="795" w:type="dxa"/>
            <w:tcBorders>
              <w:top w:val="nil"/>
              <w:left w:val="single" w:sz="4" w:space="0" w:color="auto"/>
              <w:bottom w:val="single" w:sz="4" w:space="0" w:color="auto"/>
              <w:right w:val="single" w:sz="4" w:space="0" w:color="auto"/>
            </w:tcBorders>
            <w:shd w:val="clear" w:color="auto" w:fill="auto"/>
            <w:noWrap/>
            <w:vAlign w:val="bottom"/>
            <w:hideMark/>
          </w:tcPr>
          <w:p w14:paraId="5F2CA8BD" w14:textId="77777777" w:rsidR="001B5CA4" w:rsidRPr="00506BB8" w:rsidRDefault="001B5CA4" w:rsidP="00913945">
            <w:pPr>
              <w:jc w:val="right"/>
              <w:rPr>
                <w:rFonts w:ascii="Calibri" w:hAnsi="Calibri" w:cs="Calibri"/>
                <w:color w:val="000000"/>
                <w:sz w:val="22"/>
                <w:szCs w:val="22"/>
              </w:rPr>
            </w:pPr>
            <w:r>
              <w:rPr>
                <w:rFonts w:ascii="Calibri" w:hAnsi="Calibri" w:cs="Calibri"/>
                <w:color w:val="000000"/>
                <w:sz w:val="22"/>
                <w:szCs w:val="22"/>
              </w:rPr>
              <w:t>2</w:t>
            </w:r>
          </w:p>
        </w:tc>
        <w:tc>
          <w:tcPr>
            <w:tcW w:w="2102" w:type="dxa"/>
            <w:tcBorders>
              <w:top w:val="nil"/>
              <w:left w:val="nil"/>
              <w:bottom w:val="single" w:sz="4" w:space="0" w:color="auto"/>
              <w:right w:val="single" w:sz="4" w:space="0" w:color="auto"/>
            </w:tcBorders>
            <w:shd w:val="clear" w:color="auto" w:fill="auto"/>
            <w:noWrap/>
            <w:vAlign w:val="bottom"/>
            <w:hideMark/>
          </w:tcPr>
          <w:p w14:paraId="4F523B18" w14:textId="77777777" w:rsidR="001B5CA4" w:rsidRPr="00506BB8" w:rsidRDefault="001B5CA4" w:rsidP="00913945">
            <w:pPr>
              <w:jc w:val="left"/>
              <w:rPr>
                <w:rFonts w:ascii="Calibri" w:hAnsi="Calibri" w:cs="Calibri"/>
                <w:color w:val="000000"/>
                <w:sz w:val="22"/>
                <w:szCs w:val="22"/>
              </w:rPr>
            </w:pPr>
            <w:r w:rsidRPr="00506BB8">
              <w:rPr>
                <w:rFonts w:ascii="Calibri" w:hAnsi="Calibri" w:cs="Calibri"/>
                <w:color w:val="000000"/>
                <w:sz w:val="22"/>
                <w:szCs w:val="22"/>
              </w:rPr>
              <w:t>Negado</w:t>
            </w:r>
          </w:p>
        </w:tc>
      </w:tr>
    </w:tbl>
    <w:p w14:paraId="61D6ABC0" w14:textId="77777777" w:rsidR="001B5CA4" w:rsidRDefault="001B5CA4" w:rsidP="001B5CA4">
      <w:pPr>
        <w:rPr>
          <w:lang w:eastAsia="en-US"/>
        </w:rPr>
      </w:pPr>
    </w:p>
    <w:p w14:paraId="0387D3F3" w14:textId="77777777" w:rsidR="001B5CA4" w:rsidRDefault="001B5CA4" w:rsidP="001B5CA4">
      <w:pPr>
        <w:rPr>
          <w:lang w:eastAsia="en-US"/>
        </w:rPr>
      </w:pPr>
    </w:p>
    <w:p w14:paraId="0CDAB3AC" w14:textId="77777777" w:rsidR="001B5CA4" w:rsidRDefault="001B5CA4" w:rsidP="001B5CA4">
      <w:pPr>
        <w:rPr>
          <w:lang w:eastAsia="en-US"/>
        </w:rPr>
      </w:pPr>
      <w:r>
        <w:rPr>
          <w:lang w:eastAsia="en-US"/>
        </w:rPr>
        <w:t xml:space="preserve">Que deverá conter uma tela para manipulação dos dados. </w:t>
      </w:r>
    </w:p>
    <w:p w14:paraId="3D2B8F46" w14:textId="77777777" w:rsidR="001B5CA4" w:rsidRDefault="001B5CA4" w:rsidP="001B5CA4">
      <w:pPr>
        <w:rPr>
          <w:lang w:eastAsia="en-US"/>
        </w:rPr>
      </w:pPr>
    </w:p>
    <w:p w14:paraId="4B243656" w14:textId="77777777" w:rsidR="001B5CA4" w:rsidRDefault="001B5CA4" w:rsidP="001B5CA4">
      <w:pPr>
        <w:rPr>
          <w:lang w:eastAsia="en-US"/>
        </w:rPr>
      </w:pPr>
      <w:r>
        <w:rPr>
          <w:lang w:eastAsia="en-US"/>
        </w:rPr>
        <w:lastRenderedPageBreak/>
        <w:t xml:space="preserve">Os valores configurados serão disponibilizados na tela de decisão da Analise dos casos, conforme apresentado no </w:t>
      </w:r>
      <w:hyperlink w:anchor="_RGN29_–_TBD" w:history="1">
        <w:r w:rsidRPr="00DE250D">
          <w:rPr>
            <w:rStyle w:val="Hyperlink"/>
            <w:lang w:eastAsia="en-US"/>
          </w:rPr>
          <w:t>RGN29 – TBD</w:t>
        </w:r>
      </w:hyperlink>
      <w:r>
        <w:rPr>
          <w:lang w:eastAsia="en-US"/>
        </w:rPr>
        <w:t>.</w:t>
      </w:r>
    </w:p>
    <w:p w14:paraId="47456D24" w14:textId="77777777" w:rsidR="001B5CA4" w:rsidRDefault="001B5CA4" w:rsidP="001B5CA4">
      <w:pPr>
        <w:rPr>
          <w:lang w:eastAsia="en-US"/>
        </w:rPr>
      </w:pPr>
    </w:p>
    <w:p w14:paraId="4D78C722" w14:textId="77777777" w:rsidR="001B5CA4" w:rsidRDefault="001B5CA4" w:rsidP="001B5CA4">
      <w:pPr>
        <w:rPr>
          <w:lang w:eastAsia="en-US"/>
        </w:rPr>
      </w:pPr>
      <w:r w:rsidRPr="005355A6">
        <w:rPr>
          <w:highlight w:val="yellow"/>
          <w:lang w:eastAsia="en-US"/>
        </w:rPr>
        <w:t>Falta informações para especificação do envio de atualização do sistema Empresarial e Corporativo. Como será realizado? Qual ação do RAID-FMS?</w:t>
      </w:r>
    </w:p>
    <w:p w14:paraId="2D7C4103" w14:textId="77777777" w:rsidR="001B5CA4" w:rsidRDefault="001B5CA4" w:rsidP="001B5CA4">
      <w:pPr>
        <w:rPr>
          <w:lang w:eastAsia="en-US"/>
        </w:rPr>
      </w:pPr>
      <w:r w:rsidRPr="00A217E8">
        <w:rPr>
          <w:rFonts w:cs="Arial"/>
          <w:color w:val="FF0000"/>
          <w:lang w:eastAsia="en-US"/>
        </w:rPr>
        <w:t>Ao submter o fechamento da proposta e, caso a proposta seja do produto Móvel PJ, deverá ser enviado também uma atualização para o sistema Empresarial e Corporativo com as informações do status da proposta e parecer da analise do caso</w:t>
      </w:r>
    </w:p>
    <w:p w14:paraId="12D6EBE1" w14:textId="77777777" w:rsidR="001B5CA4" w:rsidRDefault="001B5CA4" w:rsidP="001B5CA4">
      <w:pPr>
        <w:rPr>
          <w:lang w:eastAsia="en-US"/>
        </w:rPr>
      </w:pPr>
    </w:p>
    <w:p w14:paraId="1FD862B0" w14:textId="5A23DDC5" w:rsidR="001B5CA4" w:rsidRDefault="001B5CA4" w:rsidP="001B5CA4">
      <w:pPr>
        <w:rPr>
          <w:rFonts w:cs="Arial"/>
          <w:lang w:eastAsia="en-US"/>
        </w:rPr>
      </w:pPr>
      <w:r>
        <w:rPr>
          <w:lang w:eastAsia="en-US"/>
        </w:rPr>
        <w:t xml:space="preserve">Para tratamento de produtos Movel PJ, será adicionado um campos de texto livre, para o operador descrever  o parecer final para envio ao sistema </w:t>
      </w:r>
      <w:r w:rsidRPr="002C1837">
        <w:rPr>
          <w:rFonts w:cs="Arial"/>
          <w:lang w:eastAsia="en-US"/>
        </w:rPr>
        <w:t>Empresarial e Corporativo</w:t>
      </w:r>
      <w:r>
        <w:rPr>
          <w:rFonts w:cs="Arial"/>
          <w:lang w:eastAsia="en-US"/>
        </w:rPr>
        <w:t>. O campo de descrição para visualização dos Operadores do RAID-FMS, está descrito no link  “</w:t>
      </w:r>
      <w:hyperlink w:anchor="_Apresentação_do_Campo" w:history="1">
        <w:r w:rsidRPr="00B879F3">
          <w:rPr>
            <w:rStyle w:val="Hyperlink"/>
            <w:rFonts w:cs="Arial"/>
            <w:lang w:eastAsia="en-US"/>
          </w:rPr>
          <w:t xml:space="preserve">Apresentação do </w:t>
        </w:r>
        <w:r>
          <w:rPr>
            <w:rStyle w:val="Hyperlink"/>
            <w:rFonts w:cs="Arial"/>
            <w:lang w:eastAsia="en-US"/>
          </w:rPr>
          <w:t>Campo para Inclusão dos Co</w:t>
        </w:r>
        <w:r w:rsidRPr="00B879F3">
          <w:rPr>
            <w:rStyle w:val="Hyperlink"/>
            <w:rFonts w:cs="Arial"/>
            <w:lang w:eastAsia="en-US"/>
          </w:rPr>
          <w:t>mentários</w:t>
        </w:r>
      </w:hyperlink>
      <w:r>
        <w:rPr>
          <w:rFonts w:cs="Arial"/>
          <w:lang w:eastAsia="en-US"/>
        </w:rPr>
        <w:t>”.</w:t>
      </w:r>
    </w:p>
    <w:p w14:paraId="2CFFAFE6" w14:textId="77777777" w:rsidR="001B5CA4" w:rsidRDefault="001B5CA4" w:rsidP="001B5CA4">
      <w:pPr>
        <w:rPr>
          <w:lang w:eastAsia="en-US"/>
        </w:rPr>
      </w:pPr>
    </w:p>
    <w:p w14:paraId="4AC7D1B0" w14:textId="16D293FC" w:rsidR="002C1837" w:rsidRDefault="002C1837" w:rsidP="00955CB3">
      <w:pPr>
        <w:pStyle w:val="Heading4"/>
        <w:numPr>
          <w:ilvl w:val="3"/>
          <w:numId w:val="11"/>
        </w:numPr>
      </w:pPr>
      <w:bookmarkStart w:id="52" w:name="_Toc506564571"/>
      <w:r w:rsidRPr="00153785">
        <w:t>RGN</w:t>
      </w:r>
      <w:r>
        <w:t>21</w:t>
      </w:r>
      <w:r w:rsidRPr="00153785">
        <w:t xml:space="preserve"> – </w:t>
      </w:r>
      <w:r>
        <w:t>TBD</w:t>
      </w:r>
      <w:bookmarkEnd w:id="52"/>
    </w:p>
    <w:p w14:paraId="6EC42F8A" w14:textId="77777777" w:rsidR="002C1837" w:rsidRDefault="002C1837" w:rsidP="002C1837">
      <w:pPr>
        <w:rPr>
          <w:rFonts w:cs="Arial"/>
          <w:lang w:eastAsia="en-US"/>
        </w:rPr>
      </w:pPr>
    </w:p>
    <w:p w14:paraId="51A53AA6" w14:textId="05D6138C" w:rsidR="002C1837" w:rsidRDefault="002C1837" w:rsidP="002C1837">
      <w:pPr>
        <w:rPr>
          <w:rFonts w:cs="Arial"/>
          <w:lang w:eastAsia="en-US"/>
        </w:rPr>
      </w:pPr>
      <w:r w:rsidRPr="002C1837">
        <w:rPr>
          <w:rFonts w:cs="Arial"/>
          <w:lang w:eastAsia="en-US"/>
        </w:rPr>
        <w:t>O novo sistema sistema de prevenção a fraude poderá reabrir uma proposta reprovada (override) para que seja realizada a aprovação da proposta no FMS. Caso a proposta seja aprovada no sistema de prevenção a fraude, esta deverá enviar uma atualização para o sistema de crédito, que por sua vez irá refletir no CRM.</w:t>
      </w:r>
    </w:p>
    <w:p w14:paraId="3201B258" w14:textId="77777777" w:rsidR="00E91783" w:rsidRDefault="00E91783" w:rsidP="002C1837">
      <w:pPr>
        <w:rPr>
          <w:rFonts w:cs="Arial"/>
          <w:lang w:eastAsia="en-US"/>
        </w:rPr>
      </w:pPr>
    </w:p>
    <w:p w14:paraId="5BC4F501" w14:textId="04875825" w:rsidR="00E91783" w:rsidRDefault="00E91783" w:rsidP="00955CB3">
      <w:pPr>
        <w:pStyle w:val="Heading4"/>
        <w:numPr>
          <w:ilvl w:val="3"/>
          <w:numId w:val="12"/>
        </w:numPr>
      </w:pPr>
      <w:bookmarkStart w:id="53" w:name="_Toc506564572"/>
      <w:r w:rsidRPr="00153785">
        <w:t>RGN</w:t>
      </w:r>
      <w:r>
        <w:t>2</w:t>
      </w:r>
      <w:r w:rsidR="0024664C">
        <w:t>2</w:t>
      </w:r>
      <w:r w:rsidRPr="00153785">
        <w:t xml:space="preserve"> – </w:t>
      </w:r>
      <w:r>
        <w:t>TBD</w:t>
      </w:r>
      <w:bookmarkEnd w:id="53"/>
    </w:p>
    <w:p w14:paraId="2DF80600" w14:textId="77777777" w:rsidR="00E91783" w:rsidRDefault="00E91783" w:rsidP="00E91783">
      <w:pPr>
        <w:rPr>
          <w:rFonts w:cs="Arial"/>
          <w:lang w:eastAsia="en-US"/>
        </w:rPr>
      </w:pPr>
    </w:p>
    <w:p w14:paraId="0623A7C0" w14:textId="45CE033C" w:rsidR="00E91783" w:rsidRDefault="0024664C" w:rsidP="002C1837">
      <w:pPr>
        <w:rPr>
          <w:rFonts w:cs="Arial"/>
          <w:lang w:eastAsia="en-US"/>
        </w:rPr>
      </w:pPr>
      <w:r w:rsidRPr="0024664C">
        <w:rPr>
          <w:rFonts w:cs="Arial"/>
          <w:lang w:eastAsia="en-US"/>
        </w:rPr>
        <w:t>Deverá ser apresentado no front-end as regras alarmadas da proposta e a pontuação de cada uma delas, pelo sistema FMS. Além das informações do RAID, deverá ser apresentado no FMS recomendação de venda fornecida pelo sistema de crédito.</w:t>
      </w:r>
    </w:p>
    <w:p w14:paraId="0FC54144" w14:textId="77777777" w:rsidR="001B5CA4" w:rsidRDefault="001B5CA4" w:rsidP="002C1837">
      <w:pPr>
        <w:rPr>
          <w:rFonts w:cs="Arial"/>
          <w:lang w:eastAsia="en-US"/>
        </w:rPr>
      </w:pPr>
    </w:p>
    <w:p w14:paraId="5AD18B1B" w14:textId="77777777" w:rsidR="001B5CA4" w:rsidRDefault="001B5CA4" w:rsidP="001B5CA4">
      <w:pPr>
        <w:rPr>
          <w:rFonts w:cs="Arial"/>
          <w:lang w:eastAsia="en-US"/>
        </w:rPr>
      </w:pPr>
      <w:r>
        <w:rPr>
          <w:rFonts w:cs="Arial"/>
          <w:lang w:eastAsia="en-US"/>
        </w:rPr>
        <w:t>As regras alarmadas pelo RAID-FMS estarão dispostas na aba “Regras” e o detalhamento dos alertas pode ser realizado através do botão disponibilizado a esquerda da linha, conforme abaixo:</w:t>
      </w:r>
    </w:p>
    <w:p w14:paraId="33D268FF" w14:textId="77777777" w:rsidR="001B5CA4" w:rsidRDefault="001B5CA4" w:rsidP="001B5CA4">
      <w:pPr>
        <w:rPr>
          <w:rFonts w:cs="Arial"/>
          <w:lang w:eastAsia="en-US"/>
        </w:rPr>
      </w:pPr>
    </w:p>
    <w:p w14:paraId="2A12BE7A" w14:textId="77777777" w:rsidR="001B5CA4" w:rsidRDefault="001B5CA4" w:rsidP="001B5CA4">
      <w:pPr>
        <w:rPr>
          <w:rFonts w:cs="Arial"/>
          <w:lang w:eastAsia="en-US"/>
        </w:rPr>
      </w:pPr>
      <w:r>
        <w:rPr>
          <w:noProof/>
        </w:rPr>
        <w:lastRenderedPageBreak/>
        <w:drawing>
          <wp:inline distT="0" distB="0" distL="0" distR="0" wp14:anchorId="2217456B" wp14:editId="71CED68F">
            <wp:extent cx="6480810" cy="3287395"/>
            <wp:effectExtent l="0" t="0" r="0" b="825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810" cy="3287395"/>
                    </a:xfrm>
                    <a:prstGeom prst="rect">
                      <a:avLst/>
                    </a:prstGeom>
                  </pic:spPr>
                </pic:pic>
              </a:graphicData>
            </a:graphic>
          </wp:inline>
        </w:drawing>
      </w:r>
      <w:r>
        <w:rPr>
          <w:rFonts w:cs="Arial"/>
          <w:lang w:eastAsia="en-US"/>
        </w:rPr>
        <w:t xml:space="preserve"> </w:t>
      </w:r>
    </w:p>
    <w:p w14:paraId="2C221EDF" w14:textId="77777777" w:rsidR="001B5CA4" w:rsidRDefault="001B5CA4" w:rsidP="001B5CA4">
      <w:pPr>
        <w:rPr>
          <w:lang w:eastAsia="en-US"/>
        </w:rPr>
      </w:pPr>
    </w:p>
    <w:p w14:paraId="34070E9B" w14:textId="77777777" w:rsidR="001B5CA4" w:rsidRDefault="001B5CA4" w:rsidP="001B5CA4">
      <w:pPr>
        <w:rPr>
          <w:lang w:eastAsia="en-US"/>
        </w:rPr>
      </w:pPr>
      <w:r>
        <w:rPr>
          <w:lang w:eastAsia="en-US"/>
        </w:rPr>
        <w:t>O detalhamento será apresentado conforme modelo abaixo:</w:t>
      </w:r>
    </w:p>
    <w:p w14:paraId="0DC80FA0" w14:textId="77777777" w:rsidR="001B5CA4" w:rsidRDefault="001B5CA4" w:rsidP="001B5CA4">
      <w:pPr>
        <w:rPr>
          <w:lang w:eastAsia="en-US"/>
        </w:rPr>
      </w:pPr>
    </w:p>
    <w:p w14:paraId="4F0C3342" w14:textId="77777777" w:rsidR="001B5CA4" w:rsidRDefault="001B5CA4" w:rsidP="001B5CA4">
      <w:pPr>
        <w:rPr>
          <w:lang w:eastAsia="en-US"/>
        </w:rPr>
      </w:pPr>
      <w:r>
        <w:rPr>
          <w:noProof/>
        </w:rPr>
        <w:drawing>
          <wp:inline distT="0" distB="0" distL="0" distR="0" wp14:anchorId="270A3119" wp14:editId="4D0A5D61">
            <wp:extent cx="6480810" cy="316801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810" cy="3168015"/>
                    </a:xfrm>
                    <a:prstGeom prst="rect">
                      <a:avLst/>
                    </a:prstGeom>
                  </pic:spPr>
                </pic:pic>
              </a:graphicData>
            </a:graphic>
          </wp:inline>
        </w:drawing>
      </w:r>
    </w:p>
    <w:p w14:paraId="1D6585FA" w14:textId="77777777" w:rsidR="001B5CA4" w:rsidRDefault="001B5CA4" w:rsidP="002C1837">
      <w:pPr>
        <w:rPr>
          <w:rFonts w:cs="Arial"/>
          <w:lang w:eastAsia="en-US"/>
        </w:rPr>
      </w:pPr>
    </w:p>
    <w:p w14:paraId="20E712B2" w14:textId="77777777" w:rsidR="00E91783" w:rsidRDefault="00E91783" w:rsidP="002C1837">
      <w:pPr>
        <w:rPr>
          <w:lang w:eastAsia="en-US"/>
        </w:rPr>
      </w:pPr>
    </w:p>
    <w:p w14:paraId="4987E671" w14:textId="653E775C" w:rsidR="0024664C" w:rsidRDefault="0024664C" w:rsidP="00955CB3">
      <w:pPr>
        <w:pStyle w:val="Heading4"/>
        <w:numPr>
          <w:ilvl w:val="3"/>
          <w:numId w:val="13"/>
        </w:numPr>
      </w:pPr>
      <w:bookmarkStart w:id="54" w:name="_Toc506564573"/>
      <w:r w:rsidRPr="00153785">
        <w:t>RGN</w:t>
      </w:r>
      <w:r>
        <w:t>23</w:t>
      </w:r>
      <w:r w:rsidRPr="00153785">
        <w:t xml:space="preserve"> – </w:t>
      </w:r>
      <w:r>
        <w:t>TBD</w:t>
      </w:r>
      <w:bookmarkEnd w:id="54"/>
    </w:p>
    <w:p w14:paraId="7DA04D85" w14:textId="77777777" w:rsidR="0024664C" w:rsidRDefault="0024664C" w:rsidP="0024664C">
      <w:pPr>
        <w:rPr>
          <w:rFonts w:cs="Arial"/>
          <w:lang w:eastAsia="en-US"/>
        </w:rPr>
      </w:pPr>
    </w:p>
    <w:p w14:paraId="6B67B385" w14:textId="4CE241C1" w:rsidR="0024664C" w:rsidRDefault="0024664C" w:rsidP="002C1837">
      <w:pPr>
        <w:rPr>
          <w:lang w:eastAsia="en-US"/>
        </w:rPr>
      </w:pPr>
      <w:r w:rsidRPr="0024664C">
        <w:rPr>
          <w:rFonts w:cs="Arial"/>
          <w:lang w:eastAsia="en-US"/>
        </w:rPr>
        <w:t>Deverá ser possível alterar o pedido de linhas solicitado pelo cliente no sistema, a onde será apresentado o número de linhas propostas e o valor autorizado pelo operador.</w:t>
      </w:r>
    </w:p>
    <w:p w14:paraId="045EF273" w14:textId="77777777" w:rsidR="0024664C" w:rsidRDefault="0024664C" w:rsidP="002C1837">
      <w:pPr>
        <w:rPr>
          <w:lang w:eastAsia="en-US"/>
        </w:rPr>
      </w:pPr>
    </w:p>
    <w:p w14:paraId="0C181C81" w14:textId="0B34103A" w:rsidR="00AD6A3E" w:rsidRDefault="00AD6A3E" w:rsidP="00955CB3">
      <w:pPr>
        <w:pStyle w:val="Heading4"/>
        <w:numPr>
          <w:ilvl w:val="3"/>
          <w:numId w:val="14"/>
        </w:numPr>
      </w:pPr>
      <w:bookmarkStart w:id="55" w:name="_Toc506564574"/>
      <w:r w:rsidRPr="00153785">
        <w:t>RGN</w:t>
      </w:r>
      <w:r>
        <w:t>24</w:t>
      </w:r>
      <w:r w:rsidRPr="00153785">
        <w:t xml:space="preserve"> – </w:t>
      </w:r>
      <w:r>
        <w:t>TBD</w:t>
      </w:r>
      <w:bookmarkEnd w:id="55"/>
    </w:p>
    <w:p w14:paraId="140A44FA" w14:textId="77777777" w:rsidR="00AD6A3E" w:rsidRDefault="00AD6A3E" w:rsidP="00AD6A3E">
      <w:pPr>
        <w:rPr>
          <w:rFonts w:cs="Arial"/>
          <w:lang w:eastAsia="en-US"/>
        </w:rPr>
      </w:pPr>
    </w:p>
    <w:p w14:paraId="411635BB" w14:textId="4AE2AB5C" w:rsidR="00AD6A3E" w:rsidRPr="00136D52" w:rsidRDefault="00AD6A3E" w:rsidP="002C1837">
      <w:pPr>
        <w:rPr>
          <w:lang w:eastAsia="en-US"/>
        </w:rPr>
      </w:pPr>
      <w:r w:rsidRPr="00AD6A3E">
        <w:rPr>
          <w:rFonts w:cs="Arial"/>
          <w:lang w:eastAsia="en-US"/>
        </w:rPr>
        <w:t>A autenticação no novo sistema de fraude deverá ter integração com NDS.</w:t>
      </w:r>
    </w:p>
    <w:p w14:paraId="432898A6" w14:textId="77777777" w:rsidR="00856AD2" w:rsidRDefault="00856AD2" w:rsidP="00FF2FE5">
      <w:pPr>
        <w:rPr>
          <w:rFonts w:cs="Arial"/>
          <w:color w:val="000000"/>
          <w:sz w:val="20"/>
          <w:szCs w:val="20"/>
        </w:rPr>
      </w:pPr>
    </w:p>
    <w:p w14:paraId="4C70D862" w14:textId="7AFCED15" w:rsidR="00AD6A3E" w:rsidRDefault="00AD6A3E" w:rsidP="00955CB3">
      <w:pPr>
        <w:pStyle w:val="Heading4"/>
        <w:numPr>
          <w:ilvl w:val="3"/>
          <w:numId w:val="15"/>
        </w:numPr>
      </w:pPr>
      <w:bookmarkStart w:id="56" w:name="_Toc506564575"/>
      <w:r w:rsidRPr="00153785">
        <w:t>RGN</w:t>
      </w:r>
      <w:r>
        <w:t>25</w:t>
      </w:r>
      <w:r w:rsidRPr="00153785">
        <w:t xml:space="preserve"> – </w:t>
      </w:r>
      <w:r>
        <w:t>TBD</w:t>
      </w:r>
      <w:bookmarkEnd w:id="56"/>
    </w:p>
    <w:p w14:paraId="202A100E" w14:textId="77777777" w:rsidR="00AD6A3E" w:rsidRDefault="00AD6A3E" w:rsidP="00AD6A3E">
      <w:pPr>
        <w:rPr>
          <w:rFonts w:cs="Arial"/>
          <w:lang w:eastAsia="en-US"/>
        </w:rPr>
      </w:pPr>
    </w:p>
    <w:p w14:paraId="36CAF019" w14:textId="0B3627A1" w:rsidR="00AD6A3E" w:rsidRDefault="00AD6A3E" w:rsidP="00AD6A3E">
      <w:pPr>
        <w:rPr>
          <w:rFonts w:cs="Arial"/>
          <w:lang w:eastAsia="en-US"/>
        </w:rPr>
      </w:pPr>
      <w:r w:rsidRPr="00AD6A3E">
        <w:rPr>
          <w:rFonts w:cs="Arial"/>
          <w:lang w:eastAsia="en-US"/>
        </w:rPr>
        <w:t>Deverá ser possivel criar filas para tratamento das propostas derivadas, sendo possível configurar funcionalidade/permisão por perfil e produto, podendo um mesmo perfil tratar 1 ou N produtos.</w:t>
      </w:r>
    </w:p>
    <w:p w14:paraId="379AF8E5" w14:textId="77777777" w:rsidR="00AD6A3E" w:rsidRDefault="00AD6A3E" w:rsidP="00AD6A3E">
      <w:pPr>
        <w:rPr>
          <w:rFonts w:cs="Arial"/>
          <w:color w:val="000000"/>
          <w:sz w:val="20"/>
          <w:szCs w:val="20"/>
        </w:rPr>
      </w:pPr>
    </w:p>
    <w:p w14:paraId="0BF6A7A3" w14:textId="47B3D528" w:rsidR="001B5CA4" w:rsidRDefault="001B5CA4" w:rsidP="00AD6A3E">
      <w:pPr>
        <w:rPr>
          <w:rFonts w:cs="Arial"/>
          <w:lang w:eastAsia="en-US"/>
        </w:rPr>
      </w:pPr>
      <w:r w:rsidRPr="00F90872">
        <w:rPr>
          <w:rFonts w:cs="Arial"/>
          <w:lang w:eastAsia="en-US"/>
        </w:rPr>
        <w:t xml:space="preserve">Este requisito </w:t>
      </w:r>
      <w:r>
        <w:rPr>
          <w:rFonts w:cs="Arial"/>
          <w:lang w:eastAsia="en-US"/>
        </w:rPr>
        <w:t>e sua funcionalidade estão apresentados no link “</w:t>
      </w:r>
      <w:hyperlink w:anchor="_Tratamento_das_Filas" w:history="1">
        <w:r w:rsidRPr="003173B8">
          <w:rPr>
            <w:rStyle w:val="Hyperlink"/>
            <w:rFonts w:cs="Arial"/>
            <w:lang w:eastAsia="en-US"/>
          </w:rPr>
          <w:t>Tratamento das Filas de Análise</w:t>
        </w:r>
      </w:hyperlink>
      <w:r>
        <w:rPr>
          <w:rFonts w:cs="Arial"/>
          <w:lang w:eastAsia="en-US"/>
        </w:rPr>
        <w:t>”.</w:t>
      </w:r>
    </w:p>
    <w:p w14:paraId="59052AAF" w14:textId="77777777" w:rsidR="001B5CA4" w:rsidRDefault="001B5CA4" w:rsidP="00AD6A3E">
      <w:pPr>
        <w:rPr>
          <w:rFonts w:cs="Arial"/>
          <w:color w:val="000000"/>
          <w:sz w:val="20"/>
          <w:szCs w:val="20"/>
        </w:rPr>
      </w:pPr>
    </w:p>
    <w:p w14:paraId="37DA94E7" w14:textId="4D685969" w:rsidR="005C4207" w:rsidRDefault="005C4207" w:rsidP="00955CB3">
      <w:pPr>
        <w:pStyle w:val="Heading4"/>
        <w:numPr>
          <w:ilvl w:val="3"/>
          <w:numId w:val="16"/>
        </w:numPr>
      </w:pPr>
      <w:bookmarkStart w:id="57" w:name="_Toc506564576"/>
      <w:r w:rsidRPr="00153785">
        <w:t>RGN</w:t>
      </w:r>
      <w:r>
        <w:t>26</w:t>
      </w:r>
      <w:r w:rsidRPr="00153785">
        <w:t xml:space="preserve"> – </w:t>
      </w:r>
      <w:r>
        <w:t>TBD</w:t>
      </w:r>
      <w:bookmarkEnd w:id="57"/>
    </w:p>
    <w:p w14:paraId="578F3876" w14:textId="77777777" w:rsidR="005C4207" w:rsidRDefault="005C4207" w:rsidP="005C4207">
      <w:pPr>
        <w:rPr>
          <w:rFonts w:cs="Arial"/>
          <w:lang w:eastAsia="en-US"/>
        </w:rPr>
      </w:pPr>
    </w:p>
    <w:p w14:paraId="321702FE" w14:textId="5BA798B7" w:rsidR="005C4207" w:rsidRDefault="005C4207" w:rsidP="00FF2FE5">
      <w:pPr>
        <w:rPr>
          <w:rFonts w:cs="Arial"/>
          <w:lang w:eastAsia="en-US"/>
        </w:rPr>
      </w:pPr>
      <w:r w:rsidRPr="005C4207">
        <w:rPr>
          <w:rFonts w:cs="Arial"/>
          <w:lang w:eastAsia="en-US"/>
        </w:rPr>
        <w:t>Deverá ser criado uma funcionalidade que permita selecionar uma determinada proposta atraves de filtros (Tipo de derivação, produto, Segmento , PDV, CPF/CNPJ, RG, fila, Login Vendedor e Nome cliente). Este perfil poderá direcionar o tratamento desta proposta para um operador especifico.</w:t>
      </w:r>
    </w:p>
    <w:p w14:paraId="479A93C0" w14:textId="77777777" w:rsidR="005C4207" w:rsidRDefault="005C4207" w:rsidP="00FF2FE5">
      <w:pPr>
        <w:rPr>
          <w:rFonts w:cs="Arial"/>
          <w:lang w:eastAsia="en-US"/>
        </w:rPr>
      </w:pPr>
    </w:p>
    <w:p w14:paraId="0A34A2DF" w14:textId="77777777" w:rsidR="001B5CA4" w:rsidRDefault="001B5CA4" w:rsidP="001B5CA4">
      <w:pPr>
        <w:rPr>
          <w:rFonts w:cs="Arial"/>
          <w:lang w:eastAsia="en-US"/>
        </w:rPr>
      </w:pPr>
      <w:r>
        <w:rPr>
          <w:rFonts w:cs="Arial"/>
          <w:lang w:eastAsia="en-US"/>
        </w:rPr>
        <w:t xml:space="preserve">Para atender este requisito, será adicionado filtros na tela de apresentação dos casos. Dessa forma poderá ser incluído uma sequencia de filtros conforme necessidade do usuário, e designado para um usuário especifica através do botão </w:t>
      </w:r>
      <w:r>
        <w:rPr>
          <w:noProof/>
        </w:rPr>
        <w:drawing>
          <wp:inline distT="0" distB="0" distL="0" distR="0" wp14:anchorId="7A277033" wp14:editId="560840CC">
            <wp:extent cx="228600" cy="20955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600" cy="209550"/>
                    </a:xfrm>
                    <a:prstGeom prst="rect">
                      <a:avLst/>
                    </a:prstGeom>
                  </pic:spPr>
                </pic:pic>
              </a:graphicData>
            </a:graphic>
          </wp:inline>
        </w:drawing>
      </w:r>
      <w:r>
        <w:rPr>
          <w:rFonts w:cs="Arial"/>
          <w:lang w:eastAsia="en-US"/>
        </w:rPr>
        <w:t xml:space="preserve"> , demostrado em um exemplo abaixo:</w:t>
      </w:r>
    </w:p>
    <w:p w14:paraId="205900BB" w14:textId="77777777" w:rsidR="001B5CA4" w:rsidRDefault="001B5CA4" w:rsidP="001B5CA4">
      <w:pPr>
        <w:rPr>
          <w:rFonts w:cs="Arial"/>
          <w:lang w:eastAsia="en-US"/>
        </w:rPr>
      </w:pPr>
    </w:p>
    <w:p w14:paraId="117DD6DC" w14:textId="77777777" w:rsidR="001B5CA4" w:rsidRDefault="001B5CA4" w:rsidP="001B5CA4">
      <w:pPr>
        <w:rPr>
          <w:rFonts w:cs="Arial"/>
          <w:lang w:eastAsia="en-US"/>
        </w:rPr>
      </w:pPr>
      <w:r>
        <w:rPr>
          <w:noProof/>
        </w:rPr>
        <w:lastRenderedPageBreak/>
        <w:drawing>
          <wp:inline distT="0" distB="0" distL="0" distR="0" wp14:anchorId="15AABE15" wp14:editId="524AFBA7">
            <wp:extent cx="6480810" cy="309308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810" cy="3093085"/>
                    </a:xfrm>
                    <a:prstGeom prst="rect">
                      <a:avLst/>
                    </a:prstGeom>
                  </pic:spPr>
                </pic:pic>
              </a:graphicData>
            </a:graphic>
          </wp:inline>
        </w:drawing>
      </w:r>
    </w:p>
    <w:p w14:paraId="23A86FFE" w14:textId="77777777" w:rsidR="001B5CA4" w:rsidRDefault="001B5CA4" w:rsidP="001B5CA4">
      <w:pPr>
        <w:rPr>
          <w:rFonts w:cs="Arial"/>
          <w:lang w:eastAsia="en-US"/>
        </w:rPr>
      </w:pPr>
    </w:p>
    <w:p w14:paraId="0FDD3459" w14:textId="77777777" w:rsidR="001B5CA4" w:rsidRDefault="001B5CA4" w:rsidP="001B5CA4">
      <w:pPr>
        <w:rPr>
          <w:rFonts w:cs="Arial"/>
          <w:lang w:eastAsia="en-US"/>
        </w:rPr>
      </w:pPr>
      <w:r>
        <w:rPr>
          <w:rFonts w:cs="Arial"/>
          <w:lang w:eastAsia="en-US"/>
        </w:rPr>
        <w:t>A tela de designação do caso será apresentada com as seguintes informações:</w:t>
      </w:r>
    </w:p>
    <w:p w14:paraId="342E0257" w14:textId="77777777" w:rsidR="001B5CA4" w:rsidRDefault="001B5CA4" w:rsidP="001B5CA4">
      <w:pPr>
        <w:rPr>
          <w:rFonts w:cs="Arial"/>
          <w:lang w:eastAsia="en-US"/>
        </w:rPr>
      </w:pPr>
    </w:p>
    <w:p w14:paraId="641C8C6F" w14:textId="77777777" w:rsidR="001B5CA4" w:rsidRDefault="001B5CA4" w:rsidP="001B5CA4">
      <w:pPr>
        <w:rPr>
          <w:rFonts w:cs="Arial"/>
          <w:lang w:eastAsia="en-US"/>
        </w:rPr>
      </w:pPr>
      <w:r>
        <w:rPr>
          <w:noProof/>
        </w:rPr>
        <w:drawing>
          <wp:inline distT="0" distB="0" distL="0" distR="0" wp14:anchorId="21A50F36" wp14:editId="5445406A">
            <wp:extent cx="4991100" cy="27432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1100" cy="2743200"/>
                    </a:xfrm>
                    <a:prstGeom prst="rect">
                      <a:avLst/>
                    </a:prstGeom>
                  </pic:spPr>
                </pic:pic>
              </a:graphicData>
            </a:graphic>
          </wp:inline>
        </w:drawing>
      </w:r>
    </w:p>
    <w:p w14:paraId="36446D72" w14:textId="77777777" w:rsidR="001B5CA4" w:rsidRDefault="001B5CA4" w:rsidP="001B5CA4">
      <w:pPr>
        <w:rPr>
          <w:rFonts w:cs="Arial"/>
          <w:lang w:eastAsia="en-US"/>
        </w:rPr>
      </w:pPr>
    </w:p>
    <w:p w14:paraId="175A9C8E" w14:textId="77777777" w:rsidR="001B5CA4" w:rsidRDefault="001B5CA4" w:rsidP="00FF2FE5">
      <w:pPr>
        <w:rPr>
          <w:rFonts w:cs="Arial"/>
          <w:lang w:eastAsia="en-US"/>
        </w:rPr>
      </w:pPr>
    </w:p>
    <w:p w14:paraId="5C2322AE" w14:textId="5C87CCAB" w:rsidR="005C4207" w:rsidRDefault="005C4207" w:rsidP="00955CB3">
      <w:pPr>
        <w:pStyle w:val="Heading4"/>
        <w:numPr>
          <w:ilvl w:val="3"/>
          <w:numId w:val="17"/>
        </w:numPr>
      </w:pPr>
      <w:bookmarkStart w:id="58" w:name="_Toc506564577"/>
      <w:r w:rsidRPr="00153785">
        <w:lastRenderedPageBreak/>
        <w:t>RGN</w:t>
      </w:r>
      <w:r>
        <w:t>27</w:t>
      </w:r>
      <w:r w:rsidRPr="00153785">
        <w:t xml:space="preserve"> – </w:t>
      </w:r>
      <w:r>
        <w:t>TBD</w:t>
      </w:r>
      <w:bookmarkEnd w:id="58"/>
    </w:p>
    <w:p w14:paraId="4AF6603A" w14:textId="77777777" w:rsidR="005C4207" w:rsidRDefault="005C4207" w:rsidP="005C4207">
      <w:pPr>
        <w:rPr>
          <w:rFonts w:cs="Arial"/>
          <w:lang w:eastAsia="en-US"/>
        </w:rPr>
      </w:pPr>
    </w:p>
    <w:p w14:paraId="0D1B0825" w14:textId="4F47D765" w:rsidR="005C4207" w:rsidRDefault="005C4207" w:rsidP="00FF2FE5">
      <w:pPr>
        <w:rPr>
          <w:rFonts w:cs="Arial"/>
          <w:lang w:eastAsia="en-US"/>
        </w:rPr>
      </w:pPr>
      <w:r w:rsidRPr="005C4207">
        <w:rPr>
          <w:rFonts w:cs="Arial"/>
          <w:lang w:eastAsia="en-US"/>
        </w:rPr>
        <w:t>Deverá ser criado no front-end de consulta da proposta a onde serão exibidos todos os dados de entrada da proposta. A consulta poderá ser por: Nome cliente, RG, CPF/CNPJ, PDV, Número da Proposta, Login do vendedor, fila, e telefone de contato.</w:t>
      </w:r>
    </w:p>
    <w:p w14:paraId="6114202C" w14:textId="77777777" w:rsidR="005C4207" w:rsidRDefault="005C4207" w:rsidP="00FF2FE5">
      <w:pPr>
        <w:rPr>
          <w:rFonts w:cs="Arial"/>
          <w:lang w:eastAsia="en-US"/>
        </w:rPr>
      </w:pPr>
    </w:p>
    <w:p w14:paraId="79E892E1" w14:textId="3FD403AF" w:rsidR="00F85B13" w:rsidRDefault="00F85B13" w:rsidP="00955CB3">
      <w:pPr>
        <w:pStyle w:val="Heading4"/>
        <w:numPr>
          <w:ilvl w:val="3"/>
          <w:numId w:val="18"/>
        </w:numPr>
      </w:pPr>
      <w:bookmarkStart w:id="59" w:name="_Toc506564578"/>
      <w:r w:rsidRPr="00153785">
        <w:t>RGN</w:t>
      </w:r>
      <w:r>
        <w:t>28</w:t>
      </w:r>
      <w:r w:rsidRPr="00153785">
        <w:t xml:space="preserve"> – </w:t>
      </w:r>
      <w:r>
        <w:t>TBD</w:t>
      </w:r>
      <w:bookmarkEnd w:id="59"/>
    </w:p>
    <w:p w14:paraId="6A57B5A6" w14:textId="77777777" w:rsidR="00F85B13" w:rsidRDefault="00F85B13" w:rsidP="00F85B13">
      <w:pPr>
        <w:rPr>
          <w:rFonts w:cs="Arial"/>
          <w:lang w:eastAsia="en-US"/>
        </w:rPr>
      </w:pPr>
    </w:p>
    <w:p w14:paraId="293C91FD" w14:textId="0F50DA4F" w:rsidR="005C4207" w:rsidRDefault="00F85B13" w:rsidP="00FF2FE5">
      <w:pPr>
        <w:rPr>
          <w:rFonts w:cs="Arial"/>
          <w:lang w:eastAsia="en-US"/>
        </w:rPr>
      </w:pPr>
      <w:r w:rsidRPr="00F85B13">
        <w:rPr>
          <w:rFonts w:cs="Arial"/>
          <w:lang w:eastAsia="en-US"/>
        </w:rPr>
        <w:t>Deverá ser desenvolvido no front-end de tratamento de fraude uma opção para discar para o telefone de contato disponiblizado pelo sistema. O sistema deverá guardar o log de inicio e fim de chamada, login do operador do sistema e se a chamada foi atendida ou não.</w:t>
      </w:r>
    </w:p>
    <w:p w14:paraId="2BD3B9EE" w14:textId="77777777" w:rsidR="00F85B13" w:rsidRDefault="00F85B13" w:rsidP="00FF2FE5">
      <w:pPr>
        <w:rPr>
          <w:rFonts w:cs="Arial"/>
          <w:lang w:eastAsia="en-US"/>
        </w:rPr>
      </w:pPr>
    </w:p>
    <w:p w14:paraId="413DCDDE" w14:textId="54B85457" w:rsidR="00F85B13" w:rsidRDefault="00F85B13" w:rsidP="00955CB3">
      <w:pPr>
        <w:pStyle w:val="Heading4"/>
        <w:numPr>
          <w:ilvl w:val="3"/>
          <w:numId w:val="19"/>
        </w:numPr>
      </w:pPr>
      <w:bookmarkStart w:id="60" w:name="_Toc506564579"/>
      <w:r w:rsidRPr="00153785">
        <w:t>RGN</w:t>
      </w:r>
      <w:r>
        <w:t>29</w:t>
      </w:r>
      <w:r w:rsidRPr="00153785">
        <w:t xml:space="preserve"> – </w:t>
      </w:r>
      <w:r>
        <w:t>TBD</w:t>
      </w:r>
      <w:bookmarkEnd w:id="60"/>
    </w:p>
    <w:p w14:paraId="7B0F9144" w14:textId="77777777" w:rsidR="00F85B13" w:rsidRDefault="00F85B13" w:rsidP="00F85B13">
      <w:pPr>
        <w:rPr>
          <w:rFonts w:cs="Arial"/>
          <w:lang w:eastAsia="en-US"/>
        </w:rPr>
      </w:pPr>
    </w:p>
    <w:p w14:paraId="2D9C074A" w14:textId="77777777" w:rsidR="00F85B13" w:rsidRPr="00F85B13" w:rsidRDefault="00F85B13" w:rsidP="00F85B13">
      <w:pPr>
        <w:rPr>
          <w:rFonts w:cs="Arial"/>
          <w:lang w:eastAsia="en-US"/>
        </w:rPr>
      </w:pPr>
      <w:r w:rsidRPr="00F85B13">
        <w:rPr>
          <w:rFonts w:cs="Arial"/>
          <w:lang w:eastAsia="en-US"/>
        </w:rPr>
        <w:t>Deverá se apresentado no front-end perguntas em formato de checklist, que já terá a resposta correta para o operador e o mesmo apenas irá demarcar se o cliente "acertou", "errou" ou  "acertou parcialmente". Cada uma das respostas conterá um valor peso, que ao final irá gerar um score de risco que levará a aprovação ou negação da proposta. Será exibido na Tela para o operador a orientação para cancelar ou aprovar a proposta.</w:t>
      </w:r>
    </w:p>
    <w:p w14:paraId="55D069BD" w14:textId="77777777" w:rsidR="00F85B13" w:rsidRPr="00F85B13" w:rsidRDefault="00F85B13" w:rsidP="00F85B13">
      <w:pPr>
        <w:rPr>
          <w:rFonts w:cs="Arial"/>
          <w:lang w:eastAsia="en-US"/>
        </w:rPr>
      </w:pPr>
      <w:r w:rsidRPr="00F85B13">
        <w:rPr>
          <w:rFonts w:cs="Arial"/>
          <w:lang w:eastAsia="en-US"/>
        </w:rPr>
        <w:t>Lista de perguntas que virão respondidas e terão o checklist (radio button) com as opções de respotas:</w:t>
      </w:r>
    </w:p>
    <w:p w14:paraId="377558EB" w14:textId="77777777" w:rsidR="00F85B13" w:rsidRPr="00F85B13" w:rsidRDefault="00F85B13" w:rsidP="00F85B13">
      <w:pPr>
        <w:rPr>
          <w:rFonts w:cs="Arial"/>
          <w:lang w:eastAsia="en-US"/>
        </w:rPr>
      </w:pPr>
      <w:r w:rsidRPr="00F85B13">
        <w:rPr>
          <w:rFonts w:cs="Arial"/>
          <w:lang w:eastAsia="en-US"/>
        </w:rPr>
        <w:t>- Nome Completo: (Certo, Errado, Acertou Parcialmente)</w:t>
      </w:r>
    </w:p>
    <w:p w14:paraId="2BE1005F" w14:textId="77777777" w:rsidR="00F85B13" w:rsidRPr="00F85B13" w:rsidRDefault="00F85B13" w:rsidP="00F85B13">
      <w:pPr>
        <w:rPr>
          <w:rFonts w:cs="Arial"/>
          <w:lang w:eastAsia="en-US"/>
        </w:rPr>
      </w:pPr>
      <w:r w:rsidRPr="00F85B13">
        <w:rPr>
          <w:rFonts w:cs="Arial"/>
          <w:lang w:eastAsia="en-US"/>
        </w:rPr>
        <w:t>- CPF completo: (Certo, Errado, Acertou Parcialmente)</w:t>
      </w:r>
    </w:p>
    <w:p w14:paraId="71D7FD8C" w14:textId="77777777" w:rsidR="00F85B13" w:rsidRPr="00F85B13" w:rsidRDefault="00F85B13" w:rsidP="00F85B13">
      <w:pPr>
        <w:rPr>
          <w:rFonts w:cs="Arial"/>
          <w:lang w:eastAsia="en-US"/>
        </w:rPr>
      </w:pPr>
      <w:r w:rsidRPr="00F85B13">
        <w:rPr>
          <w:rFonts w:cs="Arial"/>
          <w:lang w:eastAsia="en-US"/>
        </w:rPr>
        <w:t>- Idade: (Certo, Errado, Acertou Parcialmente)</w:t>
      </w:r>
    </w:p>
    <w:p w14:paraId="0626D72E" w14:textId="77777777" w:rsidR="00F85B13" w:rsidRPr="00F85B13" w:rsidRDefault="00F85B13" w:rsidP="00F85B13">
      <w:pPr>
        <w:rPr>
          <w:rFonts w:cs="Arial"/>
          <w:lang w:eastAsia="en-US"/>
        </w:rPr>
      </w:pPr>
      <w:r w:rsidRPr="00F85B13">
        <w:rPr>
          <w:rFonts w:cs="Arial"/>
          <w:lang w:eastAsia="en-US"/>
        </w:rPr>
        <w:t>- Endereço de entrega/instalação: (Certo, Errado, Acertou Parcialmente)</w:t>
      </w:r>
    </w:p>
    <w:p w14:paraId="1B19A1CE" w14:textId="77777777" w:rsidR="00F85B13" w:rsidRPr="00F85B13" w:rsidRDefault="00F85B13" w:rsidP="00F85B13">
      <w:pPr>
        <w:rPr>
          <w:rFonts w:cs="Arial"/>
          <w:lang w:eastAsia="en-US"/>
        </w:rPr>
      </w:pPr>
      <w:r w:rsidRPr="00F85B13">
        <w:rPr>
          <w:rFonts w:cs="Arial"/>
          <w:lang w:eastAsia="en-US"/>
        </w:rPr>
        <w:t>- Data de Nascimento: (Certo, Errado, Acertou Parcialmente)</w:t>
      </w:r>
    </w:p>
    <w:p w14:paraId="4161281D" w14:textId="77777777" w:rsidR="00F85B13" w:rsidRPr="00F85B13" w:rsidRDefault="00F85B13" w:rsidP="00F85B13">
      <w:pPr>
        <w:rPr>
          <w:rFonts w:cs="Arial"/>
          <w:lang w:eastAsia="en-US"/>
        </w:rPr>
      </w:pPr>
      <w:r w:rsidRPr="00F85B13">
        <w:rPr>
          <w:rFonts w:cs="Arial"/>
          <w:lang w:eastAsia="en-US"/>
        </w:rPr>
        <w:t>- Nome da Mãe: (Certo, Errado, Acertou Parcialmente)</w:t>
      </w:r>
    </w:p>
    <w:p w14:paraId="474CB6ED" w14:textId="77777777" w:rsidR="00F85B13" w:rsidRPr="00F85B13" w:rsidRDefault="00F85B13" w:rsidP="00F85B13">
      <w:pPr>
        <w:rPr>
          <w:rFonts w:cs="Arial"/>
          <w:lang w:eastAsia="en-US"/>
        </w:rPr>
      </w:pPr>
      <w:r w:rsidRPr="00F85B13">
        <w:rPr>
          <w:rFonts w:cs="Arial"/>
          <w:lang w:eastAsia="en-US"/>
        </w:rPr>
        <w:t>- RG: (Certo, Errado, Acertou Parcialmente, Não se aplica)</w:t>
      </w:r>
    </w:p>
    <w:p w14:paraId="65128C7E" w14:textId="77777777" w:rsidR="00F85B13" w:rsidRPr="00F85B13" w:rsidRDefault="00F85B13" w:rsidP="00F85B13">
      <w:pPr>
        <w:rPr>
          <w:rFonts w:cs="Arial"/>
          <w:lang w:eastAsia="en-US"/>
        </w:rPr>
      </w:pPr>
      <w:r w:rsidRPr="00F85B13">
        <w:rPr>
          <w:rFonts w:cs="Arial"/>
          <w:lang w:eastAsia="en-US"/>
        </w:rPr>
        <w:t>- Confirmou o TItulo de Eleitor? (Certo, Errado, Acertou Parcialmente, Não se aplica)</w:t>
      </w:r>
    </w:p>
    <w:p w14:paraId="13A4BB48" w14:textId="77777777" w:rsidR="00F85B13" w:rsidRPr="00F85B13" w:rsidRDefault="00F85B13" w:rsidP="00F85B13">
      <w:pPr>
        <w:rPr>
          <w:rFonts w:cs="Arial"/>
          <w:lang w:eastAsia="en-US"/>
        </w:rPr>
      </w:pPr>
      <w:r w:rsidRPr="00F85B13">
        <w:rPr>
          <w:rFonts w:cs="Arial"/>
          <w:lang w:eastAsia="en-US"/>
        </w:rPr>
        <w:t>- Quantidade de linhas solicitadas: (Certo, Errado, Acertou Parcialmente, Não se aplica)</w:t>
      </w:r>
    </w:p>
    <w:p w14:paraId="31B17626" w14:textId="77777777" w:rsidR="00F85B13" w:rsidRPr="00F85B13" w:rsidRDefault="00F85B13" w:rsidP="00F85B13">
      <w:pPr>
        <w:rPr>
          <w:rFonts w:cs="Arial"/>
          <w:lang w:eastAsia="en-US"/>
        </w:rPr>
      </w:pPr>
      <w:r w:rsidRPr="00F85B13">
        <w:rPr>
          <w:rFonts w:cs="Arial"/>
          <w:lang w:eastAsia="en-US"/>
        </w:rPr>
        <w:t>- Se possuir linha móvel ou fixa na Oi perguntar os 4 últimos números e vencimento da fatura: (Certo, Errado, Acertou Parcialmente,Não se aplica)</w:t>
      </w:r>
    </w:p>
    <w:p w14:paraId="6B531C7C" w14:textId="000E641A" w:rsidR="00F85B13" w:rsidRDefault="00F85B13" w:rsidP="00F85B13">
      <w:pPr>
        <w:rPr>
          <w:rFonts w:cs="Arial"/>
          <w:color w:val="000000"/>
          <w:sz w:val="20"/>
          <w:szCs w:val="20"/>
        </w:rPr>
      </w:pPr>
      <w:r w:rsidRPr="00F85B13">
        <w:rPr>
          <w:rFonts w:cs="Arial"/>
          <w:lang w:eastAsia="en-US"/>
        </w:rPr>
        <w:t>- Observações (campo texto informacional).</w:t>
      </w:r>
    </w:p>
    <w:p w14:paraId="72FD4675" w14:textId="77777777" w:rsidR="00F85B13" w:rsidRDefault="00F85B13" w:rsidP="00FF2FE5">
      <w:pPr>
        <w:rPr>
          <w:rFonts w:cs="Arial"/>
          <w:color w:val="000000"/>
          <w:sz w:val="20"/>
          <w:szCs w:val="20"/>
        </w:rPr>
      </w:pPr>
    </w:p>
    <w:p w14:paraId="1CAD9DFE" w14:textId="77777777" w:rsidR="001B5CA4" w:rsidRPr="00A9713D" w:rsidRDefault="001B5CA4" w:rsidP="001B5CA4">
      <w:pPr>
        <w:rPr>
          <w:lang w:eastAsia="en-US"/>
        </w:rPr>
      </w:pPr>
      <w:r w:rsidRPr="00A9713D">
        <w:rPr>
          <w:lang w:eastAsia="en-US"/>
        </w:rPr>
        <w:t>Abaixo será apresentado um protótipo de funcionamento da tela de Decisão da Analise. Nela será apresentado as perguntas que serão validadas junto ao CRM / Receita e Cliente. Assim como os campos de combobox para conclusão da analise.</w:t>
      </w:r>
    </w:p>
    <w:p w14:paraId="4B92E553" w14:textId="77777777" w:rsidR="001B5CA4" w:rsidRDefault="001B5CA4" w:rsidP="001B5CA4">
      <w:pPr>
        <w:rPr>
          <w:rFonts w:cs="Arial"/>
          <w:color w:val="000000"/>
          <w:sz w:val="20"/>
          <w:szCs w:val="20"/>
        </w:rPr>
      </w:pPr>
      <w:r>
        <w:rPr>
          <w:noProof/>
        </w:rPr>
        <w:lastRenderedPageBreak/>
        <w:drawing>
          <wp:inline distT="0" distB="0" distL="0" distR="0" wp14:anchorId="7C07FDDB" wp14:editId="59A2A87A">
            <wp:extent cx="6480810" cy="3290570"/>
            <wp:effectExtent l="0" t="0" r="0" b="508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3290570"/>
                    </a:xfrm>
                    <a:prstGeom prst="rect">
                      <a:avLst/>
                    </a:prstGeom>
                  </pic:spPr>
                </pic:pic>
              </a:graphicData>
            </a:graphic>
          </wp:inline>
        </w:drawing>
      </w:r>
    </w:p>
    <w:p w14:paraId="5D748900" w14:textId="77777777" w:rsidR="001B5CA4" w:rsidRDefault="001B5CA4" w:rsidP="001B5CA4">
      <w:pPr>
        <w:rPr>
          <w:rFonts w:cs="Arial"/>
          <w:color w:val="000000"/>
          <w:sz w:val="20"/>
          <w:szCs w:val="20"/>
        </w:rPr>
      </w:pPr>
    </w:p>
    <w:p w14:paraId="27B0DADF" w14:textId="5AB8BBC3" w:rsidR="00F85B13" w:rsidRDefault="001B5CA4" w:rsidP="001B5CA4">
      <w:pPr>
        <w:rPr>
          <w:lang w:eastAsia="en-US"/>
        </w:rPr>
      </w:pPr>
      <w:r w:rsidRPr="00A9713D">
        <w:rPr>
          <w:lang w:eastAsia="en-US"/>
        </w:rPr>
        <w:t>O campo de observação informacional da analise, será o mesmo campo utilizado para adicionar qualquer comentário referente ao caso</w:t>
      </w:r>
      <w:r>
        <w:rPr>
          <w:lang w:eastAsia="en-US"/>
        </w:rPr>
        <w:t>, nele além de comentários pode ser adicionado anexos de forma a complementar a análise</w:t>
      </w:r>
      <w:r w:rsidRPr="00A9713D">
        <w:rPr>
          <w:lang w:eastAsia="en-US"/>
        </w:rPr>
        <w:t xml:space="preserve">. Este item </w:t>
      </w:r>
      <w:r>
        <w:rPr>
          <w:lang w:eastAsia="en-US"/>
        </w:rPr>
        <w:t>está</w:t>
      </w:r>
      <w:r w:rsidRPr="00A9713D">
        <w:rPr>
          <w:lang w:eastAsia="en-US"/>
        </w:rPr>
        <w:t xml:space="preserve"> descrito no link </w:t>
      </w:r>
      <w:r>
        <w:rPr>
          <w:lang w:eastAsia="en-US"/>
        </w:rPr>
        <w:t>“</w:t>
      </w:r>
      <w:hyperlink w:anchor="_Apresentação_do_Campo" w:history="1">
        <w:r w:rsidRPr="00A9713D">
          <w:rPr>
            <w:rStyle w:val="Hyperlink"/>
            <w:lang w:eastAsia="en-US"/>
          </w:rPr>
          <w:t>Apresentação do Campo para Inclusão dos Comentários</w:t>
        </w:r>
      </w:hyperlink>
      <w:r>
        <w:rPr>
          <w:lang w:eastAsia="en-US"/>
        </w:rPr>
        <w:t>”.</w:t>
      </w:r>
    </w:p>
    <w:p w14:paraId="50263C24" w14:textId="77777777" w:rsidR="001B5CA4" w:rsidRDefault="001B5CA4" w:rsidP="001B5CA4">
      <w:pPr>
        <w:rPr>
          <w:rFonts w:cs="Arial"/>
          <w:color w:val="000000"/>
          <w:sz w:val="20"/>
          <w:szCs w:val="20"/>
        </w:rPr>
      </w:pPr>
    </w:p>
    <w:p w14:paraId="4EFDEC07" w14:textId="65098189" w:rsidR="00F85B13" w:rsidRPr="00D4606B" w:rsidRDefault="00F85B13" w:rsidP="00F85B13">
      <w:pPr>
        <w:pStyle w:val="Heading3"/>
        <w:tabs>
          <w:tab w:val="clear" w:pos="4547"/>
          <w:tab w:val="num" w:pos="1701"/>
        </w:tabs>
        <w:ind w:left="1418"/>
      </w:pPr>
      <w:bookmarkStart w:id="61" w:name="_Toc506564580"/>
      <w:r w:rsidRPr="00F029A8">
        <w:t>RQN</w:t>
      </w:r>
      <w:r>
        <w:t>11</w:t>
      </w:r>
      <w:r w:rsidRPr="00153785">
        <w:t xml:space="preserve"> – </w:t>
      </w:r>
      <w:r>
        <w:t>Workflow de tratamento de derivações no front-end</w:t>
      </w:r>
      <w:bookmarkEnd w:id="61"/>
    </w:p>
    <w:p w14:paraId="37017BFA" w14:textId="77777777" w:rsidR="00F85B13" w:rsidRDefault="00F85B13" w:rsidP="00FF2FE5">
      <w:pPr>
        <w:rPr>
          <w:rFonts w:cs="Arial"/>
          <w:color w:val="000000"/>
          <w:sz w:val="20"/>
          <w:szCs w:val="20"/>
        </w:rPr>
      </w:pPr>
    </w:p>
    <w:p w14:paraId="7F504DAD" w14:textId="4EA721E1" w:rsidR="00F85B13" w:rsidRDefault="00F85B13" w:rsidP="00955CB3">
      <w:pPr>
        <w:pStyle w:val="Heading4"/>
        <w:numPr>
          <w:ilvl w:val="3"/>
          <w:numId w:val="20"/>
        </w:numPr>
      </w:pPr>
      <w:bookmarkStart w:id="62" w:name="_Toc506564581"/>
      <w:r w:rsidRPr="00153785">
        <w:t>RGN</w:t>
      </w:r>
      <w:r>
        <w:t>30</w:t>
      </w:r>
      <w:r w:rsidRPr="00153785">
        <w:t xml:space="preserve"> – </w:t>
      </w:r>
      <w:r>
        <w:t>TBD</w:t>
      </w:r>
      <w:bookmarkEnd w:id="62"/>
    </w:p>
    <w:p w14:paraId="46C0E154" w14:textId="77777777" w:rsidR="00F85B13" w:rsidRDefault="00F85B13" w:rsidP="00F85B13">
      <w:pPr>
        <w:rPr>
          <w:rFonts w:cs="Arial"/>
          <w:lang w:eastAsia="en-US"/>
        </w:rPr>
      </w:pPr>
    </w:p>
    <w:p w14:paraId="2BEEDFDC" w14:textId="4421D0F8" w:rsidR="00F85B13" w:rsidRDefault="00F85B13" w:rsidP="00FF2FE5">
      <w:pPr>
        <w:rPr>
          <w:rFonts w:cs="Arial"/>
          <w:color w:val="000000"/>
          <w:sz w:val="20"/>
          <w:szCs w:val="20"/>
        </w:rPr>
      </w:pPr>
      <w:r w:rsidRPr="00F85B13">
        <w:rPr>
          <w:rFonts w:cs="Arial"/>
          <w:lang w:eastAsia="en-US"/>
        </w:rPr>
        <w:t>Deverá ser criado um workflow de tratamento no front-end ao qual após X tentativas de contato, caso não seja feito contato com cliente, o sistema de fraude enviará ao sistema de crédito o fechamento de aprovado ou negado, de acordo com o score Y, ou seja, caso tenha ocorrido X tentativas de contato sem sucesso e o score do cliente seja menor que Y a proposta será aprovada, caso seja maior que Y a proposta será negada.</w:t>
      </w:r>
    </w:p>
    <w:p w14:paraId="060EC2B5" w14:textId="77777777" w:rsidR="00F85B13" w:rsidRDefault="00F85B13" w:rsidP="00FF2FE5">
      <w:pPr>
        <w:rPr>
          <w:rFonts w:cs="Arial"/>
          <w:color w:val="000000"/>
          <w:sz w:val="20"/>
          <w:szCs w:val="20"/>
        </w:rPr>
      </w:pPr>
    </w:p>
    <w:p w14:paraId="2B6FED49" w14:textId="77777777" w:rsidR="00386FAF" w:rsidRDefault="00386FAF" w:rsidP="00FF2FE5">
      <w:pPr>
        <w:rPr>
          <w:rFonts w:cs="Arial"/>
          <w:color w:val="000000"/>
          <w:sz w:val="20"/>
          <w:szCs w:val="20"/>
        </w:rPr>
      </w:pPr>
    </w:p>
    <w:p w14:paraId="0ABD5049" w14:textId="28D14043" w:rsidR="00386FAF" w:rsidRPr="00D4606B" w:rsidRDefault="00386FAF" w:rsidP="00614751">
      <w:pPr>
        <w:pStyle w:val="Heading3"/>
        <w:tabs>
          <w:tab w:val="clear" w:pos="4547"/>
          <w:tab w:val="num" w:pos="1701"/>
        </w:tabs>
        <w:ind w:left="1418"/>
      </w:pPr>
      <w:bookmarkStart w:id="63" w:name="_Toc506564582"/>
      <w:r w:rsidRPr="00F029A8">
        <w:lastRenderedPageBreak/>
        <w:t>RQN</w:t>
      </w:r>
      <w:r>
        <w:t>15</w:t>
      </w:r>
      <w:r w:rsidRPr="00153785">
        <w:t xml:space="preserve"> – </w:t>
      </w:r>
      <w:r w:rsidR="00614751">
        <w:t>C</w:t>
      </w:r>
      <w:r w:rsidR="00614751" w:rsidRPr="00614751">
        <w:t>riar front-end para tratamento de solicitações de outros CRMs que não tenham integração com Transact</w:t>
      </w:r>
      <w:bookmarkEnd w:id="63"/>
    </w:p>
    <w:p w14:paraId="1BBDC694" w14:textId="77777777" w:rsidR="00386FAF" w:rsidRDefault="00386FAF" w:rsidP="00386FAF">
      <w:pPr>
        <w:rPr>
          <w:rFonts w:cs="Arial"/>
          <w:color w:val="000000"/>
          <w:sz w:val="20"/>
          <w:szCs w:val="20"/>
        </w:rPr>
      </w:pPr>
    </w:p>
    <w:p w14:paraId="5A77EF3C" w14:textId="38C0E6FF" w:rsidR="00386FAF" w:rsidRDefault="00386FAF" w:rsidP="00955CB3">
      <w:pPr>
        <w:pStyle w:val="Heading4"/>
        <w:numPr>
          <w:ilvl w:val="3"/>
          <w:numId w:val="20"/>
        </w:numPr>
      </w:pPr>
      <w:bookmarkStart w:id="64" w:name="_Toc506564583"/>
      <w:r w:rsidRPr="00153785">
        <w:t>RGN</w:t>
      </w:r>
      <w:r>
        <w:t>34</w:t>
      </w:r>
      <w:r w:rsidRPr="00153785">
        <w:t xml:space="preserve"> – </w:t>
      </w:r>
      <w:r>
        <w:t>TBD</w:t>
      </w:r>
      <w:bookmarkEnd w:id="64"/>
    </w:p>
    <w:p w14:paraId="4621B7F9" w14:textId="77777777" w:rsidR="00386FAF" w:rsidRDefault="00386FAF" w:rsidP="00386FAF">
      <w:pPr>
        <w:rPr>
          <w:rFonts w:cs="Arial"/>
          <w:lang w:eastAsia="en-US"/>
        </w:rPr>
      </w:pPr>
    </w:p>
    <w:p w14:paraId="67438516" w14:textId="77777777" w:rsidR="00386FAF" w:rsidRPr="00386FAF" w:rsidRDefault="00386FAF" w:rsidP="00386FAF">
      <w:pPr>
        <w:rPr>
          <w:rFonts w:cs="Arial"/>
          <w:lang w:eastAsia="en-US"/>
        </w:rPr>
      </w:pPr>
      <w:r w:rsidRPr="00386FAF">
        <w:rPr>
          <w:rFonts w:cs="Arial"/>
          <w:lang w:eastAsia="en-US"/>
        </w:rPr>
        <w:t xml:space="preserve">Deverá ser criado um front-end para tratamento de solicitações de outros CRMs que não tenham integração com Transact. Os campos serão editáveis. </w:t>
      </w:r>
    </w:p>
    <w:p w14:paraId="245591CF" w14:textId="77777777" w:rsidR="00386FAF" w:rsidRPr="00386FAF" w:rsidRDefault="00386FAF" w:rsidP="00386FAF">
      <w:pPr>
        <w:rPr>
          <w:rFonts w:cs="Arial"/>
          <w:lang w:eastAsia="en-US"/>
        </w:rPr>
      </w:pPr>
      <w:r w:rsidRPr="00386FAF">
        <w:rPr>
          <w:rFonts w:cs="Arial"/>
          <w:lang w:eastAsia="en-US"/>
        </w:rPr>
        <w:t xml:space="preserve">CPF/CNPJ:  </w:t>
      </w:r>
    </w:p>
    <w:p w14:paraId="01C76C7F" w14:textId="77777777" w:rsidR="00386FAF" w:rsidRPr="00386FAF" w:rsidRDefault="00386FAF" w:rsidP="00386FAF">
      <w:pPr>
        <w:rPr>
          <w:rFonts w:cs="Arial"/>
          <w:lang w:eastAsia="en-US"/>
        </w:rPr>
      </w:pPr>
      <w:r w:rsidRPr="00386FAF">
        <w:rPr>
          <w:rFonts w:cs="Arial"/>
          <w:lang w:eastAsia="en-US"/>
        </w:rPr>
        <w:t xml:space="preserve">Número da Proposta:  </w:t>
      </w:r>
    </w:p>
    <w:p w14:paraId="5A9A03C0" w14:textId="77777777" w:rsidR="00386FAF" w:rsidRPr="00386FAF" w:rsidRDefault="00386FAF" w:rsidP="00386FAF">
      <w:pPr>
        <w:rPr>
          <w:rFonts w:cs="Arial"/>
          <w:lang w:eastAsia="en-US"/>
        </w:rPr>
      </w:pPr>
      <w:r w:rsidRPr="00386FAF">
        <w:rPr>
          <w:rFonts w:cs="Arial"/>
          <w:lang w:eastAsia="en-US"/>
        </w:rPr>
        <w:t xml:space="preserve">PDV:  </w:t>
      </w:r>
    </w:p>
    <w:p w14:paraId="618EBEC2" w14:textId="77777777" w:rsidR="00386FAF" w:rsidRPr="00386FAF" w:rsidRDefault="00386FAF" w:rsidP="00386FAF">
      <w:pPr>
        <w:rPr>
          <w:rFonts w:cs="Arial"/>
          <w:lang w:eastAsia="en-US"/>
        </w:rPr>
      </w:pPr>
      <w:r w:rsidRPr="00386FAF">
        <w:rPr>
          <w:rFonts w:cs="Arial"/>
          <w:lang w:eastAsia="en-US"/>
        </w:rPr>
        <w:t xml:space="preserve">Origem da Solicitação: (Lista Opções): Anatel (Jira) Configuraçã0 Móvel Configuração Clarify Fixa FIBRA OI TV PJ PJ Fixo R2 Clarify PJ Fixo R2 SFA PJ Fixo R2 SIAC SIAC Fixa SIAC Móvel SIJUR Transact R1 VADA CLARIFY VADA SFA WEB </w:t>
      </w:r>
    </w:p>
    <w:p w14:paraId="3C38F96F" w14:textId="77777777" w:rsidR="00386FAF" w:rsidRPr="00386FAF" w:rsidRDefault="00386FAF" w:rsidP="00386FAF">
      <w:pPr>
        <w:rPr>
          <w:rFonts w:cs="Arial"/>
          <w:lang w:eastAsia="en-US"/>
        </w:rPr>
      </w:pPr>
      <w:r w:rsidRPr="00386FAF">
        <w:rPr>
          <w:rFonts w:cs="Arial"/>
          <w:lang w:eastAsia="en-US"/>
        </w:rPr>
        <w:t xml:space="preserve">UF: (Lista Opções):  Acre (AC) Alagoas (AL) Amapá (AP) Amazonas (AM) Bahia (BA) Ceará (CE) Distrito Federal (DF) Espírito Santo (ES) Goiás (GO) Maranhão (MA) Mato Grosso (MT) Mato Grosso do Sul (MS) Minas Gerais (MG) Pará (PA) Paraíba (PB) Paraná (PR) Pernambuco (PE) Piauí (PI) Rio de Janeiro (RJ) Rio Grande do Norte (RN) Rio Grande do Sul (RS) Rondônia (RO) Roraima (RR) Santa Catarina (SC) São Paulo (SP) Sergipe (SE) Tocantins (TO) </w:t>
      </w:r>
    </w:p>
    <w:p w14:paraId="70C5F2CF" w14:textId="77777777" w:rsidR="00386FAF" w:rsidRPr="00386FAF" w:rsidRDefault="00386FAF" w:rsidP="00386FAF">
      <w:pPr>
        <w:rPr>
          <w:rFonts w:cs="Arial"/>
          <w:lang w:eastAsia="en-US"/>
        </w:rPr>
      </w:pPr>
      <w:r w:rsidRPr="00386FAF">
        <w:rPr>
          <w:rFonts w:cs="Arial"/>
          <w:lang w:eastAsia="en-US"/>
        </w:rPr>
        <w:t xml:space="preserve">Código de Classificação:  </w:t>
      </w:r>
    </w:p>
    <w:p w14:paraId="7500E715" w14:textId="77777777" w:rsidR="00386FAF" w:rsidRPr="00386FAF" w:rsidRDefault="00386FAF" w:rsidP="00386FAF">
      <w:pPr>
        <w:rPr>
          <w:rFonts w:cs="Arial"/>
          <w:lang w:eastAsia="en-US"/>
        </w:rPr>
      </w:pPr>
      <w:r w:rsidRPr="00386FAF">
        <w:rPr>
          <w:rFonts w:cs="Arial"/>
          <w:lang w:eastAsia="en-US"/>
        </w:rPr>
        <w:t xml:space="preserve">Posto Derivado:  </w:t>
      </w:r>
    </w:p>
    <w:p w14:paraId="3EAE0272" w14:textId="77777777" w:rsidR="00386FAF" w:rsidRPr="00386FAF" w:rsidRDefault="00386FAF" w:rsidP="00386FAF">
      <w:pPr>
        <w:rPr>
          <w:rFonts w:cs="Arial"/>
          <w:lang w:eastAsia="en-US"/>
        </w:rPr>
      </w:pPr>
      <w:r w:rsidRPr="00386FAF">
        <w:rPr>
          <w:rFonts w:cs="Arial"/>
          <w:lang w:eastAsia="en-US"/>
        </w:rPr>
        <w:t xml:space="preserve">Quantidade de linhas solicitadas:  </w:t>
      </w:r>
    </w:p>
    <w:p w14:paraId="34A0A5F5" w14:textId="77777777" w:rsidR="00386FAF" w:rsidRPr="00386FAF" w:rsidRDefault="00386FAF" w:rsidP="00386FAF">
      <w:pPr>
        <w:rPr>
          <w:rFonts w:cs="Arial"/>
          <w:lang w:eastAsia="en-US"/>
        </w:rPr>
      </w:pPr>
      <w:r w:rsidRPr="00386FAF">
        <w:rPr>
          <w:rFonts w:cs="Arial"/>
          <w:lang w:eastAsia="en-US"/>
        </w:rPr>
        <w:t xml:space="preserve">Valor limite do Portal (R$):  </w:t>
      </w:r>
    </w:p>
    <w:p w14:paraId="120B79FB" w14:textId="77777777" w:rsidR="00386FAF" w:rsidRPr="00386FAF" w:rsidRDefault="00386FAF" w:rsidP="00386FAF">
      <w:pPr>
        <w:rPr>
          <w:rFonts w:cs="Arial"/>
          <w:lang w:eastAsia="en-US"/>
        </w:rPr>
      </w:pPr>
      <w:r w:rsidRPr="00386FAF">
        <w:rPr>
          <w:rFonts w:cs="Arial"/>
          <w:lang w:eastAsia="en-US"/>
        </w:rPr>
        <w:t xml:space="preserve">Custo da Demanda (R$):  </w:t>
      </w:r>
    </w:p>
    <w:p w14:paraId="5D533AB8" w14:textId="77777777" w:rsidR="00386FAF" w:rsidRPr="00386FAF" w:rsidRDefault="00386FAF" w:rsidP="00386FAF">
      <w:pPr>
        <w:rPr>
          <w:rFonts w:cs="Arial"/>
          <w:lang w:eastAsia="en-US"/>
        </w:rPr>
      </w:pPr>
      <w:r w:rsidRPr="00386FAF">
        <w:rPr>
          <w:rFonts w:cs="Arial"/>
          <w:lang w:eastAsia="en-US"/>
        </w:rPr>
        <w:t xml:space="preserve">Número do SFA/Portal/TT:  </w:t>
      </w:r>
    </w:p>
    <w:p w14:paraId="5D0088F2" w14:textId="77777777" w:rsidR="00386FAF" w:rsidRPr="00386FAF" w:rsidRDefault="00386FAF" w:rsidP="00386FAF">
      <w:pPr>
        <w:rPr>
          <w:rFonts w:cs="Arial"/>
          <w:lang w:eastAsia="en-US"/>
        </w:rPr>
      </w:pPr>
      <w:r w:rsidRPr="00386FAF">
        <w:rPr>
          <w:rFonts w:cs="Arial"/>
          <w:lang w:eastAsia="en-US"/>
        </w:rPr>
        <w:t xml:space="preserve">Possui Flag:  </w:t>
      </w:r>
    </w:p>
    <w:p w14:paraId="78929F86" w14:textId="77777777" w:rsidR="00386FAF" w:rsidRPr="00386FAF" w:rsidRDefault="00386FAF" w:rsidP="00386FAF">
      <w:pPr>
        <w:rPr>
          <w:rFonts w:cs="Arial"/>
          <w:lang w:eastAsia="en-US"/>
        </w:rPr>
      </w:pPr>
      <w:r w:rsidRPr="00386FAF">
        <w:rPr>
          <w:rFonts w:cs="Arial"/>
          <w:lang w:eastAsia="en-US"/>
        </w:rPr>
        <w:t xml:space="preserve">Documentação:  </w:t>
      </w:r>
    </w:p>
    <w:p w14:paraId="2BFEE24C" w14:textId="77777777" w:rsidR="00386FAF" w:rsidRPr="00386FAF" w:rsidRDefault="00386FAF" w:rsidP="00386FAF">
      <w:pPr>
        <w:rPr>
          <w:rFonts w:cs="Arial"/>
          <w:lang w:eastAsia="en-US"/>
        </w:rPr>
      </w:pPr>
      <w:r w:rsidRPr="00386FAF">
        <w:rPr>
          <w:rFonts w:cs="Arial"/>
          <w:lang w:eastAsia="en-US"/>
        </w:rPr>
        <w:t xml:space="preserve">Informações Complementares:  </w:t>
      </w:r>
    </w:p>
    <w:p w14:paraId="6C3C58F2" w14:textId="77777777" w:rsidR="00386FAF" w:rsidRPr="00386FAF" w:rsidRDefault="00386FAF" w:rsidP="00386FAF">
      <w:pPr>
        <w:rPr>
          <w:rFonts w:cs="Arial"/>
          <w:lang w:eastAsia="en-US"/>
        </w:rPr>
      </w:pPr>
      <w:r w:rsidRPr="00386FAF">
        <w:rPr>
          <w:rFonts w:cs="Arial"/>
          <w:lang w:eastAsia="en-US"/>
        </w:rPr>
        <w:t xml:space="preserve">Conclusão: (Lista Opções): Aprovado Derivado Negado </w:t>
      </w:r>
    </w:p>
    <w:p w14:paraId="169BA9DF" w14:textId="622D25DC" w:rsidR="00386FAF" w:rsidRDefault="00386FAF" w:rsidP="00386FAF">
      <w:pPr>
        <w:rPr>
          <w:rFonts w:cs="Arial"/>
          <w:lang w:eastAsia="en-US"/>
        </w:rPr>
      </w:pPr>
      <w:r w:rsidRPr="00386FAF">
        <w:rPr>
          <w:rFonts w:cs="Arial"/>
          <w:lang w:eastAsia="en-US"/>
        </w:rPr>
        <w:t>Decisão:(Lista Opções): codigos de aprovações e Negativas</w:t>
      </w:r>
    </w:p>
    <w:p w14:paraId="79126320" w14:textId="77777777" w:rsidR="00386FAF" w:rsidRDefault="00386FAF" w:rsidP="00386FAF">
      <w:pPr>
        <w:rPr>
          <w:rFonts w:cs="Arial"/>
          <w:lang w:eastAsia="en-US"/>
        </w:rPr>
      </w:pPr>
    </w:p>
    <w:p w14:paraId="5171CCA4" w14:textId="77777777" w:rsidR="00386FAF" w:rsidRDefault="00386FAF" w:rsidP="00386FAF">
      <w:pPr>
        <w:rPr>
          <w:rFonts w:cs="Arial"/>
          <w:color w:val="000000"/>
          <w:sz w:val="20"/>
          <w:szCs w:val="20"/>
        </w:rPr>
      </w:pPr>
    </w:p>
    <w:p w14:paraId="74C1C9B1" w14:textId="77777777" w:rsidR="005A41A1" w:rsidRDefault="005A41A1">
      <w:pPr>
        <w:jc w:val="left"/>
        <w:rPr>
          <w:ins w:id="65" w:author="André Jacomino" w:date="2017-11-05T22:24:00Z"/>
          <w:b/>
          <w:kern w:val="28"/>
          <w:sz w:val="28"/>
          <w:szCs w:val="28"/>
          <w:lang w:val="pt-PT" w:eastAsia="en-US"/>
        </w:rPr>
      </w:pPr>
      <w:ins w:id="66" w:author="André Jacomino" w:date="2017-11-05T22:24:00Z">
        <w:r>
          <w:br w:type="page"/>
        </w:r>
      </w:ins>
    </w:p>
    <w:p w14:paraId="74A2C517" w14:textId="4E282289" w:rsidR="003178C5" w:rsidRPr="00881F78" w:rsidRDefault="003178C5" w:rsidP="001B5CA4">
      <w:pPr>
        <w:pStyle w:val="Heading1"/>
        <w:numPr>
          <w:ilvl w:val="0"/>
          <w:numId w:val="0"/>
        </w:numPr>
        <w:ind w:left="432"/>
      </w:pPr>
      <w:bookmarkStart w:id="67" w:name="_Toc506564584"/>
      <w:r>
        <w:lastRenderedPageBreak/>
        <w:t>Glossário</w:t>
      </w:r>
      <w:bookmarkEnd w:id="67"/>
    </w:p>
    <w:p w14:paraId="0147E33F" w14:textId="77777777" w:rsidR="00320FB6" w:rsidRDefault="00320FB6">
      <w:pPr>
        <w:jc w:val="left"/>
        <w:rPr>
          <w:rFonts w:cs="Arial"/>
          <w:color w:val="000000"/>
          <w:sz w:val="20"/>
          <w:szCs w:val="20"/>
        </w:rPr>
      </w:pPr>
    </w:p>
    <w:p w14:paraId="6DBF3348" w14:textId="008D4157" w:rsidR="0055327B" w:rsidRDefault="0055327B">
      <w:pPr>
        <w:jc w:val="left"/>
        <w:rPr>
          <w:rFonts w:cs="Arial"/>
          <w:b/>
          <w:color w:val="000000"/>
          <w:sz w:val="20"/>
          <w:szCs w:val="20"/>
        </w:rPr>
      </w:pPr>
      <w:r>
        <w:rPr>
          <w:rFonts w:cs="Arial"/>
          <w:b/>
          <w:color w:val="000000"/>
          <w:sz w:val="20"/>
          <w:szCs w:val="20"/>
        </w:rPr>
        <w:t>ACM</w:t>
      </w:r>
      <w:r>
        <w:rPr>
          <w:rFonts w:cs="Arial"/>
          <w:color w:val="000000"/>
          <w:sz w:val="20"/>
          <w:szCs w:val="20"/>
        </w:rPr>
        <w:t>: Adaptative Case Management (componente de gestão de casos do RAID).</w:t>
      </w:r>
    </w:p>
    <w:p w14:paraId="5B1F4EA9" w14:textId="77777777" w:rsidR="0055327B" w:rsidRDefault="0055327B">
      <w:pPr>
        <w:jc w:val="left"/>
        <w:rPr>
          <w:rFonts w:cs="Arial"/>
          <w:b/>
          <w:color w:val="000000"/>
          <w:sz w:val="20"/>
          <w:szCs w:val="20"/>
        </w:rPr>
      </w:pPr>
    </w:p>
    <w:p w14:paraId="11FAA11A" w14:textId="78F45C49" w:rsidR="002B0CA4" w:rsidRDefault="002B0CA4">
      <w:pPr>
        <w:jc w:val="left"/>
        <w:rPr>
          <w:rFonts w:cs="Arial"/>
          <w:color w:val="000000"/>
          <w:sz w:val="20"/>
          <w:szCs w:val="20"/>
        </w:rPr>
      </w:pPr>
      <w:r>
        <w:rPr>
          <w:rFonts w:cs="Arial"/>
          <w:b/>
          <w:color w:val="000000"/>
          <w:sz w:val="20"/>
          <w:szCs w:val="20"/>
        </w:rPr>
        <w:t>BOV</w:t>
      </w:r>
      <w:r>
        <w:rPr>
          <w:rFonts w:cs="Arial"/>
          <w:color w:val="000000"/>
          <w:sz w:val="20"/>
          <w:szCs w:val="20"/>
        </w:rPr>
        <w:t>: Base Operacional de Vendas.</w:t>
      </w:r>
    </w:p>
    <w:p w14:paraId="57031146" w14:textId="77777777" w:rsidR="002B0CA4" w:rsidRDefault="002B0CA4">
      <w:pPr>
        <w:jc w:val="left"/>
        <w:rPr>
          <w:rFonts w:cs="Arial"/>
          <w:color w:val="000000"/>
          <w:sz w:val="20"/>
          <w:szCs w:val="20"/>
        </w:rPr>
      </w:pPr>
    </w:p>
    <w:p w14:paraId="301ADE65" w14:textId="495B3FFC" w:rsidR="002B0CA4" w:rsidRDefault="002B0CA4">
      <w:pPr>
        <w:jc w:val="left"/>
        <w:rPr>
          <w:rFonts w:cs="Arial"/>
          <w:b/>
          <w:color w:val="000000"/>
          <w:sz w:val="20"/>
          <w:szCs w:val="20"/>
        </w:rPr>
      </w:pPr>
      <w:r>
        <w:rPr>
          <w:rFonts w:cs="Arial"/>
          <w:b/>
          <w:color w:val="000000"/>
          <w:sz w:val="20"/>
          <w:szCs w:val="20"/>
        </w:rPr>
        <w:t>FPD</w:t>
      </w:r>
      <w:r>
        <w:rPr>
          <w:rFonts w:cs="Arial"/>
          <w:color w:val="000000"/>
          <w:sz w:val="20"/>
          <w:szCs w:val="20"/>
        </w:rPr>
        <w:t>: Registros de clientes que não pagaram as primeiras faturas.</w:t>
      </w:r>
    </w:p>
    <w:p w14:paraId="11D28F5A" w14:textId="77777777" w:rsidR="002B0CA4" w:rsidRDefault="002B0CA4">
      <w:pPr>
        <w:jc w:val="left"/>
        <w:rPr>
          <w:rFonts w:cs="Arial"/>
          <w:b/>
          <w:color w:val="000000"/>
          <w:sz w:val="20"/>
          <w:szCs w:val="20"/>
        </w:rPr>
      </w:pPr>
    </w:p>
    <w:p w14:paraId="658543C3" w14:textId="44858B9F" w:rsidR="003D5C29" w:rsidRDefault="003D5C29">
      <w:pPr>
        <w:jc w:val="left"/>
        <w:rPr>
          <w:rFonts w:cs="Arial"/>
          <w:color w:val="000000"/>
          <w:sz w:val="20"/>
          <w:szCs w:val="20"/>
        </w:rPr>
      </w:pPr>
      <w:r>
        <w:rPr>
          <w:rFonts w:cs="Arial"/>
          <w:b/>
          <w:color w:val="000000"/>
          <w:sz w:val="20"/>
          <w:szCs w:val="20"/>
        </w:rPr>
        <w:t>JEC</w:t>
      </w:r>
      <w:r>
        <w:rPr>
          <w:rFonts w:cs="Arial"/>
          <w:color w:val="000000"/>
          <w:sz w:val="20"/>
          <w:szCs w:val="20"/>
        </w:rPr>
        <w:t>: Juizado Especial Cível.</w:t>
      </w:r>
    </w:p>
    <w:p w14:paraId="3C2AD388" w14:textId="77777777" w:rsidR="003D5C29" w:rsidRDefault="003D5C29">
      <w:pPr>
        <w:jc w:val="left"/>
        <w:rPr>
          <w:rFonts w:cs="Arial"/>
          <w:color w:val="000000"/>
          <w:sz w:val="20"/>
          <w:szCs w:val="20"/>
        </w:rPr>
      </w:pPr>
    </w:p>
    <w:p w14:paraId="52702FA6" w14:textId="5EA4ECCC" w:rsidR="003D5C29" w:rsidRDefault="00497A2B">
      <w:pPr>
        <w:jc w:val="left"/>
        <w:rPr>
          <w:rFonts w:cs="Arial"/>
          <w:color w:val="000000"/>
          <w:sz w:val="20"/>
          <w:szCs w:val="20"/>
        </w:rPr>
      </w:pPr>
      <w:r w:rsidRPr="00497A2B">
        <w:rPr>
          <w:rFonts w:cs="Arial"/>
          <w:b/>
          <w:color w:val="000000"/>
          <w:sz w:val="20"/>
          <w:szCs w:val="20"/>
        </w:rPr>
        <w:t>Lookup</w:t>
      </w:r>
      <w:r>
        <w:rPr>
          <w:rFonts w:cs="Arial"/>
          <w:color w:val="000000"/>
          <w:sz w:val="20"/>
          <w:szCs w:val="20"/>
        </w:rPr>
        <w:t xml:space="preserve">: </w:t>
      </w:r>
      <w:r w:rsidR="00F21DE1">
        <w:rPr>
          <w:rFonts w:cs="Arial"/>
          <w:color w:val="000000"/>
          <w:sz w:val="20"/>
          <w:szCs w:val="20"/>
        </w:rPr>
        <w:t>E</w:t>
      </w:r>
      <w:r>
        <w:rPr>
          <w:rFonts w:cs="Arial"/>
          <w:color w:val="000000"/>
          <w:sz w:val="20"/>
          <w:szCs w:val="20"/>
        </w:rPr>
        <w:t>strutura do RAID FMS utilizada para manter objetos em memória.</w:t>
      </w:r>
    </w:p>
    <w:p w14:paraId="2F0857AB" w14:textId="77777777" w:rsidR="003D5C29" w:rsidRDefault="003D5C29">
      <w:pPr>
        <w:jc w:val="left"/>
        <w:rPr>
          <w:rFonts w:cs="Arial"/>
          <w:color w:val="000000"/>
          <w:sz w:val="20"/>
          <w:szCs w:val="20"/>
        </w:rPr>
      </w:pPr>
    </w:p>
    <w:p w14:paraId="3A6BEE35" w14:textId="77777777" w:rsidR="00F34A0F" w:rsidRDefault="003D5C29">
      <w:pPr>
        <w:jc w:val="left"/>
        <w:rPr>
          <w:rFonts w:cs="Arial"/>
          <w:color w:val="000000"/>
          <w:sz w:val="20"/>
          <w:szCs w:val="20"/>
        </w:rPr>
      </w:pPr>
      <w:r>
        <w:rPr>
          <w:rFonts w:cs="Arial"/>
          <w:b/>
          <w:color w:val="000000"/>
          <w:sz w:val="20"/>
          <w:szCs w:val="20"/>
        </w:rPr>
        <w:t>NCOI</w:t>
      </w:r>
      <w:r>
        <w:rPr>
          <w:rFonts w:cs="Arial"/>
          <w:color w:val="000000"/>
          <w:sz w:val="20"/>
          <w:szCs w:val="20"/>
        </w:rPr>
        <w:t>: Não Conhece Oi.</w:t>
      </w:r>
    </w:p>
    <w:p w14:paraId="3AA96ABC" w14:textId="77777777" w:rsidR="002B0CA4" w:rsidRDefault="002B0CA4">
      <w:pPr>
        <w:jc w:val="left"/>
        <w:rPr>
          <w:rFonts w:cs="Arial"/>
          <w:color w:val="000000"/>
          <w:sz w:val="20"/>
          <w:szCs w:val="20"/>
        </w:rPr>
      </w:pPr>
    </w:p>
    <w:p w14:paraId="107089A3" w14:textId="76E7A7BC" w:rsidR="002B0CA4" w:rsidRDefault="002B0CA4">
      <w:pPr>
        <w:jc w:val="left"/>
        <w:rPr>
          <w:rFonts w:cs="Arial"/>
          <w:color w:val="000000"/>
          <w:sz w:val="20"/>
          <w:szCs w:val="20"/>
        </w:rPr>
      </w:pPr>
      <w:r>
        <w:rPr>
          <w:rFonts w:cs="Arial"/>
          <w:b/>
          <w:color w:val="000000"/>
          <w:sz w:val="20"/>
          <w:szCs w:val="20"/>
        </w:rPr>
        <w:t>Planilhão BPO</w:t>
      </w:r>
      <w:r>
        <w:rPr>
          <w:rFonts w:cs="Arial"/>
          <w:color w:val="000000"/>
          <w:sz w:val="20"/>
          <w:szCs w:val="20"/>
        </w:rPr>
        <w:t>: Arquivo com casos identificados de fraude.</w:t>
      </w:r>
    </w:p>
    <w:p w14:paraId="518562B7" w14:textId="77777777" w:rsidR="002B0CA4" w:rsidRDefault="002B0CA4">
      <w:pPr>
        <w:jc w:val="left"/>
        <w:rPr>
          <w:rFonts w:cs="Arial"/>
          <w:color w:val="000000"/>
          <w:sz w:val="20"/>
          <w:szCs w:val="20"/>
        </w:rPr>
      </w:pPr>
    </w:p>
    <w:p w14:paraId="0528EC9D" w14:textId="1EF8A9BD" w:rsidR="002B0CA4" w:rsidRDefault="002B0CA4">
      <w:pPr>
        <w:jc w:val="left"/>
        <w:rPr>
          <w:rFonts w:cs="Arial"/>
          <w:color w:val="000000"/>
          <w:sz w:val="20"/>
          <w:szCs w:val="20"/>
        </w:rPr>
      </w:pPr>
      <w:r>
        <w:rPr>
          <w:rFonts w:cs="Arial"/>
          <w:b/>
          <w:color w:val="000000"/>
          <w:sz w:val="20"/>
          <w:szCs w:val="20"/>
        </w:rPr>
        <w:t>PDV</w:t>
      </w:r>
      <w:r>
        <w:rPr>
          <w:rFonts w:cs="Arial"/>
          <w:color w:val="000000"/>
          <w:sz w:val="20"/>
          <w:szCs w:val="20"/>
        </w:rPr>
        <w:t>: Ponto de Venda.</w:t>
      </w:r>
    </w:p>
    <w:p w14:paraId="44946943" w14:textId="77777777" w:rsidR="002B0CA4" w:rsidRDefault="002B0CA4">
      <w:pPr>
        <w:jc w:val="left"/>
        <w:rPr>
          <w:rFonts w:cs="Arial"/>
          <w:color w:val="000000"/>
          <w:sz w:val="20"/>
          <w:szCs w:val="20"/>
        </w:rPr>
      </w:pPr>
    </w:p>
    <w:p w14:paraId="0C9712A0" w14:textId="7B130ED7" w:rsidR="002B0CA4" w:rsidRDefault="002B0CA4">
      <w:pPr>
        <w:jc w:val="left"/>
        <w:rPr>
          <w:rFonts w:cs="Arial"/>
          <w:color w:val="000000"/>
          <w:sz w:val="20"/>
          <w:szCs w:val="20"/>
        </w:rPr>
      </w:pPr>
      <w:r>
        <w:rPr>
          <w:rFonts w:cs="Arial"/>
          <w:b/>
          <w:color w:val="000000"/>
          <w:sz w:val="20"/>
          <w:szCs w:val="20"/>
        </w:rPr>
        <w:t>RAID</w:t>
      </w:r>
      <w:r>
        <w:rPr>
          <w:rFonts w:cs="Arial"/>
          <w:color w:val="000000"/>
          <w:sz w:val="20"/>
          <w:szCs w:val="20"/>
        </w:rPr>
        <w:t>: Sistema WeDo para controle de Fraude e Garantia da Receita.</w:t>
      </w:r>
    </w:p>
    <w:p w14:paraId="23CD0E94" w14:textId="77777777" w:rsidR="00F34A0F" w:rsidRDefault="00F34A0F">
      <w:pPr>
        <w:jc w:val="left"/>
        <w:rPr>
          <w:rFonts w:cs="Arial"/>
          <w:color w:val="000000"/>
          <w:sz w:val="20"/>
          <w:szCs w:val="20"/>
        </w:rPr>
      </w:pPr>
    </w:p>
    <w:p w14:paraId="04E1F7C8" w14:textId="2D03C7A0" w:rsidR="00F34A0F" w:rsidRDefault="00F34A0F">
      <w:pPr>
        <w:jc w:val="left"/>
        <w:rPr>
          <w:rFonts w:cs="Arial"/>
          <w:color w:val="000000"/>
          <w:sz w:val="20"/>
          <w:szCs w:val="20"/>
        </w:rPr>
      </w:pPr>
      <w:r>
        <w:rPr>
          <w:rFonts w:cs="Arial"/>
          <w:b/>
          <w:color w:val="000000"/>
          <w:sz w:val="20"/>
          <w:szCs w:val="20"/>
        </w:rPr>
        <w:t>Serasa</w:t>
      </w:r>
      <w:r>
        <w:rPr>
          <w:rFonts w:cs="Arial"/>
          <w:color w:val="000000"/>
          <w:sz w:val="20"/>
          <w:szCs w:val="20"/>
        </w:rPr>
        <w:t>: E</w:t>
      </w:r>
      <w:r>
        <w:rPr>
          <w:rFonts w:cs="Arial"/>
          <w:color w:val="222222"/>
          <w:sz w:val="20"/>
          <w:szCs w:val="20"/>
          <w:shd w:val="clear" w:color="auto" w:fill="FFFFFF"/>
        </w:rPr>
        <w:t>mpresa brasileira de análises e informações para decisões de crédito e apoio a negócios</w:t>
      </w:r>
    </w:p>
    <w:p w14:paraId="6BEB5958" w14:textId="77777777" w:rsidR="00F34A0F" w:rsidRDefault="00F34A0F">
      <w:pPr>
        <w:jc w:val="left"/>
        <w:rPr>
          <w:rFonts w:cs="Arial"/>
          <w:color w:val="000000"/>
          <w:sz w:val="20"/>
          <w:szCs w:val="20"/>
        </w:rPr>
      </w:pPr>
    </w:p>
    <w:p w14:paraId="4CB28E3F" w14:textId="1248E80B" w:rsidR="002B0CA4" w:rsidRDefault="002B0CA4">
      <w:pPr>
        <w:jc w:val="left"/>
        <w:rPr>
          <w:rFonts w:cs="Arial"/>
          <w:color w:val="000000"/>
          <w:sz w:val="20"/>
          <w:szCs w:val="20"/>
        </w:rPr>
      </w:pPr>
      <w:r>
        <w:rPr>
          <w:rFonts w:cs="Arial"/>
          <w:b/>
          <w:color w:val="000000"/>
          <w:sz w:val="20"/>
          <w:szCs w:val="20"/>
        </w:rPr>
        <w:t>SIAF</w:t>
      </w:r>
      <w:r>
        <w:rPr>
          <w:rFonts w:cs="Arial"/>
          <w:color w:val="000000"/>
          <w:sz w:val="20"/>
          <w:szCs w:val="20"/>
        </w:rPr>
        <w:t>: Sistema Integrado Anti Fraude desenvolvido em parceria com as associadas da ABR Telecom.</w:t>
      </w:r>
    </w:p>
    <w:p w14:paraId="7907EFB5" w14:textId="77777777" w:rsidR="002B0CA4" w:rsidRDefault="002B0CA4">
      <w:pPr>
        <w:jc w:val="left"/>
        <w:rPr>
          <w:rFonts w:cs="Arial"/>
          <w:color w:val="000000"/>
          <w:sz w:val="20"/>
          <w:szCs w:val="20"/>
        </w:rPr>
      </w:pPr>
    </w:p>
    <w:p w14:paraId="0B14AFF0" w14:textId="77777777" w:rsidR="005A6910" w:rsidRDefault="00F34A0F">
      <w:pPr>
        <w:jc w:val="left"/>
        <w:rPr>
          <w:rFonts w:cs="Arial"/>
          <w:color w:val="000000"/>
          <w:sz w:val="20"/>
          <w:szCs w:val="20"/>
        </w:rPr>
      </w:pPr>
      <w:r>
        <w:rPr>
          <w:rFonts w:cs="Arial"/>
          <w:b/>
          <w:color w:val="000000"/>
          <w:sz w:val="20"/>
          <w:szCs w:val="20"/>
        </w:rPr>
        <w:t>SINN</w:t>
      </w:r>
      <w:r>
        <w:rPr>
          <w:rFonts w:cs="Arial"/>
          <w:color w:val="000000"/>
          <w:sz w:val="20"/>
          <w:szCs w:val="20"/>
        </w:rPr>
        <w:t>: Sistema CRM de vendas Oi TV.</w:t>
      </w:r>
    </w:p>
    <w:p w14:paraId="4149545B" w14:textId="77777777" w:rsidR="005A6910" w:rsidRDefault="005A6910">
      <w:pPr>
        <w:jc w:val="left"/>
        <w:rPr>
          <w:rFonts w:cs="Arial"/>
          <w:color w:val="000000"/>
          <w:sz w:val="20"/>
          <w:szCs w:val="20"/>
        </w:rPr>
      </w:pPr>
    </w:p>
    <w:p w14:paraId="68E01737" w14:textId="1BB1D108" w:rsidR="005A6910" w:rsidRPr="005A6910" w:rsidRDefault="005A6910">
      <w:pPr>
        <w:jc w:val="left"/>
        <w:rPr>
          <w:rFonts w:cs="Arial"/>
          <w:b/>
          <w:color w:val="000000"/>
          <w:sz w:val="20"/>
          <w:szCs w:val="20"/>
        </w:rPr>
      </w:pPr>
      <w:r w:rsidRPr="005A6910">
        <w:rPr>
          <w:rFonts w:cs="Arial"/>
          <w:b/>
          <w:color w:val="000000"/>
          <w:sz w:val="20"/>
          <w:szCs w:val="20"/>
        </w:rPr>
        <w:t xml:space="preserve">Printar:  </w:t>
      </w:r>
      <w:r w:rsidRPr="005A6910">
        <w:rPr>
          <w:rFonts w:cs="Arial"/>
          <w:color w:val="000000"/>
          <w:sz w:val="20"/>
          <w:szCs w:val="20"/>
        </w:rPr>
        <w:t>Exibir dados nas telas do RAID FMS</w:t>
      </w:r>
      <w:r w:rsidR="003178C5" w:rsidRPr="005A6910">
        <w:rPr>
          <w:rFonts w:cs="Arial"/>
          <w:b/>
          <w:color w:val="000000"/>
          <w:sz w:val="20"/>
          <w:szCs w:val="20"/>
        </w:rPr>
        <w:br w:type="page"/>
      </w:r>
    </w:p>
    <w:p w14:paraId="3A8FDC26" w14:textId="08546806" w:rsidR="003178C5" w:rsidRPr="00881F78" w:rsidRDefault="003178C5" w:rsidP="00955CB3">
      <w:pPr>
        <w:pStyle w:val="Heading1"/>
        <w:numPr>
          <w:ilvl w:val="0"/>
          <w:numId w:val="6"/>
        </w:numPr>
      </w:pPr>
      <w:bookmarkStart w:id="68" w:name="_Toc506564585"/>
      <w:r>
        <w:lastRenderedPageBreak/>
        <w:t>Referências</w:t>
      </w:r>
      <w:bookmarkEnd w:id="68"/>
    </w:p>
    <w:p w14:paraId="1AD8832D" w14:textId="77777777" w:rsidR="003178C5" w:rsidRDefault="003178C5" w:rsidP="003178C5">
      <w:pPr>
        <w:rPr>
          <w:rFonts w:cs="Arial"/>
          <w:color w:val="000000"/>
          <w:sz w:val="20"/>
          <w:szCs w:val="20"/>
        </w:rPr>
      </w:pPr>
    </w:p>
    <w:p w14:paraId="7792ABE9" w14:textId="207A02F5" w:rsidR="0077118C" w:rsidRPr="00E036F4" w:rsidRDefault="00D21E52" w:rsidP="00955CB3">
      <w:pPr>
        <w:pStyle w:val="ListParagraph"/>
        <w:numPr>
          <w:ilvl w:val="0"/>
          <w:numId w:val="7"/>
        </w:numPr>
        <w:rPr>
          <w:rFonts w:cs="Arial"/>
          <w:color w:val="000000"/>
          <w:szCs w:val="20"/>
          <w:lang w:val="pt-BR"/>
        </w:rPr>
      </w:pPr>
      <w:r w:rsidRPr="00D21E52">
        <w:rPr>
          <w:rFonts w:cs="Arial"/>
          <w:color w:val="000000"/>
          <w:szCs w:val="20"/>
          <w:lang w:val="pt-BR"/>
        </w:rPr>
        <w:t>PRJ00025964 - Novo Antifraude RAID-FMS _onda3_SD_V1.1</w:t>
      </w:r>
      <w:r w:rsidR="0077118C" w:rsidRPr="00E036F4">
        <w:rPr>
          <w:rFonts w:cs="Arial"/>
          <w:color w:val="000000"/>
          <w:szCs w:val="20"/>
          <w:lang w:val="pt-BR"/>
        </w:rPr>
        <w:t>.xlsm</w:t>
      </w:r>
    </w:p>
    <w:p w14:paraId="22F9AB42" w14:textId="77777777" w:rsidR="004A40E9" w:rsidRDefault="004A40E9" w:rsidP="003178C5">
      <w:pPr>
        <w:rPr>
          <w:rFonts w:cs="Arial"/>
          <w:color w:val="000000"/>
          <w:sz w:val="20"/>
          <w:szCs w:val="20"/>
        </w:rPr>
      </w:pPr>
    </w:p>
    <w:p w14:paraId="5F2BCD9B" w14:textId="77777777" w:rsidR="004A40E9" w:rsidRDefault="004A40E9" w:rsidP="003178C5">
      <w:pPr>
        <w:rPr>
          <w:rFonts w:cs="Arial"/>
          <w:color w:val="000000"/>
          <w:sz w:val="20"/>
          <w:szCs w:val="20"/>
        </w:rPr>
      </w:pPr>
    </w:p>
    <w:p w14:paraId="2E7B89DA" w14:textId="30FC5C70" w:rsidR="0057484D" w:rsidRDefault="0057484D" w:rsidP="003178C5">
      <w:pPr>
        <w:rPr>
          <w:rFonts w:cs="Arial"/>
          <w:color w:val="000000"/>
          <w:sz w:val="20"/>
          <w:szCs w:val="20"/>
        </w:rPr>
      </w:pPr>
    </w:p>
    <w:p w14:paraId="73B3760B" w14:textId="77777777" w:rsidR="0057484D" w:rsidRPr="0057484D" w:rsidRDefault="0057484D" w:rsidP="0057484D">
      <w:pPr>
        <w:rPr>
          <w:rFonts w:cs="Arial"/>
          <w:sz w:val="20"/>
          <w:szCs w:val="20"/>
        </w:rPr>
      </w:pPr>
    </w:p>
    <w:p w14:paraId="7C134A11" w14:textId="77777777" w:rsidR="0057484D" w:rsidRPr="0057484D" w:rsidRDefault="0057484D" w:rsidP="0057484D">
      <w:pPr>
        <w:rPr>
          <w:rFonts w:cs="Arial"/>
          <w:sz w:val="20"/>
          <w:szCs w:val="20"/>
        </w:rPr>
      </w:pPr>
    </w:p>
    <w:p w14:paraId="1CA0F8F4" w14:textId="77777777" w:rsidR="0057484D" w:rsidRPr="0057484D" w:rsidRDefault="0057484D" w:rsidP="0057484D">
      <w:pPr>
        <w:rPr>
          <w:rFonts w:cs="Arial"/>
          <w:sz w:val="20"/>
          <w:szCs w:val="20"/>
        </w:rPr>
      </w:pPr>
    </w:p>
    <w:p w14:paraId="24FCE2E9" w14:textId="77777777" w:rsidR="0057484D" w:rsidRPr="0057484D" w:rsidRDefault="0057484D" w:rsidP="0057484D">
      <w:pPr>
        <w:rPr>
          <w:rFonts w:cs="Arial"/>
          <w:sz w:val="20"/>
          <w:szCs w:val="20"/>
        </w:rPr>
      </w:pPr>
    </w:p>
    <w:p w14:paraId="69AC1E40" w14:textId="77777777" w:rsidR="0057484D" w:rsidRPr="0057484D" w:rsidRDefault="0057484D" w:rsidP="0057484D">
      <w:pPr>
        <w:rPr>
          <w:rFonts w:cs="Arial"/>
          <w:sz w:val="20"/>
          <w:szCs w:val="20"/>
        </w:rPr>
      </w:pPr>
    </w:p>
    <w:p w14:paraId="3407765D" w14:textId="77777777" w:rsidR="0057484D" w:rsidRPr="0057484D" w:rsidRDefault="0057484D" w:rsidP="0057484D">
      <w:pPr>
        <w:rPr>
          <w:rFonts w:cs="Arial"/>
          <w:sz w:val="20"/>
          <w:szCs w:val="20"/>
        </w:rPr>
      </w:pPr>
    </w:p>
    <w:p w14:paraId="527BE4A2" w14:textId="77777777" w:rsidR="0057484D" w:rsidRPr="0057484D" w:rsidRDefault="0057484D" w:rsidP="0057484D">
      <w:pPr>
        <w:rPr>
          <w:rFonts w:cs="Arial"/>
          <w:sz w:val="20"/>
          <w:szCs w:val="20"/>
        </w:rPr>
      </w:pPr>
    </w:p>
    <w:p w14:paraId="53C3FC07" w14:textId="77777777" w:rsidR="0057484D" w:rsidRPr="0057484D" w:rsidRDefault="0057484D" w:rsidP="0057484D">
      <w:pPr>
        <w:rPr>
          <w:rFonts w:cs="Arial"/>
          <w:sz w:val="20"/>
          <w:szCs w:val="20"/>
        </w:rPr>
      </w:pPr>
    </w:p>
    <w:p w14:paraId="7BD98D02" w14:textId="77777777" w:rsidR="0057484D" w:rsidRPr="0057484D" w:rsidRDefault="0057484D" w:rsidP="0057484D">
      <w:pPr>
        <w:rPr>
          <w:rFonts w:cs="Arial"/>
          <w:sz w:val="20"/>
          <w:szCs w:val="20"/>
        </w:rPr>
      </w:pPr>
    </w:p>
    <w:p w14:paraId="755B5709" w14:textId="77777777" w:rsidR="0057484D" w:rsidRPr="0057484D" w:rsidRDefault="0057484D" w:rsidP="0057484D">
      <w:pPr>
        <w:rPr>
          <w:rFonts w:cs="Arial"/>
          <w:sz w:val="20"/>
          <w:szCs w:val="20"/>
        </w:rPr>
      </w:pPr>
    </w:p>
    <w:p w14:paraId="09A963E2" w14:textId="77777777" w:rsidR="0057484D" w:rsidRPr="0057484D" w:rsidRDefault="0057484D" w:rsidP="0057484D">
      <w:pPr>
        <w:rPr>
          <w:rFonts w:cs="Arial"/>
          <w:sz w:val="20"/>
          <w:szCs w:val="20"/>
        </w:rPr>
      </w:pPr>
    </w:p>
    <w:p w14:paraId="658F8899" w14:textId="77777777" w:rsidR="0057484D" w:rsidRPr="0057484D" w:rsidRDefault="0057484D" w:rsidP="0057484D">
      <w:pPr>
        <w:rPr>
          <w:rFonts w:cs="Arial"/>
          <w:sz w:val="20"/>
          <w:szCs w:val="20"/>
        </w:rPr>
      </w:pPr>
    </w:p>
    <w:p w14:paraId="793DB4AA" w14:textId="77777777" w:rsidR="0057484D" w:rsidRPr="0057484D" w:rsidRDefault="0057484D" w:rsidP="0057484D">
      <w:pPr>
        <w:rPr>
          <w:rFonts w:cs="Arial"/>
          <w:sz w:val="20"/>
          <w:szCs w:val="20"/>
        </w:rPr>
      </w:pPr>
    </w:p>
    <w:p w14:paraId="365BBC03" w14:textId="77777777" w:rsidR="0057484D" w:rsidRPr="0057484D" w:rsidRDefault="0057484D" w:rsidP="0057484D">
      <w:pPr>
        <w:rPr>
          <w:rFonts w:cs="Arial"/>
          <w:sz w:val="20"/>
          <w:szCs w:val="20"/>
        </w:rPr>
      </w:pPr>
    </w:p>
    <w:p w14:paraId="14BDCD06" w14:textId="77777777" w:rsidR="0057484D" w:rsidRPr="0057484D" w:rsidRDefault="0057484D" w:rsidP="0057484D">
      <w:pPr>
        <w:rPr>
          <w:rFonts w:cs="Arial"/>
          <w:sz w:val="20"/>
          <w:szCs w:val="20"/>
        </w:rPr>
      </w:pPr>
    </w:p>
    <w:p w14:paraId="50A44345" w14:textId="77777777" w:rsidR="0057484D" w:rsidRPr="0057484D" w:rsidRDefault="0057484D" w:rsidP="0057484D">
      <w:pPr>
        <w:rPr>
          <w:rFonts w:cs="Arial"/>
          <w:sz w:val="20"/>
          <w:szCs w:val="20"/>
        </w:rPr>
      </w:pPr>
    </w:p>
    <w:p w14:paraId="79E90165" w14:textId="77777777" w:rsidR="0057484D" w:rsidRPr="0057484D" w:rsidRDefault="0057484D" w:rsidP="0057484D">
      <w:pPr>
        <w:rPr>
          <w:rFonts w:cs="Arial"/>
          <w:sz w:val="20"/>
          <w:szCs w:val="20"/>
        </w:rPr>
      </w:pPr>
    </w:p>
    <w:p w14:paraId="1CDA94AF" w14:textId="77777777" w:rsidR="0057484D" w:rsidRPr="0057484D" w:rsidRDefault="0057484D" w:rsidP="0057484D">
      <w:pPr>
        <w:rPr>
          <w:rFonts w:cs="Arial"/>
          <w:sz w:val="20"/>
          <w:szCs w:val="20"/>
        </w:rPr>
      </w:pPr>
    </w:p>
    <w:p w14:paraId="34AA35B8" w14:textId="77777777" w:rsidR="0057484D" w:rsidRPr="0057484D" w:rsidRDefault="0057484D" w:rsidP="0057484D">
      <w:pPr>
        <w:rPr>
          <w:rFonts w:cs="Arial"/>
          <w:sz w:val="20"/>
          <w:szCs w:val="20"/>
        </w:rPr>
      </w:pPr>
    </w:p>
    <w:p w14:paraId="06A2E440" w14:textId="77777777" w:rsidR="0057484D" w:rsidRPr="0057484D" w:rsidRDefault="0057484D" w:rsidP="0057484D">
      <w:pPr>
        <w:rPr>
          <w:rFonts w:cs="Arial"/>
          <w:sz w:val="20"/>
          <w:szCs w:val="20"/>
        </w:rPr>
      </w:pPr>
    </w:p>
    <w:p w14:paraId="55656384" w14:textId="77777777" w:rsidR="0057484D" w:rsidRPr="0057484D" w:rsidRDefault="0057484D" w:rsidP="0057484D">
      <w:pPr>
        <w:rPr>
          <w:rFonts w:cs="Arial"/>
          <w:sz w:val="20"/>
          <w:szCs w:val="20"/>
        </w:rPr>
      </w:pPr>
    </w:p>
    <w:p w14:paraId="108DD1AE" w14:textId="77777777" w:rsidR="0057484D" w:rsidRPr="0057484D" w:rsidRDefault="0057484D" w:rsidP="0057484D">
      <w:pPr>
        <w:rPr>
          <w:rFonts w:cs="Arial"/>
          <w:sz w:val="20"/>
          <w:szCs w:val="20"/>
        </w:rPr>
      </w:pPr>
    </w:p>
    <w:p w14:paraId="5C9A6959" w14:textId="77777777" w:rsidR="0057484D" w:rsidRPr="0057484D" w:rsidRDefault="0057484D" w:rsidP="0057484D">
      <w:pPr>
        <w:rPr>
          <w:rFonts w:cs="Arial"/>
          <w:sz w:val="20"/>
          <w:szCs w:val="20"/>
        </w:rPr>
      </w:pPr>
    </w:p>
    <w:p w14:paraId="644435F6" w14:textId="77777777" w:rsidR="0057484D" w:rsidRPr="0057484D" w:rsidRDefault="0057484D" w:rsidP="0057484D">
      <w:pPr>
        <w:rPr>
          <w:rFonts w:cs="Arial"/>
          <w:sz w:val="20"/>
          <w:szCs w:val="20"/>
        </w:rPr>
      </w:pPr>
    </w:p>
    <w:p w14:paraId="019765E8" w14:textId="77777777" w:rsidR="0057484D" w:rsidRPr="0057484D" w:rsidRDefault="0057484D" w:rsidP="0057484D">
      <w:pPr>
        <w:rPr>
          <w:rFonts w:cs="Arial"/>
          <w:sz w:val="20"/>
          <w:szCs w:val="20"/>
        </w:rPr>
      </w:pPr>
    </w:p>
    <w:p w14:paraId="6730EFC5" w14:textId="77777777" w:rsidR="0057484D" w:rsidRPr="0057484D" w:rsidRDefault="0057484D" w:rsidP="0057484D">
      <w:pPr>
        <w:rPr>
          <w:rFonts w:cs="Arial"/>
          <w:sz w:val="20"/>
          <w:szCs w:val="20"/>
        </w:rPr>
      </w:pPr>
    </w:p>
    <w:p w14:paraId="3C2D0DE6" w14:textId="77777777" w:rsidR="0057484D" w:rsidRPr="0057484D" w:rsidRDefault="0057484D" w:rsidP="0057484D">
      <w:pPr>
        <w:rPr>
          <w:rFonts w:cs="Arial"/>
          <w:sz w:val="20"/>
          <w:szCs w:val="20"/>
        </w:rPr>
      </w:pPr>
    </w:p>
    <w:p w14:paraId="352B234C" w14:textId="77777777" w:rsidR="0057484D" w:rsidRPr="0057484D" w:rsidRDefault="0057484D" w:rsidP="0057484D">
      <w:pPr>
        <w:rPr>
          <w:rFonts w:cs="Arial"/>
          <w:sz w:val="20"/>
          <w:szCs w:val="20"/>
        </w:rPr>
      </w:pPr>
    </w:p>
    <w:p w14:paraId="3F23034C" w14:textId="77777777" w:rsidR="0057484D" w:rsidRPr="0057484D" w:rsidRDefault="0057484D" w:rsidP="0057484D">
      <w:pPr>
        <w:rPr>
          <w:rFonts w:cs="Arial"/>
          <w:sz w:val="20"/>
          <w:szCs w:val="20"/>
        </w:rPr>
      </w:pPr>
    </w:p>
    <w:p w14:paraId="339A9DDE" w14:textId="77777777" w:rsidR="0057484D" w:rsidRPr="0057484D" w:rsidRDefault="0057484D" w:rsidP="0057484D">
      <w:pPr>
        <w:rPr>
          <w:rFonts w:cs="Arial"/>
          <w:sz w:val="20"/>
          <w:szCs w:val="20"/>
        </w:rPr>
      </w:pPr>
    </w:p>
    <w:p w14:paraId="1C9DA662" w14:textId="77777777" w:rsidR="0057484D" w:rsidRPr="0057484D" w:rsidRDefault="0057484D" w:rsidP="0057484D">
      <w:pPr>
        <w:rPr>
          <w:rFonts w:cs="Arial"/>
          <w:sz w:val="20"/>
          <w:szCs w:val="20"/>
        </w:rPr>
      </w:pPr>
    </w:p>
    <w:p w14:paraId="3C998074" w14:textId="77777777" w:rsidR="0057484D" w:rsidRPr="0057484D" w:rsidRDefault="0057484D" w:rsidP="0057484D">
      <w:pPr>
        <w:rPr>
          <w:rFonts w:cs="Arial"/>
          <w:sz w:val="20"/>
          <w:szCs w:val="20"/>
        </w:rPr>
      </w:pPr>
    </w:p>
    <w:p w14:paraId="5C72F9D8" w14:textId="67E1A8A5" w:rsidR="0057484D" w:rsidRDefault="0057484D" w:rsidP="0057484D">
      <w:pPr>
        <w:rPr>
          <w:rFonts w:cs="Arial"/>
          <w:sz w:val="20"/>
          <w:szCs w:val="20"/>
        </w:rPr>
      </w:pPr>
    </w:p>
    <w:p w14:paraId="570FBF38" w14:textId="1227BC29" w:rsidR="0057484D" w:rsidRDefault="0057484D" w:rsidP="0057484D">
      <w:pPr>
        <w:rPr>
          <w:rFonts w:cs="Arial"/>
          <w:sz w:val="20"/>
          <w:szCs w:val="20"/>
        </w:rPr>
      </w:pPr>
    </w:p>
    <w:p w14:paraId="196A2B31" w14:textId="1907B66B" w:rsidR="0057484D" w:rsidRDefault="0057484D" w:rsidP="0057484D">
      <w:pPr>
        <w:rPr>
          <w:rFonts w:cs="Arial"/>
          <w:sz w:val="20"/>
          <w:szCs w:val="20"/>
        </w:rPr>
      </w:pPr>
    </w:p>
    <w:p w14:paraId="57EDE283" w14:textId="77777777" w:rsidR="004A40E9" w:rsidRPr="0057484D" w:rsidRDefault="004A40E9" w:rsidP="0057484D">
      <w:pPr>
        <w:jc w:val="center"/>
        <w:rPr>
          <w:rFonts w:cs="Arial"/>
          <w:sz w:val="20"/>
          <w:szCs w:val="20"/>
        </w:rPr>
      </w:pPr>
    </w:p>
    <w:sectPr w:rsidR="004A40E9" w:rsidRPr="0057484D" w:rsidSect="00361070">
      <w:headerReference w:type="default" r:id="rId37"/>
      <w:footerReference w:type="default" r:id="rId38"/>
      <w:pgSz w:w="12240" w:h="15840"/>
      <w:pgMar w:top="1440" w:right="1041" w:bottom="1440" w:left="993" w:header="720" w:footer="44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D0014F" w14:textId="77777777" w:rsidR="00DF6562" w:rsidRDefault="00DF6562">
      <w:r>
        <w:separator/>
      </w:r>
    </w:p>
    <w:p w14:paraId="50CF024C" w14:textId="77777777" w:rsidR="00DF6562" w:rsidRDefault="00DF6562"/>
  </w:endnote>
  <w:endnote w:type="continuationSeparator" w:id="0">
    <w:p w14:paraId="541904A0" w14:textId="77777777" w:rsidR="00DF6562" w:rsidRDefault="00DF6562">
      <w:r>
        <w:continuationSeparator/>
      </w:r>
    </w:p>
    <w:p w14:paraId="5ED350E1" w14:textId="77777777" w:rsidR="00DF6562" w:rsidRDefault="00DF65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B4FE" w14:textId="77777777" w:rsidR="00702699" w:rsidRPr="00304415" w:rsidRDefault="00702699" w:rsidP="00DA5820">
    <w:pPr>
      <w:pStyle w:val="Footer"/>
      <w:pBdr>
        <w:top w:val="single" w:sz="4" w:space="1" w:color="auto"/>
      </w:pBdr>
      <w:tabs>
        <w:tab w:val="left" w:pos="142"/>
        <w:tab w:val="left" w:pos="426"/>
        <w:tab w:val="left" w:pos="567"/>
      </w:tabs>
      <w:ind w:hanging="426"/>
      <w:rPr>
        <w:rFonts w:ascii="Calibri" w:hAnsi="Calibri" w:cs="Calibri"/>
        <w:b/>
        <w:lang w:val="pt-BR"/>
      </w:rPr>
    </w:pPr>
    <w:r w:rsidRPr="00304415">
      <w:rPr>
        <w:rFonts w:ascii="Calibri" w:hAnsi="Calibri" w:cs="Calibri"/>
        <w:b/>
        <w:lang w:val="pt-BR"/>
      </w:rPr>
      <w:t>*Atenção: Todos os campos marcados com asterisco são obrigatórios</w:t>
    </w:r>
  </w:p>
  <w:p w14:paraId="4D2F2CC5" w14:textId="77777777" w:rsidR="00702699" w:rsidRPr="00304415" w:rsidRDefault="00702699" w:rsidP="00DA5820">
    <w:pPr>
      <w:pStyle w:val="Footer"/>
      <w:tabs>
        <w:tab w:val="left" w:pos="142"/>
        <w:tab w:val="left" w:pos="426"/>
        <w:tab w:val="left" w:pos="567"/>
        <w:tab w:val="left" w:pos="709"/>
      </w:tabs>
      <w:ind w:hanging="426"/>
      <w:rPr>
        <w:rFonts w:ascii="Calibri" w:hAnsi="Calibri" w:cs="Calibri"/>
        <w:lang w:val="pt-BR"/>
      </w:rPr>
    </w:pPr>
    <w:r w:rsidRPr="00304415">
      <w:rPr>
        <w:rFonts w:ascii="Calibri" w:hAnsi="Calibri" w:cs="Calibri"/>
        <w:lang w:val="pt-BR"/>
      </w:rPr>
      <w:t>Versão do template: 1.0</w:t>
    </w:r>
  </w:p>
  <w:p w14:paraId="45390D39" w14:textId="77777777" w:rsidR="00702699" w:rsidRDefault="00702699" w:rsidP="00DA5820">
    <w:pPr>
      <w:pStyle w:val="Footer"/>
      <w:tabs>
        <w:tab w:val="left" w:pos="142"/>
        <w:tab w:val="left" w:pos="426"/>
        <w:tab w:val="left" w:pos="567"/>
        <w:tab w:val="left" w:pos="709"/>
      </w:tabs>
      <w:ind w:hanging="426"/>
      <w:rPr>
        <w:rFonts w:ascii="Calibri" w:hAnsi="Calibri" w:cs="Calibri"/>
        <w:lang w:val="pt-BR"/>
      </w:rPr>
    </w:pPr>
    <w:r w:rsidRPr="00304415">
      <w:rPr>
        <w:rFonts w:ascii="Calibri" w:hAnsi="Calibri" w:cs="Calibri"/>
        <w:lang w:val="pt-BR"/>
      </w:rPr>
      <w:t>Última Atualização do template: 05/12/2014</w:t>
    </w:r>
  </w:p>
  <w:p w14:paraId="04E1394D" w14:textId="77777777" w:rsidR="00702699" w:rsidRPr="00304415" w:rsidRDefault="00702699" w:rsidP="00DA5820">
    <w:pPr>
      <w:pStyle w:val="Footer"/>
      <w:jc w:val="center"/>
      <w:rPr>
        <w:rFonts w:ascii="Calibri" w:hAnsi="Calibri" w:cs="Calibri"/>
        <w:b/>
        <w:lang w:val="pt-BR"/>
      </w:rPr>
    </w:pPr>
    <w:r w:rsidRPr="00304415">
      <w:rPr>
        <w:rFonts w:ascii="Calibri" w:hAnsi="Calibri" w:cs="Calibri"/>
        <w:b/>
        <w:lang w:val="pt-BR"/>
      </w:rPr>
      <w:t>Documento confidencial e de propriedade da Oi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27895" w14:textId="77777777" w:rsidR="00702699" w:rsidRPr="00304415" w:rsidRDefault="00702699" w:rsidP="00DA5820">
    <w:pPr>
      <w:pStyle w:val="Footer"/>
      <w:pBdr>
        <w:top w:val="single" w:sz="4" w:space="1" w:color="auto"/>
      </w:pBdr>
      <w:tabs>
        <w:tab w:val="left" w:pos="142"/>
        <w:tab w:val="left" w:pos="426"/>
        <w:tab w:val="left" w:pos="567"/>
      </w:tabs>
      <w:ind w:hanging="426"/>
      <w:rPr>
        <w:rFonts w:ascii="Calibri" w:hAnsi="Calibri" w:cs="Calibri"/>
        <w:b/>
        <w:lang w:val="pt-BR"/>
      </w:rPr>
    </w:pPr>
    <w:r w:rsidRPr="00304415">
      <w:rPr>
        <w:rFonts w:ascii="Calibri" w:hAnsi="Calibri" w:cs="Calibri"/>
        <w:b/>
        <w:lang w:val="pt-BR"/>
      </w:rPr>
      <w:t>*Atenção: Todos os campos marcados com asterisco são obrigatórios</w:t>
    </w:r>
  </w:p>
  <w:p w14:paraId="7F98CEE1" w14:textId="77777777" w:rsidR="00702699" w:rsidRPr="00304415" w:rsidRDefault="00702699" w:rsidP="00DA5820">
    <w:pPr>
      <w:pStyle w:val="Footer"/>
      <w:tabs>
        <w:tab w:val="left" w:pos="142"/>
        <w:tab w:val="left" w:pos="426"/>
        <w:tab w:val="left" w:pos="567"/>
        <w:tab w:val="left" w:pos="709"/>
      </w:tabs>
      <w:ind w:hanging="426"/>
      <w:rPr>
        <w:rFonts w:ascii="Calibri" w:hAnsi="Calibri" w:cs="Calibri"/>
        <w:lang w:val="pt-BR"/>
      </w:rPr>
    </w:pPr>
    <w:r w:rsidRPr="00304415">
      <w:rPr>
        <w:rFonts w:ascii="Calibri" w:hAnsi="Calibri" w:cs="Calibri"/>
        <w:lang w:val="pt-BR"/>
      </w:rPr>
      <w:t>Versão do template: 1.0</w:t>
    </w:r>
  </w:p>
  <w:p w14:paraId="24459D61" w14:textId="77777777" w:rsidR="00702699" w:rsidRPr="00304415" w:rsidRDefault="00702699" w:rsidP="00DA5820">
    <w:pPr>
      <w:pStyle w:val="Footer"/>
      <w:tabs>
        <w:tab w:val="left" w:pos="142"/>
        <w:tab w:val="left" w:pos="426"/>
        <w:tab w:val="left" w:pos="567"/>
        <w:tab w:val="left" w:pos="709"/>
      </w:tabs>
      <w:ind w:hanging="426"/>
      <w:rPr>
        <w:rFonts w:ascii="Calibri" w:hAnsi="Calibri" w:cs="Calibri"/>
        <w:lang w:val="pt-BR"/>
      </w:rPr>
    </w:pPr>
    <w:r w:rsidRPr="00304415">
      <w:rPr>
        <w:rFonts w:ascii="Calibri" w:hAnsi="Calibri" w:cs="Calibri"/>
        <w:lang w:val="pt-BR"/>
      </w:rPr>
      <w:t>Última Atualização do template: 05/12/2014</w:t>
    </w:r>
  </w:p>
  <w:p w14:paraId="5003C25C" w14:textId="77777777" w:rsidR="00702699" w:rsidRDefault="00702699" w:rsidP="00DA5820">
    <w:pPr>
      <w:pStyle w:val="Footer"/>
      <w:jc w:val="center"/>
      <w:rPr>
        <w:rFonts w:ascii="Calibri" w:hAnsi="Calibri" w:cs="Calibri"/>
        <w:b/>
        <w:lang w:val="pt-BR"/>
      </w:rPr>
    </w:pPr>
  </w:p>
  <w:p w14:paraId="1DB34DA9" w14:textId="77777777" w:rsidR="00702699" w:rsidRPr="00304415" w:rsidRDefault="00702699" w:rsidP="00DA5820">
    <w:pPr>
      <w:pStyle w:val="Footer"/>
      <w:jc w:val="center"/>
      <w:rPr>
        <w:rFonts w:ascii="Calibri" w:hAnsi="Calibri" w:cs="Calibri"/>
        <w:b/>
        <w:lang w:val="pt-BR"/>
      </w:rPr>
    </w:pPr>
    <w:r w:rsidRPr="00304415">
      <w:rPr>
        <w:rFonts w:ascii="Calibri" w:hAnsi="Calibri" w:cs="Calibri"/>
        <w:b/>
        <w:lang w:val="pt-BR"/>
      </w:rPr>
      <w:t>Documento confidencial e de propriedade da Oi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5D468" w14:textId="77777777" w:rsidR="00702699" w:rsidRDefault="00702699" w:rsidP="00900E5D">
    <w:r>
      <w:rPr>
        <w:noProof/>
      </w:rPr>
      <mc:AlternateContent>
        <mc:Choice Requires="wps">
          <w:drawing>
            <wp:anchor distT="4294967295" distB="4294967295" distL="114300" distR="114300" simplePos="0" relativeHeight="251658752" behindDoc="0" locked="0" layoutInCell="1" allowOverlap="1" wp14:anchorId="378CE00F" wp14:editId="327C5F71">
              <wp:simplePos x="0" y="0"/>
              <wp:positionH relativeFrom="column">
                <wp:posOffset>16510</wp:posOffset>
              </wp:positionH>
              <wp:positionV relativeFrom="paragraph">
                <wp:posOffset>93979</wp:posOffset>
              </wp:positionV>
              <wp:extent cx="6286500" cy="0"/>
              <wp:effectExtent l="0" t="0" r="19050" b="1905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9F144" id="Line 4"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pt,7.4pt" to="496.3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" strokeweight="1.15pt"/>
          </w:pict>
        </mc:Fallback>
      </mc:AlternateContent>
    </w:r>
  </w:p>
  <w:tbl>
    <w:tblPr>
      <w:tblW w:w="4757" w:type="pct"/>
      <w:tblInd w:w="250" w:type="dxa"/>
      <w:tblLayout w:type="fixed"/>
      <w:tblLook w:val="01E0" w:firstRow="1" w:lastRow="1" w:firstColumn="1" w:lastColumn="1" w:noHBand="0" w:noVBand="0"/>
    </w:tblPr>
    <w:tblGrid>
      <w:gridCol w:w="4775"/>
      <w:gridCol w:w="4935"/>
    </w:tblGrid>
    <w:tr w:rsidR="00702699" w:rsidRPr="003E2D6A" w14:paraId="6240A748" w14:textId="77777777" w:rsidTr="00B10835">
      <w:tc>
        <w:tcPr>
          <w:tcW w:w="5000" w:type="pct"/>
          <w:gridSpan w:val="2"/>
        </w:tcPr>
        <w:tbl>
          <w:tblPr>
            <w:tblW w:w="4757" w:type="pct"/>
            <w:tblInd w:w="250" w:type="dxa"/>
            <w:tblLayout w:type="fixed"/>
            <w:tblLook w:val="01E0" w:firstRow="1" w:lastRow="1" w:firstColumn="1" w:lastColumn="1" w:noHBand="0" w:noVBand="0"/>
          </w:tblPr>
          <w:tblGrid>
            <w:gridCol w:w="9033"/>
          </w:tblGrid>
          <w:tr w:rsidR="00702699" w:rsidRPr="003E2D6A" w14:paraId="36544814" w14:textId="77777777" w:rsidTr="0057484D">
            <w:trPr>
              <w:trHeight w:val="423"/>
            </w:trPr>
            <w:tc>
              <w:tcPr>
                <w:tcW w:w="5000" w:type="pct"/>
              </w:tcPr>
              <w:p w14:paraId="22025D72" w14:textId="77777777" w:rsidR="00702699" w:rsidRPr="008D0C4D" w:rsidRDefault="00702699" w:rsidP="001B3CDA">
                <w:pPr>
                  <w:pStyle w:val="Footer"/>
                  <w:tabs>
                    <w:tab w:val="left" w:pos="4620"/>
                    <w:tab w:val="center" w:pos="5103"/>
                    <w:tab w:val="left" w:pos="8222"/>
                  </w:tabs>
                  <w:rPr>
                    <w:rStyle w:val="PageNumber"/>
                    <w:rFonts w:cs="Arial"/>
                    <w:snapToGrid w:val="0"/>
                    <w:sz w:val="18"/>
                    <w:lang w:val="pt-BR"/>
                  </w:rPr>
                </w:pPr>
                <w:r w:rsidRPr="008D0C4D">
                  <w:rPr>
                    <w:rStyle w:val="PageNumber"/>
                    <w:rFonts w:cs="Arial"/>
                    <w:snapToGrid w:val="0"/>
                    <w:sz w:val="18"/>
                    <w:lang w:val="pt-BR"/>
                  </w:rPr>
                  <w:t xml:space="preserve">Versão do template: </w:t>
                </w:r>
                <w:r>
                  <w:rPr>
                    <w:rStyle w:val="PageNumber"/>
                    <w:rFonts w:cs="Arial"/>
                    <w:snapToGrid w:val="0"/>
                    <w:sz w:val="18"/>
                    <w:lang w:val="pt-BR"/>
                  </w:rPr>
                  <w:t>0.1</w:t>
                </w:r>
              </w:p>
              <w:p w14:paraId="7B3C0013" w14:textId="77777777" w:rsidR="00702699" w:rsidRDefault="00702699" w:rsidP="00046667">
                <w:pPr>
                  <w:pStyle w:val="Footer"/>
                  <w:tabs>
                    <w:tab w:val="center" w:pos="5103"/>
                    <w:tab w:val="left" w:pos="8222"/>
                  </w:tabs>
                  <w:rPr>
                    <w:rStyle w:val="PageNumber"/>
                    <w:rFonts w:cs="Arial"/>
                    <w:snapToGrid w:val="0"/>
                    <w:sz w:val="18"/>
                    <w:lang w:val="pt-BR"/>
                  </w:rPr>
                </w:pPr>
                <w:r w:rsidRPr="008D0C4D">
                  <w:rPr>
                    <w:rStyle w:val="PageNumber"/>
                    <w:rFonts w:cs="Arial"/>
                    <w:snapToGrid w:val="0"/>
                    <w:sz w:val="18"/>
                    <w:lang w:val="pt-BR"/>
                  </w:rPr>
                  <w:t xml:space="preserve">Última atualização do Template: </w:t>
                </w:r>
                <w:r>
                  <w:rPr>
                    <w:rStyle w:val="PageNumber"/>
                    <w:rFonts w:cs="Arial"/>
                    <w:snapToGrid w:val="0"/>
                    <w:sz w:val="18"/>
                    <w:lang w:val="pt-BR"/>
                  </w:rPr>
                  <w:t>14/05/2014</w:t>
                </w:r>
              </w:p>
              <w:p w14:paraId="4FC792B7" w14:textId="77777777" w:rsidR="00702699" w:rsidRPr="008D0C4D" w:rsidRDefault="00702699" w:rsidP="00046667">
                <w:pPr>
                  <w:pStyle w:val="Footer"/>
                  <w:tabs>
                    <w:tab w:val="center" w:pos="5103"/>
                    <w:tab w:val="left" w:pos="8222"/>
                  </w:tabs>
                  <w:rPr>
                    <w:rStyle w:val="PageNumber"/>
                    <w:rFonts w:cs="Arial"/>
                    <w:b/>
                    <w:snapToGrid w:val="0"/>
                    <w:sz w:val="18"/>
                    <w:szCs w:val="18"/>
                    <w:lang w:val="pt-BR"/>
                  </w:rPr>
                </w:pPr>
              </w:p>
            </w:tc>
          </w:tr>
        </w:tbl>
        <w:p w14:paraId="5A5DF9AF" w14:textId="77777777" w:rsidR="00702699" w:rsidRPr="00B45723" w:rsidRDefault="00702699" w:rsidP="008D0C4D">
          <w:pPr>
            <w:pStyle w:val="Footer"/>
            <w:tabs>
              <w:tab w:val="center" w:pos="5103"/>
              <w:tab w:val="left" w:pos="8222"/>
            </w:tabs>
            <w:rPr>
              <w:rStyle w:val="PageNumber"/>
              <w:rFonts w:cs="Arial"/>
              <w:b/>
              <w:sz w:val="18"/>
              <w:lang w:val="pt-BR"/>
            </w:rPr>
          </w:pPr>
        </w:p>
      </w:tc>
    </w:tr>
    <w:tr w:rsidR="00702699" w:rsidRPr="003E2D6A" w14:paraId="6231C935" w14:textId="77777777" w:rsidTr="00B10835">
      <w:tc>
        <w:tcPr>
          <w:tcW w:w="2459" w:type="pct"/>
        </w:tcPr>
        <w:p w14:paraId="655E66E5" w14:textId="77777777" w:rsidR="00702699" w:rsidRPr="00900E5D" w:rsidRDefault="00702699" w:rsidP="001626CB">
          <w:pPr>
            <w:pStyle w:val="Footer"/>
            <w:tabs>
              <w:tab w:val="left" w:pos="4620"/>
              <w:tab w:val="center" w:pos="5103"/>
              <w:tab w:val="left" w:pos="8222"/>
            </w:tabs>
            <w:rPr>
              <w:rStyle w:val="PageNumber"/>
              <w:rFonts w:cs="Arial"/>
              <w:snapToGrid w:val="0"/>
              <w:sz w:val="18"/>
              <w:lang w:val="pt-BR"/>
            </w:rPr>
          </w:pPr>
        </w:p>
      </w:tc>
      <w:tc>
        <w:tcPr>
          <w:tcW w:w="2541" w:type="pct"/>
        </w:tcPr>
        <w:p w14:paraId="719E550D" w14:textId="11698081" w:rsidR="00702699" w:rsidRPr="002C55D4" w:rsidRDefault="00702699" w:rsidP="00110303">
          <w:pPr>
            <w:pStyle w:val="Footer"/>
            <w:tabs>
              <w:tab w:val="center" w:pos="5103"/>
              <w:tab w:val="left" w:pos="8222"/>
            </w:tabs>
            <w:rPr>
              <w:rStyle w:val="PageNumber"/>
              <w:rFonts w:cs="Arial"/>
              <w:snapToGrid w:val="0"/>
              <w:sz w:val="18"/>
              <w:szCs w:val="18"/>
              <w:lang w:val="pt-BR"/>
            </w:rPr>
          </w:pPr>
        </w:p>
      </w:tc>
    </w:tr>
  </w:tbl>
  <w:p w14:paraId="2B00EF44" w14:textId="7A73AC4E" w:rsidR="00702699" w:rsidRPr="002C55D4" w:rsidRDefault="00702699" w:rsidP="000E0644">
    <w:pPr>
      <w:pStyle w:val="Footer"/>
      <w:tabs>
        <w:tab w:val="center" w:pos="5103"/>
        <w:tab w:val="left" w:pos="8222"/>
      </w:tabs>
      <w:ind w:left="708"/>
      <w:jc w:val="right"/>
      <w:rPr>
        <w:rFonts w:cs="Arial"/>
        <w:snapToGrid w:val="0"/>
        <w:sz w:val="18"/>
        <w:szCs w:val="18"/>
        <w:lang w:val="pt-BR"/>
      </w:rPr>
    </w:pPr>
    <w:r w:rsidRPr="002C55D4">
      <w:rPr>
        <w:rStyle w:val="PageNumber"/>
        <w:rFonts w:cs="Arial"/>
        <w:snapToGrid w:val="0"/>
        <w:sz w:val="18"/>
        <w:szCs w:val="18"/>
        <w:lang w:val="pt-BR"/>
      </w:rPr>
      <w:t xml:space="preserve">Página </w:t>
    </w:r>
    <w:r w:rsidRPr="000E0644">
      <w:rPr>
        <w:rStyle w:val="PageNumber"/>
        <w:rFonts w:cs="Arial"/>
        <w:b/>
        <w:bCs/>
        <w:snapToGrid w:val="0"/>
        <w:sz w:val="18"/>
        <w:szCs w:val="18"/>
      </w:rPr>
      <w:fldChar w:fldCharType="begin"/>
    </w:r>
    <w:r w:rsidRPr="002C55D4">
      <w:rPr>
        <w:rStyle w:val="PageNumber"/>
        <w:rFonts w:cs="Arial"/>
        <w:b/>
        <w:bCs/>
        <w:snapToGrid w:val="0"/>
        <w:sz w:val="18"/>
        <w:szCs w:val="18"/>
        <w:lang w:val="pt-BR"/>
      </w:rPr>
      <w:instrText xml:space="preserve"> PAGE  \* Arabic  \* MERGEFORMAT </w:instrText>
    </w:r>
    <w:r w:rsidRPr="000E0644">
      <w:rPr>
        <w:rStyle w:val="PageNumber"/>
        <w:rFonts w:cs="Arial"/>
        <w:b/>
        <w:bCs/>
        <w:snapToGrid w:val="0"/>
        <w:sz w:val="18"/>
        <w:szCs w:val="18"/>
      </w:rPr>
      <w:fldChar w:fldCharType="separate"/>
    </w:r>
    <w:r w:rsidR="00475941">
      <w:rPr>
        <w:rStyle w:val="PageNumber"/>
        <w:rFonts w:cs="Arial"/>
        <w:b/>
        <w:bCs/>
        <w:noProof/>
        <w:snapToGrid w:val="0"/>
        <w:sz w:val="18"/>
        <w:szCs w:val="18"/>
        <w:lang w:val="pt-BR"/>
      </w:rPr>
      <w:t>3</w:t>
    </w:r>
    <w:r w:rsidRPr="000E0644">
      <w:rPr>
        <w:rStyle w:val="PageNumber"/>
        <w:rFonts w:cs="Arial"/>
        <w:b/>
        <w:bCs/>
        <w:snapToGrid w:val="0"/>
        <w:sz w:val="18"/>
        <w:szCs w:val="18"/>
      </w:rPr>
      <w:fldChar w:fldCharType="end"/>
    </w:r>
  </w:p>
  <w:p w14:paraId="5DE7C497" w14:textId="77777777" w:rsidR="00702699" w:rsidRPr="00900E5D" w:rsidRDefault="00702699" w:rsidP="00900E5D">
    <w:pPr>
      <w:pStyle w:val="Footer"/>
      <w:tabs>
        <w:tab w:val="center" w:pos="5103"/>
        <w:tab w:val="left" w:pos="8222"/>
      </w:tabs>
      <w:jc w:val="center"/>
      <w:rPr>
        <w:rFonts w:cs="Arial"/>
        <w:b/>
        <w:sz w:val="18"/>
        <w:lang w:val="pt-BR"/>
      </w:rPr>
    </w:pPr>
    <w:r w:rsidRPr="00900E5D">
      <w:rPr>
        <w:rFonts w:cs="Arial"/>
        <w:b/>
        <w:sz w:val="18"/>
        <w:lang w:val="pt-BR"/>
      </w:rPr>
      <w:t>Documento confidencial e de propriedade da Oi</w:t>
    </w:r>
  </w:p>
  <w:p w14:paraId="1F6DBA3C" w14:textId="77777777" w:rsidR="00702699" w:rsidRPr="00900E5D" w:rsidRDefault="00702699" w:rsidP="00900E5D">
    <w:pPr>
      <w:pStyle w:val="Footer"/>
      <w:rPr>
        <w:lang w:val="pt-B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801E48" w14:textId="77777777" w:rsidR="00DF6562" w:rsidRDefault="00DF6562">
      <w:r>
        <w:separator/>
      </w:r>
    </w:p>
    <w:p w14:paraId="1D165E77" w14:textId="77777777" w:rsidR="00DF6562" w:rsidRDefault="00DF6562"/>
  </w:footnote>
  <w:footnote w:type="continuationSeparator" w:id="0">
    <w:p w14:paraId="7ADAD69C" w14:textId="77777777" w:rsidR="00DF6562" w:rsidRDefault="00DF6562">
      <w:r>
        <w:continuationSeparator/>
      </w:r>
    </w:p>
    <w:p w14:paraId="38681FC6" w14:textId="77777777" w:rsidR="00DF6562" w:rsidRDefault="00DF656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3BF37" w14:textId="77777777" w:rsidR="00702699" w:rsidRDefault="00702699" w:rsidP="00DA5820">
    <w:r>
      <w:rPr>
        <w:noProof/>
      </w:rPr>
      <w:drawing>
        <wp:anchor distT="0" distB="0" distL="114300" distR="114300" simplePos="0" relativeHeight="251661824" behindDoc="1" locked="0" layoutInCell="1" allowOverlap="1" wp14:anchorId="6092C5AB" wp14:editId="79B61E37">
          <wp:simplePos x="0" y="0"/>
          <wp:positionH relativeFrom="column">
            <wp:posOffset>0</wp:posOffset>
          </wp:positionH>
          <wp:positionV relativeFrom="paragraph">
            <wp:posOffset>-220345</wp:posOffset>
          </wp:positionV>
          <wp:extent cx="723900" cy="723900"/>
          <wp:effectExtent l="0" t="0" r="0" b="0"/>
          <wp:wrapNone/>
          <wp:docPr id="61" name="Imagem 1" descr="Oi_mass_logo_3_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Oi_mass_logo_3_1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anchor>
      </w:drawing>
    </w:r>
  </w:p>
  <w:p w14:paraId="569C6C5A" w14:textId="77777777" w:rsidR="00702699" w:rsidRDefault="00702699" w:rsidP="00DA5820">
    <w:pPr>
      <w:pStyle w:val="Header"/>
      <w:jc w:val="right"/>
      <w:rPr>
        <w:b/>
        <w:i/>
      </w:rPr>
    </w:pPr>
  </w:p>
  <w:p w14:paraId="3F7B7F3E" w14:textId="77777777" w:rsidR="00702699" w:rsidRPr="008C2EC2" w:rsidRDefault="00702699" w:rsidP="00DA5820">
    <w:pPr>
      <w:pStyle w:val="Header"/>
      <w:jc w:val="right"/>
      <w:rPr>
        <w:b/>
        <w:bCs/>
        <w:i/>
        <w:iCs/>
      </w:rPr>
    </w:pPr>
    <w:r>
      <w:rPr>
        <w:b/>
        <w:i/>
      </w:rPr>
      <w:t>Descritivo da Solução</w:t>
    </w:r>
  </w:p>
  <w:p w14:paraId="7FCD3454" w14:textId="77777777" w:rsidR="00702699" w:rsidRDefault="00702699" w:rsidP="00DA5820">
    <w:pPr>
      <w:pStyle w:val="Header"/>
    </w:pPr>
    <w:r>
      <w:rPr>
        <w:noProof/>
        <w:lang w:val="pt-BR" w:eastAsia="pt-BR"/>
      </w:rPr>
      <mc:AlternateContent>
        <mc:Choice Requires="wps">
          <w:drawing>
            <wp:anchor distT="4294967293" distB="4294967293" distL="114300" distR="114300" simplePos="0" relativeHeight="251660800" behindDoc="0" locked="0" layoutInCell="1" allowOverlap="1" wp14:anchorId="5AB20FCD" wp14:editId="7C1513FF">
              <wp:simplePos x="0" y="0"/>
              <wp:positionH relativeFrom="column">
                <wp:posOffset>-635</wp:posOffset>
              </wp:positionH>
              <wp:positionV relativeFrom="paragraph">
                <wp:posOffset>87629</wp:posOffset>
              </wp:positionV>
              <wp:extent cx="6276975" cy="0"/>
              <wp:effectExtent l="0" t="0" r="9525" b="19050"/>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697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177A6" id="Line 1" o:spid="_x0000_s1026" style="position:absolute;z-index:2516608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05pt,6.9pt" to="494.2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cJEwIAACkEAAAOAAAAZHJzL2Uyb0RvYy54bWysU8uu2yAQ3VfqPyD2ie3U8U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" strokeweight="1.15pt"/>
          </w:pict>
        </mc:Fallback>
      </mc:AlternateContent>
    </w:r>
  </w:p>
  <w:p w14:paraId="7E5D6D4D" w14:textId="77777777" w:rsidR="00702699" w:rsidRDefault="0070269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8447D" w14:textId="77777777" w:rsidR="00702699" w:rsidRDefault="00702699" w:rsidP="00DA5820">
    <w:r>
      <w:rPr>
        <w:noProof/>
      </w:rPr>
      <w:drawing>
        <wp:anchor distT="0" distB="0" distL="114300" distR="114300" simplePos="0" relativeHeight="251665920" behindDoc="1" locked="0" layoutInCell="1" allowOverlap="1" wp14:anchorId="4FAD0663" wp14:editId="3BDADB68">
          <wp:simplePos x="0" y="0"/>
          <wp:positionH relativeFrom="column">
            <wp:posOffset>0</wp:posOffset>
          </wp:positionH>
          <wp:positionV relativeFrom="paragraph">
            <wp:posOffset>-220345</wp:posOffset>
          </wp:positionV>
          <wp:extent cx="723900" cy="723900"/>
          <wp:effectExtent l="0" t="0" r="0" b="0"/>
          <wp:wrapNone/>
          <wp:docPr id="62" name="Imagem 11" descr="Oi_mass_logo_3_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Oi_mass_logo_3_1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anchor>
      </w:drawing>
    </w:r>
  </w:p>
  <w:p w14:paraId="3C2AFE1F" w14:textId="77777777" w:rsidR="00702699" w:rsidRDefault="00702699" w:rsidP="00DA5820">
    <w:pPr>
      <w:pStyle w:val="Header"/>
      <w:jc w:val="right"/>
      <w:rPr>
        <w:b/>
        <w:i/>
      </w:rPr>
    </w:pPr>
  </w:p>
  <w:p w14:paraId="62E83458" w14:textId="77777777" w:rsidR="00702699" w:rsidRPr="008C2EC2" w:rsidRDefault="00702699" w:rsidP="00DA5820">
    <w:pPr>
      <w:pStyle w:val="Header"/>
      <w:jc w:val="right"/>
      <w:rPr>
        <w:b/>
        <w:bCs/>
        <w:i/>
        <w:iCs/>
      </w:rPr>
    </w:pPr>
    <w:r>
      <w:rPr>
        <w:b/>
        <w:i/>
      </w:rPr>
      <w:t>Descritivo da Solução</w:t>
    </w:r>
  </w:p>
  <w:p w14:paraId="012CF202" w14:textId="77777777" w:rsidR="00702699" w:rsidRDefault="00702699" w:rsidP="00DA5820">
    <w:pPr>
      <w:pStyle w:val="Header"/>
    </w:pPr>
    <w:r>
      <w:rPr>
        <w:noProof/>
        <w:lang w:val="pt-BR" w:eastAsia="pt-BR"/>
      </w:rPr>
      <mc:AlternateContent>
        <mc:Choice Requires="wps">
          <w:drawing>
            <wp:anchor distT="4294967293" distB="4294967293" distL="114300" distR="114300" simplePos="0" relativeHeight="251664896" behindDoc="0" locked="0" layoutInCell="1" allowOverlap="1" wp14:anchorId="561FFDA5" wp14:editId="24528D1E">
              <wp:simplePos x="0" y="0"/>
              <wp:positionH relativeFrom="column">
                <wp:posOffset>-5080</wp:posOffset>
              </wp:positionH>
              <wp:positionV relativeFrom="paragraph">
                <wp:posOffset>86994</wp:posOffset>
              </wp:positionV>
              <wp:extent cx="8924925" cy="0"/>
              <wp:effectExtent l="0" t="0" r="9525" b="19050"/>
              <wp:wrapNone/>
              <wp:docPr id="7"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2492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0A476" id="Line 1" o:spid="_x0000_s1026" style="position:absolute;z-index:2516648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4pt,6.85pt" to="702.3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" strokeweight="1.15pt"/>
          </w:pict>
        </mc:Fallback>
      </mc:AlternateContent>
    </w:r>
  </w:p>
  <w:p w14:paraId="344CE8A1" w14:textId="77777777" w:rsidR="00702699" w:rsidRDefault="0070269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62F7F" w14:textId="77777777" w:rsidR="00702699" w:rsidRDefault="00702699" w:rsidP="00DA5820">
    <w:r>
      <w:rPr>
        <w:noProof/>
      </w:rPr>
      <w:drawing>
        <wp:anchor distT="0" distB="0" distL="114300" distR="114300" simplePos="0" relativeHeight="251663872" behindDoc="1" locked="0" layoutInCell="1" allowOverlap="1" wp14:anchorId="0DFC7A23" wp14:editId="29E65A12">
          <wp:simplePos x="0" y="0"/>
          <wp:positionH relativeFrom="column">
            <wp:posOffset>0</wp:posOffset>
          </wp:positionH>
          <wp:positionV relativeFrom="paragraph">
            <wp:posOffset>-220345</wp:posOffset>
          </wp:positionV>
          <wp:extent cx="723900" cy="723900"/>
          <wp:effectExtent l="0" t="0" r="0" b="0"/>
          <wp:wrapNone/>
          <wp:docPr id="63" name="Imagem 12" descr="Oi_mass_logo_3_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Oi_mass_logo_3_1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anchor>
      </w:drawing>
    </w:r>
  </w:p>
  <w:p w14:paraId="06B310C1" w14:textId="77777777" w:rsidR="00702699" w:rsidRDefault="00702699" w:rsidP="00DA5820">
    <w:pPr>
      <w:pStyle w:val="Header"/>
      <w:jc w:val="right"/>
      <w:rPr>
        <w:b/>
        <w:i/>
      </w:rPr>
    </w:pPr>
  </w:p>
  <w:p w14:paraId="27F91682" w14:textId="77777777" w:rsidR="00702699" w:rsidRPr="008C2EC2" w:rsidRDefault="00702699" w:rsidP="00DA5820">
    <w:pPr>
      <w:pStyle w:val="Header"/>
      <w:jc w:val="right"/>
      <w:rPr>
        <w:b/>
        <w:bCs/>
        <w:i/>
        <w:iCs/>
      </w:rPr>
    </w:pPr>
    <w:r>
      <w:rPr>
        <w:b/>
        <w:i/>
      </w:rPr>
      <w:t>Descritivo da Solução</w:t>
    </w:r>
  </w:p>
  <w:p w14:paraId="19E142A9" w14:textId="77777777" w:rsidR="00702699" w:rsidRDefault="00702699" w:rsidP="00DA5820">
    <w:pPr>
      <w:pStyle w:val="Header"/>
    </w:pPr>
    <w:r>
      <w:rPr>
        <w:noProof/>
        <w:lang w:val="pt-BR" w:eastAsia="pt-BR"/>
      </w:rPr>
      <mc:AlternateContent>
        <mc:Choice Requires="wps">
          <w:drawing>
            <wp:anchor distT="4294967293" distB="4294967293" distL="114300" distR="114300" simplePos="0" relativeHeight="251662848" behindDoc="0" locked="0" layoutInCell="1" allowOverlap="1" wp14:anchorId="051A37B7" wp14:editId="59D80C6B">
              <wp:simplePos x="0" y="0"/>
              <wp:positionH relativeFrom="column">
                <wp:posOffset>-5080</wp:posOffset>
              </wp:positionH>
              <wp:positionV relativeFrom="paragraph">
                <wp:posOffset>86994</wp:posOffset>
              </wp:positionV>
              <wp:extent cx="8924925" cy="0"/>
              <wp:effectExtent l="0" t="0" r="9525" b="19050"/>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2492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FD854" id="Line 1" o:spid="_x0000_s1026" style="position:absolute;z-index:25166284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4pt,6.85pt" to="702.3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" strokeweight="1.15pt"/>
          </w:pict>
        </mc:Fallback>
      </mc:AlternateContent>
    </w:r>
  </w:p>
  <w:p w14:paraId="71C7012B" w14:textId="77777777" w:rsidR="00702699" w:rsidRDefault="00702699" w:rsidP="00DA5820">
    <w:pPr>
      <w:pStyle w:val="Header"/>
    </w:pPr>
  </w:p>
  <w:p w14:paraId="7A84BC2A" w14:textId="77777777" w:rsidR="00702699" w:rsidRDefault="0070269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35BE8" w14:textId="1DBCDE04" w:rsidR="00702699" w:rsidRPr="00A03527" w:rsidRDefault="00702699" w:rsidP="00A717BE">
    <w:pPr>
      <w:pStyle w:val="Header"/>
      <w:tabs>
        <w:tab w:val="left" w:pos="6096"/>
        <w:tab w:val="left" w:pos="7938"/>
        <w:tab w:val="right" w:pos="9639"/>
      </w:tabs>
      <w:rPr>
        <w:rFonts w:cs="Arial"/>
        <w:b/>
        <w:bCs/>
        <w:i/>
        <w:iCs/>
        <w:lang w:val="pt-BR"/>
      </w:rPr>
    </w:pPr>
    <w:r>
      <w:rPr>
        <w:noProof/>
        <w:lang w:val="pt-BR" w:eastAsia="pt-BR"/>
      </w:rPr>
      <w:drawing>
        <wp:anchor distT="0" distB="0" distL="114300" distR="114300" simplePos="0" relativeHeight="251656704" behindDoc="1" locked="0" layoutInCell="1" allowOverlap="1" wp14:anchorId="746AF44D" wp14:editId="462B1AD8">
          <wp:simplePos x="0" y="0"/>
          <wp:positionH relativeFrom="column">
            <wp:posOffset>268605</wp:posOffset>
          </wp:positionH>
          <wp:positionV relativeFrom="paragraph">
            <wp:posOffset>0</wp:posOffset>
          </wp:positionV>
          <wp:extent cx="723900" cy="723900"/>
          <wp:effectExtent l="0" t="0" r="0" b="0"/>
          <wp:wrapNone/>
          <wp:docPr id="3" name="Imagem 2" descr="Descrição: Oi_mass_logo_3_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Descrição: Oi_mass_logo_3_1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16299B24" w14:textId="77777777" w:rsidR="00702699" w:rsidRPr="00A03527" w:rsidRDefault="00702699" w:rsidP="00A717BE">
    <w:pPr>
      <w:pStyle w:val="Header"/>
      <w:tabs>
        <w:tab w:val="left" w:pos="6096"/>
        <w:tab w:val="left" w:pos="7938"/>
        <w:tab w:val="right" w:pos="9639"/>
      </w:tabs>
      <w:rPr>
        <w:rFonts w:cs="Arial"/>
        <w:b/>
        <w:bCs/>
        <w:i/>
        <w:iCs/>
        <w:lang w:val="pt-BR"/>
      </w:rPr>
    </w:pPr>
  </w:p>
  <w:p w14:paraId="55316EF9" w14:textId="77777777" w:rsidR="00702699" w:rsidRPr="00A03527" w:rsidRDefault="00702699" w:rsidP="00A717BE">
    <w:pPr>
      <w:pStyle w:val="Header"/>
      <w:tabs>
        <w:tab w:val="left" w:pos="6096"/>
        <w:tab w:val="left" w:pos="7938"/>
        <w:tab w:val="right" w:pos="9639"/>
      </w:tabs>
      <w:rPr>
        <w:rFonts w:cs="Arial"/>
        <w:b/>
        <w:bCs/>
        <w:i/>
        <w:iCs/>
        <w:lang w:val="pt-BR"/>
      </w:rPr>
    </w:pPr>
  </w:p>
  <w:p w14:paraId="647B1774" w14:textId="77777777" w:rsidR="00702699" w:rsidRPr="00A03527" w:rsidRDefault="00702699" w:rsidP="00A717BE">
    <w:pPr>
      <w:pStyle w:val="Header"/>
      <w:jc w:val="right"/>
      <w:rPr>
        <w:rFonts w:cs="Arial"/>
        <w:b/>
        <w:bCs/>
        <w:i/>
        <w:iCs/>
        <w:lang w:val="pt-BR"/>
      </w:rPr>
    </w:pPr>
  </w:p>
  <w:p w14:paraId="613FA48A" w14:textId="77777777" w:rsidR="00702699" w:rsidRPr="00A03527" w:rsidRDefault="00702699" w:rsidP="00A717BE">
    <w:pPr>
      <w:pStyle w:val="Header"/>
      <w:jc w:val="right"/>
      <w:rPr>
        <w:b/>
        <w:i/>
        <w:sz w:val="22"/>
        <w:lang w:val="pt-BR"/>
      </w:rPr>
    </w:pPr>
    <w:r w:rsidRPr="00A03527">
      <w:rPr>
        <w:b/>
        <w:i/>
        <w:sz w:val="22"/>
        <w:lang w:val="pt-BR"/>
      </w:rPr>
      <w:t xml:space="preserve">Detalhamento </w:t>
    </w:r>
    <w:r>
      <w:rPr>
        <w:b/>
        <w:i/>
        <w:sz w:val="22"/>
        <w:lang w:val="pt-BR"/>
      </w:rPr>
      <w:t>Funcional</w:t>
    </w:r>
  </w:p>
  <w:p w14:paraId="61983572" w14:textId="77777777" w:rsidR="00702699" w:rsidRPr="00A03527" w:rsidRDefault="00702699" w:rsidP="00A717BE">
    <w:pPr>
      <w:pStyle w:val="Header"/>
      <w:jc w:val="right"/>
      <w:rPr>
        <w:b/>
        <w:i/>
        <w:lang w:val="pt-BR"/>
      </w:rPr>
    </w:pPr>
    <w:r>
      <w:rPr>
        <w:noProof/>
        <w:lang w:val="pt-BR" w:eastAsia="pt-BR"/>
      </w:rPr>
      <mc:AlternateContent>
        <mc:Choice Requires="wps">
          <w:drawing>
            <wp:anchor distT="4294967295" distB="4294967295" distL="114300" distR="114300" simplePos="0" relativeHeight="251657728" behindDoc="0" locked="0" layoutInCell="1" allowOverlap="1" wp14:anchorId="7EB1A775" wp14:editId="00722F4A">
              <wp:simplePos x="0" y="0"/>
              <wp:positionH relativeFrom="column">
                <wp:posOffset>0</wp:posOffset>
              </wp:positionH>
              <wp:positionV relativeFrom="paragraph">
                <wp:posOffset>119379</wp:posOffset>
              </wp:positionV>
              <wp:extent cx="6637020" cy="0"/>
              <wp:effectExtent l="0" t="0" r="11430" b="1905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702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AE43F" id="Line 3"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9.4pt" to="522.6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VGDEgIAACkEAAAOAAAAZHJzL2Uyb0RvYy54bWysU8GO2jAQvVfqP1i+QxLIsm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" strokeweight="1.15pt"/>
          </w:pict>
        </mc:Fallback>
      </mc:AlternateContent>
    </w:r>
  </w:p>
  <w:p w14:paraId="27474529" w14:textId="77777777" w:rsidR="00702699" w:rsidRPr="00A03527" w:rsidRDefault="00702699" w:rsidP="00A717BE">
    <w:pPr>
      <w:pStyle w:val="Header"/>
      <w:jc w:val="right"/>
      <w:rPr>
        <w:lang w:val="pt-BR"/>
      </w:rPr>
    </w:pPr>
  </w:p>
  <w:p w14:paraId="09551DA1" w14:textId="77777777" w:rsidR="00702699" w:rsidRDefault="00702699" w:rsidP="0046367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D69A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CB032C"/>
    <w:multiLevelType w:val="hybridMultilevel"/>
    <w:tmpl w:val="C2388A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791073B"/>
    <w:multiLevelType w:val="hybridMultilevel"/>
    <w:tmpl w:val="11E4D7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B8324FB"/>
    <w:multiLevelType w:val="hybridMultilevel"/>
    <w:tmpl w:val="F62242D6"/>
    <w:lvl w:ilvl="0" w:tplc="A0880CCC">
      <w:start w:val="1"/>
      <w:numFmt w:val="decimal"/>
      <w:pStyle w:val="TtuloAlternativo1"/>
      <w:lvlText w:val="A%1."/>
      <w:lvlJc w:val="left"/>
      <w:pPr>
        <w:tabs>
          <w:tab w:val="num" w:pos="1800"/>
        </w:tabs>
        <w:ind w:left="1440" w:hanging="360"/>
      </w:pPr>
      <w:rPr>
        <w:rFonts w:hint="default"/>
      </w:rPr>
    </w:lvl>
    <w:lvl w:ilvl="1" w:tplc="5EDEC920">
      <w:start w:val="1"/>
      <w:numFmt w:val="decimal"/>
      <w:lvlText w:val="%2."/>
      <w:lvlJc w:val="left"/>
      <w:pPr>
        <w:tabs>
          <w:tab w:val="num" w:pos="1440"/>
        </w:tabs>
        <w:ind w:left="1440" w:hanging="360"/>
      </w:pPr>
      <w:rPr>
        <w:rFonts w:hint="default"/>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1D951512"/>
    <w:multiLevelType w:val="multilevel"/>
    <w:tmpl w:val="A69AF0A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143"/>
        </w:tabs>
        <w:ind w:left="1143" w:hanging="576"/>
      </w:pPr>
      <w:rPr>
        <w:rFonts w:hint="default"/>
      </w:rPr>
    </w:lvl>
    <w:lvl w:ilvl="2">
      <w:start w:val="1"/>
      <w:numFmt w:val="decimal"/>
      <w:pStyle w:val="Heading3"/>
      <w:lvlText w:val="%1.%2.%3"/>
      <w:lvlJc w:val="left"/>
      <w:pPr>
        <w:tabs>
          <w:tab w:val="num" w:pos="4547"/>
        </w:tabs>
        <w:ind w:left="4547" w:hanging="720"/>
      </w:pPr>
      <w:rPr>
        <w:rFonts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998"/>
        </w:tabs>
        <w:ind w:left="1998"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3702"/>
        </w:tabs>
        <w:ind w:left="3702"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3ACD1931"/>
    <w:multiLevelType w:val="hybridMultilevel"/>
    <w:tmpl w:val="5D200E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D37CDA"/>
    <w:multiLevelType w:val="hybridMultilevel"/>
    <w:tmpl w:val="AE3260E0"/>
    <w:lvl w:ilvl="0" w:tplc="CD9A31D8">
      <w:start w:val="1"/>
      <w:numFmt w:val="decimal"/>
      <w:pStyle w:val="Passo"/>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5DF3093F"/>
    <w:multiLevelType w:val="multilevel"/>
    <w:tmpl w:val="F162C11E"/>
    <w:lvl w:ilvl="0">
      <w:start w:val="1"/>
      <w:numFmt w:val="decimal"/>
      <w:lvlText w:val="%1."/>
      <w:lvlJc w:val="left"/>
      <w:pPr>
        <w:tabs>
          <w:tab w:val="num" w:pos="360"/>
        </w:tabs>
        <w:ind w:left="360" w:hanging="360"/>
      </w:pPr>
      <w:rPr>
        <w:rFonts w:hint="default"/>
      </w:rPr>
    </w:lvl>
    <w:lvl w:ilvl="1">
      <w:start w:val="1"/>
      <w:numFmt w:val="decimal"/>
      <w:pStyle w:val="StyleHeading212pt"/>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74DB4873"/>
    <w:multiLevelType w:val="hybridMultilevel"/>
    <w:tmpl w:val="3FC839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F040944"/>
    <w:multiLevelType w:val="hybridMultilevel"/>
    <w:tmpl w:val="6AB03F5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7"/>
  </w:num>
  <w:num w:numId="4">
    <w:abstractNumId w:val="0"/>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8"/>
  </w:num>
  <w:num w:numId="23">
    <w:abstractNumId w:val="1"/>
  </w:num>
  <w:num w:numId="24">
    <w:abstractNumId w:val="5"/>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é Jacomino">
    <w15:presenceInfo w15:providerId="AD" w15:userId="S-1-5-21-1801674531-287218729-682003330-66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pt-BR" w:vendorID="64" w:dllVersion="131078" w:nlCheck="1" w:checkStyle="0"/>
  <w:activeWritingStyle w:appName="MSWord" w:lang="en-US" w:vendorID="64" w:dllVersion="131078" w:nlCheck="1" w:checkStyle="1"/>
  <w:activeWritingStyle w:appName="MSWord" w:lang="es-MX"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CL" w:vendorID="64" w:dllVersion="131078" w:nlCheck="1" w:checkStyle="1"/>
  <w:activeWritingStyle w:appName="MSWord" w:lang="es-BO"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104"/>
    <w:rsid w:val="000002A0"/>
    <w:rsid w:val="000002DB"/>
    <w:rsid w:val="00000C61"/>
    <w:rsid w:val="00000D5E"/>
    <w:rsid w:val="0000109B"/>
    <w:rsid w:val="00001DFD"/>
    <w:rsid w:val="00001F31"/>
    <w:rsid w:val="000038C0"/>
    <w:rsid w:val="00003D61"/>
    <w:rsid w:val="00004E8C"/>
    <w:rsid w:val="00004F45"/>
    <w:rsid w:val="00005AF6"/>
    <w:rsid w:val="00006322"/>
    <w:rsid w:val="000065F4"/>
    <w:rsid w:val="00011263"/>
    <w:rsid w:val="0001162F"/>
    <w:rsid w:val="00011828"/>
    <w:rsid w:val="0001211B"/>
    <w:rsid w:val="0001262E"/>
    <w:rsid w:val="00012841"/>
    <w:rsid w:val="00012E00"/>
    <w:rsid w:val="00013373"/>
    <w:rsid w:val="000137E0"/>
    <w:rsid w:val="000152DE"/>
    <w:rsid w:val="000163BD"/>
    <w:rsid w:val="00016961"/>
    <w:rsid w:val="00020035"/>
    <w:rsid w:val="000201DD"/>
    <w:rsid w:val="00020C32"/>
    <w:rsid w:val="000215BD"/>
    <w:rsid w:val="000216FE"/>
    <w:rsid w:val="00021D5E"/>
    <w:rsid w:val="000247A4"/>
    <w:rsid w:val="00024864"/>
    <w:rsid w:val="000255D1"/>
    <w:rsid w:val="00025B1C"/>
    <w:rsid w:val="00025C57"/>
    <w:rsid w:val="00026050"/>
    <w:rsid w:val="000265D2"/>
    <w:rsid w:val="00027FB3"/>
    <w:rsid w:val="0003095D"/>
    <w:rsid w:val="00031B8F"/>
    <w:rsid w:val="000323EF"/>
    <w:rsid w:val="000325DD"/>
    <w:rsid w:val="000326DC"/>
    <w:rsid w:val="000343BB"/>
    <w:rsid w:val="00035A15"/>
    <w:rsid w:val="000366E8"/>
    <w:rsid w:val="0004007E"/>
    <w:rsid w:val="0004192A"/>
    <w:rsid w:val="000426F0"/>
    <w:rsid w:val="00044565"/>
    <w:rsid w:val="00046667"/>
    <w:rsid w:val="00047F94"/>
    <w:rsid w:val="00050A45"/>
    <w:rsid w:val="00051BDB"/>
    <w:rsid w:val="00052D54"/>
    <w:rsid w:val="0005321D"/>
    <w:rsid w:val="00053388"/>
    <w:rsid w:val="00053AE9"/>
    <w:rsid w:val="00054A92"/>
    <w:rsid w:val="00055806"/>
    <w:rsid w:val="00055FB7"/>
    <w:rsid w:val="0005618A"/>
    <w:rsid w:val="00057762"/>
    <w:rsid w:val="000643AE"/>
    <w:rsid w:val="00064F06"/>
    <w:rsid w:val="0006511A"/>
    <w:rsid w:val="000655C3"/>
    <w:rsid w:val="000668D4"/>
    <w:rsid w:val="00067B98"/>
    <w:rsid w:val="00067C16"/>
    <w:rsid w:val="00067FF6"/>
    <w:rsid w:val="00072BCD"/>
    <w:rsid w:val="00074560"/>
    <w:rsid w:val="00074EBC"/>
    <w:rsid w:val="00075497"/>
    <w:rsid w:val="000762CB"/>
    <w:rsid w:val="00076368"/>
    <w:rsid w:val="0008007D"/>
    <w:rsid w:val="00080602"/>
    <w:rsid w:val="00081479"/>
    <w:rsid w:val="0008224B"/>
    <w:rsid w:val="0008252B"/>
    <w:rsid w:val="00082C40"/>
    <w:rsid w:val="00084105"/>
    <w:rsid w:val="00084671"/>
    <w:rsid w:val="00084D7F"/>
    <w:rsid w:val="000851A7"/>
    <w:rsid w:val="000851C3"/>
    <w:rsid w:val="000874D4"/>
    <w:rsid w:val="00090203"/>
    <w:rsid w:val="00091AD7"/>
    <w:rsid w:val="0009232B"/>
    <w:rsid w:val="00092898"/>
    <w:rsid w:val="0009345E"/>
    <w:rsid w:val="00093622"/>
    <w:rsid w:val="00095F4C"/>
    <w:rsid w:val="00096699"/>
    <w:rsid w:val="00096BA2"/>
    <w:rsid w:val="000A0479"/>
    <w:rsid w:val="000A04F0"/>
    <w:rsid w:val="000A0C31"/>
    <w:rsid w:val="000A184E"/>
    <w:rsid w:val="000A223B"/>
    <w:rsid w:val="000A2B6D"/>
    <w:rsid w:val="000A3B88"/>
    <w:rsid w:val="000A68B9"/>
    <w:rsid w:val="000A7A32"/>
    <w:rsid w:val="000B04A4"/>
    <w:rsid w:val="000B05CE"/>
    <w:rsid w:val="000B16A9"/>
    <w:rsid w:val="000B3490"/>
    <w:rsid w:val="000B3AC9"/>
    <w:rsid w:val="000B4AA2"/>
    <w:rsid w:val="000B4DCA"/>
    <w:rsid w:val="000B5B8C"/>
    <w:rsid w:val="000B6521"/>
    <w:rsid w:val="000B70FA"/>
    <w:rsid w:val="000B753D"/>
    <w:rsid w:val="000B7C78"/>
    <w:rsid w:val="000C1A01"/>
    <w:rsid w:val="000C2752"/>
    <w:rsid w:val="000C2C0F"/>
    <w:rsid w:val="000C2CF3"/>
    <w:rsid w:val="000C2D68"/>
    <w:rsid w:val="000C3A29"/>
    <w:rsid w:val="000C4038"/>
    <w:rsid w:val="000C5356"/>
    <w:rsid w:val="000C603F"/>
    <w:rsid w:val="000C610B"/>
    <w:rsid w:val="000C65C4"/>
    <w:rsid w:val="000C694F"/>
    <w:rsid w:val="000C7AB2"/>
    <w:rsid w:val="000D0291"/>
    <w:rsid w:val="000D0983"/>
    <w:rsid w:val="000D2199"/>
    <w:rsid w:val="000D2C7A"/>
    <w:rsid w:val="000D2CD0"/>
    <w:rsid w:val="000D372E"/>
    <w:rsid w:val="000D3743"/>
    <w:rsid w:val="000D38BD"/>
    <w:rsid w:val="000D3FA2"/>
    <w:rsid w:val="000D4767"/>
    <w:rsid w:val="000D5010"/>
    <w:rsid w:val="000D5EB1"/>
    <w:rsid w:val="000D7B39"/>
    <w:rsid w:val="000E0644"/>
    <w:rsid w:val="000E084A"/>
    <w:rsid w:val="000E113F"/>
    <w:rsid w:val="000E13CB"/>
    <w:rsid w:val="000E196D"/>
    <w:rsid w:val="000E232E"/>
    <w:rsid w:val="000E26FD"/>
    <w:rsid w:val="000E32A7"/>
    <w:rsid w:val="000E3634"/>
    <w:rsid w:val="000E38FE"/>
    <w:rsid w:val="000E3CF0"/>
    <w:rsid w:val="000E3EF4"/>
    <w:rsid w:val="000E4917"/>
    <w:rsid w:val="000E49FA"/>
    <w:rsid w:val="000E5092"/>
    <w:rsid w:val="000E5668"/>
    <w:rsid w:val="000E5D20"/>
    <w:rsid w:val="000E5D71"/>
    <w:rsid w:val="000E64D2"/>
    <w:rsid w:val="000F0701"/>
    <w:rsid w:val="000F20AE"/>
    <w:rsid w:val="000F23BD"/>
    <w:rsid w:val="000F30B4"/>
    <w:rsid w:val="000F321E"/>
    <w:rsid w:val="000F38CE"/>
    <w:rsid w:val="000F4424"/>
    <w:rsid w:val="000F4D84"/>
    <w:rsid w:val="000F4D95"/>
    <w:rsid w:val="000F4E7C"/>
    <w:rsid w:val="000F50ED"/>
    <w:rsid w:val="000F6039"/>
    <w:rsid w:val="000F6460"/>
    <w:rsid w:val="000F6960"/>
    <w:rsid w:val="000F6BE0"/>
    <w:rsid w:val="000F6DB9"/>
    <w:rsid w:val="000F7C7E"/>
    <w:rsid w:val="0010014A"/>
    <w:rsid w:val="0010270D"/>
    <w:rsid w:val="00104631"/>
    <w:rsid w:val="00104BA6"/>
    <w:rsid w:val="00106A0D"/>
    <w:rsid w:val="0010740F"/>
    <w:rsid w:val="001079DE"/>
    <w:rsid w:val="00110303"/>
    <w:rsid w:val="00110743"/>
    <w:rsid w:val="00110D6A"/>
    <w:rsid w:val="00111CF3"/>
    <w:rsid w:val="00112FC0"/>
    <w:rsid w:val="00113F65"/>
    <w:rsid w:val="00114589"/>
    <w:rsid w:val="00114745"/>
    <w:rsid w:val="001158BE"/>
    <w:rsid w:val="0011668F"/>
    <w:rsid w:val="00116A7A"/>
    <w:rsid w:val="001171D5"/>
    <w:rsid w:val="001172A5"/>
    <w:rsid w:val="00120400"/>
    <w:rsid w:val="001209CA"/>
    <w:rsid w:val="00120AAA"/>
    <w:rsid w:val="00121809"/>
    <w:rsid w:val="0012198B"/>
    <w:rsid w:val="001227E1"/>
    <w:rsid w:val="00122E31"/>
    <w:rsid w:val="00123050"/>
    <w:rsid w:val="00123CB1"/>
    <w:rsid w:val="00124B98"/>
    <w:rsid w:val="00125198"/>
    <w:rsid w:val="00125A64"/>
    <w:rsid w:val="00125A71"/>
    <w:rsid w:val="00125CF6"/>
    <w:rsid w:val="00127182"/>
    <w:rsid w:val="001272DE"/>
    <w:rsid w:val="00127EF3"/>
    <w:rsid w:val="0013023E"/>
    <w:rsid w:val="001309EB"/>
    <w:rsid w:val="00131FB4"/>
    <w:rsid w:val="00132DE1"/>
    <w:rsid w:val="00133634"/>
    <w:rsid w:val="00136924"/>
    <w:rsid w:val="00136D52"/>
    <w:rsid w:val="00137A19"/>
    <w:rsid w:val="00137AB9"/>
    <w:rsid w:val="00141263"/>
    <w:rsid w:val="001420D7"/>
    <w:rsid w:val="00143AF2"/>
    <w:rsid w:val="00144BB7"/>
    <w:rsid w:val="001457B0"/>
    <w:rsid w:val="001459AC"/>
    <w:rsid w:val="001459AF"/>
    <w:rsid w:val="00145BFA"/>
    <w:rsid w:val="00145CA5"/>
    <w:rsid w:val="00145E97"/>
    <w:rsid w:val="00146B12"/>
    <w:rsid w:val="00146F2D"/>
    <w:rsid w:val="001470B4"/>
    <w:rsid w:val="0015095B"/>
    <w:rsid w:val="0015337F"/>
    <w:rsid w:val="00153785"/>
    <w:rsid w:val="00153FB3"/>
    <w:rsid w:val="00157014"/>
    <w:rsid w:val="001575B0"/>
    <w:rsid w:val="0016056D"/>
    <w:rsid w:val="00160D1D"/>
    <w:rsid w:val="0016110F"/>
    <w:rsid w:val="0016116C"/>
    <w:rsid w:val="00161193"/>
    <w:rsid w:val="001626CB"/>
    <w:rsid w:val="00163B0B"/>
    <w:rsid w:val="00163D36"/>
    <w:rsid w:val="001643DA"/>
    <w:rsid w:val="001650FA"/>
    <w:rsid w:val="00165AE4"/>
    <w:rsid w:val="0016643C"/>
    <w:rsid w:val="00166AD6"/>
    <w:rsid w:val="00170238"/>
    <w:rsid w:val="00171DAD"/>
    <w:rsid w:val="00171DB9"/>
    <w:rsid w:val="00172CA7"/>
    <w:rsid w:val="001738CA"/>
    <w:rsid w:val="00173E94"/>
    <w:rsid w:val="0017443D"/>
    <w:rsid w:val="00175206"/>
    <w:rsid w:val="00176063"/>
    <w:rsid w:val="0017666E"/>
    <w:rsid w:val="00176901"/>
    <w:rsid w:val="00176AD8"/>
    <w:rsid w:val="00176D12"/>
    <w:rsid w:val="001806C0"/>
    <w:rsid w:val="0018089C"/>
    <w:rsid w:val="001820A4"/>
    <w:rsid w:val="00182A85"/>
    <w:rsid w:val="00182B1A"/>
    <w:rsid w:val="001830F3"/>
    <w:rsid w:val="00184776"/>
    <w:rsid w:val="00184EC2"/>
    <w:rsid w:val="0018515C"/>
    <w:rsid w:val="001873E6"/>
    <w:rsid w:val="00190021"/>
    <w:rsid w:val="00190924"/>
    <w:rsid w:val="001917D4"/>
    <w:rsid w:val="00191F1D"/>
    <w:rsid w:val="00192B77"/>
    <w:rsid w:val="00192DCF"/>
    <w:rsid w:val="00194A3E"/>
    <w:rsid w:val="001953DA"/>
    <w:rsid w:val="001967FB"/>
    <w:rsid w:val="00196AD7"/>
    <w:rsid w:val="001977DE"/>
    <w:rsid w:val="001A01B4"/>
    <w:rsid w:val="001A0841"/>
    <w:rsid w:val="001A17E6"/>
    <w:rsid w:val="001A1D35"/>
    <w:rsid w:val="001A4898"/>
    <w:rsid w:val="001A7683"/>
    <w:rsid w:val="001A7E64"/>
    <w:rsid w:val="001B1556"/>
    <w:rsid w:val="001B1887"/>
    <w:rsid w:val="001B23D7"/>
    <w:rsid w:val="001B2509"/>
    <w:rsid w:val="001B2D16"/>
    <w:rsid w:val="001B3CDA"/>
    <w:rsid w:val="001B4367"/>
    <w:rsid w:val="001B4489"/>
    <w:rsid w:val="001B53E6"/>
    <w:rsid w:val="001B563A"/>
    <w:rsid w:val="001B5CA4"/>
    <w:rsid w:val="001B64EE"/>
    <w:rsid w:val="001B65E6"/>
    <w:rsid w:val="001B678E"/>
    <w:rsid w:val="001B7170"/>
    <w:rsid w:val="001C03D2"/>
    <w:rsid w:val="001C05D8"/>
    <w:rsid w:val="001C0AC2"/>
    <w:rsid w:val="001C0B50"/>
    <w:rsid w:val="001C1EBB"/>
    <w:rsid w:val="001C4D31"/>
    <w:rsid w:val="001C7DEF"/>
    <w:rsid w:val="001D0037"/>
    <w:rsid w:val="001D0393"/>
    <w:rsid w:val="001D0ADD"/>
    <w:rsid w:val="001D116A"/>
    <w:rsid w:val="001D3175"/>
    <w:rsid w:val="001D4897"/>
    <w:rsid w:val="001D5086"/>
    <w:rsid w:val="001D5300"/>
    <w:rsid w:val="001D537A"/>
    <w:rsid w:val="001D5628"/>
    <w:rsid w:val="001D6C5B"/>
    <w:rsid w:val="001D780C"/>
    <w:rsid w:val="001D7BD2"/>
    <w:rsid w:val="001E1655"/>
    <w:rsid w:val="001E46CC"/>
    <w:rsid w:val="001E5A2B"/>
    <w:rsid w:val="001E68BB"/>
    <w:rsid w:val="001F00B1"/>
    <w:rsid w:val="001F02F2"/>
    <w:rsid w:val="001F0F61"/>
    <w:rsid w:val="001F21CC"/>
    <w:rsid w:val="001F2ABE"/>
    <w:rsid w:val="001F33BF"/>
    <w:rsid w:val="001F3A21"/>
    <w:rsid w:val="001F5D55"/>
    <w:rsid w:val="001F6001"/>
    <w:rsid w:val="001F68D7"/>
    <w:rsid w:val="001F6E87"/>
    <w:rsid w:val="001F7551"/>
    <w:rsid w:val="001F799B"/>
    <w:rsid w:val="00200936"/>
    <w:rsid w:val="002010A7"/>
    <w:rsid w:val="002019D2"/>
    <w:rsid w:val="00201DA4"/>
    <w:rsid w:val="002021B4"/>
    <w:rsid w:val="00202D7B"/>
    <w:rsid w:val="002033FA"/>
    <w:rsid w:val="00205B58"/>
    <w:rsid w:val="00206331"/>
    <w:rsid w:val="00206867"/>
    <w:rsid w:val="002100F2"/>
    <w:rsid w:val="00210696"/>
    <w:rsid w:val="00210ACE"/>
    <w:rsid w:val="00210F4B"/>
    <w:rsid w:val="002118EE"/>
    <w:rsid w:val="0021267E"/>
    <w:rsid w:val="00212D24"/>
    <w:rsid w:val="00214451"/>
    <w:rsid w:val="002210B4"/>
    <w:rsid w:val="00221108"/>
    <w:rsid w:val="00221F8E"/>
    <w:rsid w:val="00222FCB"/>
    <w:rsid w:val="0022304A"/>
    <w:rsid w:val="002238FB"/>
    <w:rsid w:val="002241DE"/>
    <w:rsid w:val="00224891"/>
    <w:rsid w:val="00225229"/>
    <w:rsid w:val="002258AD"/>
    <w:rsid w:val="00225D1C"/>
    <w:rsid w:val="00226C77"/>
    <w:rsid w:val="0022734A"/>
    <w:rsid w:val="00227AAE"/>
    <w:rsid w:val="002300DB"/>
    <w:rsid w:val="00230C55"/>
    <w:rsid w:val="00231141"/>
    <w:rsid w:val="00231712"/>
    <w:rsid w:val="002319C5"/>
    <w:rsid w:val="00231ED9"/>
    <w:rsid w:val="00232275"/>
    <w:rsid w:val="0023342F"/>
    <w:rsid w:val="00233467"/>
    <w:rsid w:val="00233DC6"/>
    <w:rsid w:val="0023462B"/>
    <w:rsid w:val="0023682E"/>
    <w:rsid w:val="0023694C"/>
    <w:rsid w:val="00237629"/>
    <w:rsid w:val="002407C2"/>
    <w:rsid w:val="00241022"/>
    <w:rsid w:val="00241EBF"/>
    <w:rsid w:val="00242130"/>
    <w:rsid w:val="0024220A"/>
    <w:rsid w:val="002424DA"/>
    <w:rsid w:val="00242604"/>
    <w:rsid w:val="0024348D"/>
    <w:rsid w:val="00243DED"/>
    <w:rsid w:val="00243E0C"/>
    <w:rsid w:val="0024536B"/>
    <w:rsid w:val="00245925"/>
    <w:rsid w:val="0024664C"/>
    <w:rsid w:val="0024686B"/>
    <w:rsid w:val="0025081C"/>
    <w:rsid w:val="002508D8"/>
    <w:rsid w:val="00250E9C"/>
    <w:rsid w:val="00250F4C"/>
    <w:rsid w:val="00253ACF"/>
    <w:rsid w:val="002543BC"/>
    <w:rsid w:val="002546C9"/>
    <w:rsid w:val="002565DA"/>
    <w:rsid w:val="00256CE1"/>
    <w:rsid w:val="00257A6A"/>
    <w:rsid w:val="00260E62"/>
    <w:rsid w:val="00261203"/>
    <w:rsid w:val="00261837"/>
    <w:rsid w:val="00262074"/>
    <w:rsid w:val="00262661"/>
    <w:rsid w:val="00262C74"/>
    <w:rsid w:val="00263155"/>
    <w:rsid w:val="00264559"/>
    <w:rsid w:val="0026457D"/>
    <w:rsid w:val="00264DA2"/>
    <w:rsid w:val="00266CC3"/>
    <w:rsid w:val="00267BB9"/>
    <w:rsid w:val="00267D21"/>
    <w:rsid w:val="0027017C"/>
    <w:rsid w:val="002701BF"/>
    <w:rsid w:val="0027262D"/>
    <w:rsid w:val="0027296A"/>
    <w:rsid w:val="0027416A"/>
    <w:rsid w:val="00275A42"/>
    <w:rsid w:val="00275DD3"/>
    <w:rsid w:val="00276997"/>
    <w:rsid w:val="00277886"/>
    <w:rsid w:val="002801E1"/>
    <w:rsid w:val="00280AC5"/>
    <w:rsid w:val="002813E2"/>
    <w:rsid w:val="0028173B"/>
    <w:rsid w:val="002817C3"/>
    <w:rsid w:val="002833DB"/>
    <w:rsid w:val="0028440A"/>
    <w:rsid w:val="0028440B"/>
    <w:rsid w:val="0028481B"/>
    <w:rsid w:val="00286BB8"/>
    <w:rsid w:val="00286BE3"/>
    <w:rsid w:val="00287E75"/>
    <w:rsid w:val="00290536"/>
    <w:rsid w:val="00290AA7"/>
    <w:rsid w:val="0029106B"/>
    <w:rsid w:val="0029140D"/>
    <w:rsid w:val="00291CB6"/>
    <w:rsid w:val="00293A47"/>
    <w:rsid w:val="00297C92"/>
    <w:rsid w:val="002A07CA"/>
    <w:rsid w:val="002A0B54"/>
    <w:rsid w:val="002A13E9"/>
    <w:rsid w:val="002A28F3"/>
    <w:rsid w:val="002A2E38"/>
    <w:rsid w:val="002A3455"/>
    <w:rsid w:val="002A44F7"/>
    <w:rsid w:val="002A4F51"/>
    <w:rsid w:val="002A4F84"/>
    <w:rsid w:val="002A53A7"/>
    <w:rsid w:val="002A55CC"/>
    <w:rsid w:val="002A5A56"/>
    <w:rsid w:val="002A61DC"/>
    <w:rsid w:val="002A664A"/>
    <w:rsid w:val="002A6A7C"/>
    <w:rsid w:val="002A75D6"/>
    <w:rsid w:val="002A75E8"/>
    <w:rsid w:val="002A7B99"/>
    <w:rsid w:val="002B041D"/>
    <w:rsid w:val="002B04C0"/>
    <w:rsid w:val="002B0532"/>
    <w:rsid w:val="002B0CA4"/>
    <w:rsid w:val="002B14E4"/>
    <w:rsid w:val="002B1544"/>
    <w:rsid w:val="002B4B9A"/>
    <w:rsid w:val="002B4F4B"/>
    <w:rsid w:val="002B5FA8"/>
    <w:rsid w:val="002B6562"/>
    <w:rsid w:val="002B6996"/>
    <w:rsid w:val="002B7A5F"/>
    <w:rsid w:val="002B7C7C"/>
    <w:rsid w:val="002B7E79"/>
    <w:rsid w:val="002B7E7E"/>
    <w:rsid w:val="002C0695"/>
    <w:rsid w:val="002C11E5"/>
    <w:rsid w:val="002C1837"/>
    <w:rsid w:val="002C26E3"/>
    <w:rsid w:val="002C2842"/>
    <w:rsid w:val="002C322F"/>
    <w:rsid w:val="002C3401"/>
    <w:rsid w:val="002C48A2"/>
    <w:rsid w:val="002C48C9"/>
    <w:rsid w:val="002C4FAF"/>
    <w:rsid w:val="002C55D4"/>
    <w:rsid w:val="002C6139"/>
    <w:rsid w:val="002C6682"/>
    <w:rsid w:val="002C71E9"/>
    <w:rsid w:val="002D0987"/>
    <w:rsid w:val="002D2FD3"/>
    <w:rsid w:val="002D367C"/>
    <w:rsid w:val="002D377E"/>
    <w:rsid w:val="002D44F2"/>
    <w:rsid w:val="002D47F2"/>
    <w:rsid w:val="002D508C"/>
    <w:rsid w:val="002D5348"/>
    <w:rsid w:val="002D5661"/>
    <w:rsid w:val="002D5A86"/>
    <w:rsid w:val="002D6870"/>
    <w:rsid w:val="002D6BFA"/>
    <w:rsid w:val="002D7C6E"/>
    <w:rsid w:val="002E00AE"/>
    <w:rsid w:val="002E14B3"/>
    <w:rsid w:val="002E247F"/>
    <w:rsid w:val="002E2C90"/>
    <w:rsid w:val="002E32B5"/>
    <w:rsid w:val="002E3DFD"/>
    <w:rsid w:val="002E4E0E"/>
    <w:rsid w:val="002E526E"/>
    <w:rsid w:val="002E5495"/>
    <w:rsid w:val="002E70F3"/>
    <w:rsid w:val="002E7520"/>
    <w:rsid w:val="002F3929"/>
    <w:rsid w:val="002F3DC1"/>
    <w:rsid w:val="002F50BB"/>
    <w:rsid w:val="002F5856"/>
    <w:rsid w:val="002F5A49"/>
    <w:rsid w:val="002F5CA7"/>
    <w:rsid w:val="002F7D37"/>
    <w:rsid w:val="0030037B"/>
    <w:rsid w:val="00300D8C"/>
    <w:rsid w:val="00301B0A"/>
    <w:rsid w:val="00302212"/>
    <w:rsid w:val="003028E5"/>
    <w:rsid w:val="00302FE9"/>
    <w:rsid w:val="00303051"/>
    <w:rsid w:val="00303323"/>
    <w:rsid w:val="00304324"/>
    <w:rsid w:val="00304415"/>
    <w:rsid w:val="003051D6"/>
    <w:rsid w:val="00305567"/>
    <w:rsid w:val="00305C75"/>
    <w:rsid w:val="003068E2"/>
    <w:rsid w:val="00306F6B"/>
    <w:rsid w:val="00307339"/>
    <w:rsid w:val="003076DB"/>
    <w:rsid w:val="00310058"/>
    <w:rsid w:val="00310D71"/>
    <w:rsid w:val="0031305A"/>
    <w:rsid w:val="003148F1"/>
    <w:rsid w:val="003150E3"/>
    <w:rsid w:val="00315C2C"/>
    <w:rsid w:val="00316303"/>
    <w:rsid w:val="00316960"/>
    <w:rsid w:val="00316A87"/>
    <w:rsid w:val="00316BA2"/>
    <w:rsid w:val="003178C5"/>
    <w:rsid w:val="00320362"/>
    <w:rsid w:val="00320FB6"/>
    <w:rsid w:val="003218A4"/>
    <w:rsid w:val="0032213D"/>
    <w:rsid w:val="00322263"/>
    <w:rsid w:val="003223C5"/>
    <w:rsid w:val="00323927"/>
    <w:rsid w:val="00324039"/>
    <w:rsid w:val="00324969"/>
    <w:rsid w:val="00325256"/>
    <w:rsid w:val="0032537A"/>
    <w:rsid w:val="00326212"/>
    <w:rsid w:val="00326510"/>
    <w:rsid w:val="00326565"/>
    <w:rsid w:val="0032693E"/>
    <w:rsid w:val="003278CC"/>
    <w:rsid w:val="00332C91"/>
    <w:rsid w:val="0033336D"/>
    <w:rsid w:val="0033398A"/>
    <w:rsid w:val="00334514"/>
    <w:rsid w:val="00334DFA"/>
    <w:rsid w:val="003355C6"/>
    <w:rsid w:val="00336607"/>
    <w:rsid w:val="00337774"/>
    <w:rsid w:val="00337D7D"/>
    <w:rsid w:val="00337DC2"/>
    <w:rsid w:val="00340C70"/>
    <w:rsid w:val="00340E49"/>
    <w:rsid w:val="00341299"/>
    <w:rsid w:val="00341DF6"/>
    <w:rsid w:val="00342081"/>
    <w:rsid w:val="003421EC"/>
    <w:rsid w:val="003424BB"/>
    <w:rsid w:val="00343133"/>
    <w:rsid w:val="003435C9"/>
    <w:rsid w:val="003445A0"/>
    <w:rsid w:val="003453D8"/>
    <w:rsid w:val="003468A3"/>
    <w:rsid w:val="00346B7D"/>
    <w:rsid w:val="00346CDF"/>
    <w:rsid w:val="0034701E"/>
    <w:rsid w:val="00347D26"/>
    <w:rsid w:val="00350797"/>
    <w:rsid w:val="003515FA"/>
    <w:rsid w:val="00351698"/>
    <w:rsid w:val="00351DF7"/>
    <w:rsid w:val="0035218B"/>
    <w:rsid w:val="00352327"/>
    <w:rsid w:val="003528EA"/>
    <w:rsid w:val="0035334E"/>
    <w:rsid w:val="00353D4A"/>
    <w:rsid w:val="00354DF1"/>
    <w:rsid w:val="003551D7"/>
    <w:rsid w:val="00355501"/>
    <w:rsid w:val="003564F2"/>
    <w:rsid w:val="00360EDE"/>
    <w:rsid w:val="00361070"/>
    <w:rsid w:val="00361463"/>
    <w:rsid w:val="0036203E"/>
    <w:rsid w:val="0036293B"/>
    <w:rsid w:val="003629DB"/>
    <w:rsid w:val="00362A5D"/>
    <w:rsid w:val="00362B47"/>
    <w:rsid w:val="00362E08"/>
    <w:rsid w:val="003632E2"/>
    <w:rsid w:val="003632EB"/>
    <w:rsid w:val="00365060"/>
    <w:rsid w:val="00365120"/>
    <w:rsid w:val="00365832"/>
    <w:rsid w:val="00370377"/>
    <w:rsid w:val="00370497"/>
    <w:rsid w:val="00370A8C"/>
    <w:rsid w:val="00370D0B"/>
    <w:rsid w:val="0037153A"/>
    <w:rsid w:val="00372468"/>
    <w:rsid w:val="00372569"/>
    <w:rsid w:val="00372D06"/>
    <w:rsid w:val="00372D49"/>
    <w:rsid w:val="003735FB"/>
    <w:rsid w:val="003746EB"/>
    <w:rsid w:val="00374CDB"/>
    <w:rsid w:val="0037596D"/>
    <w:rsid w:val="0037681F"/>
    <w:rsid w:val="00376B45"/>
    <w:rsid w:val="00377101"/>
    <w:rsid w:val="00377A23"/>
    <w:rsid w:val="00377BF6"/>
    <w:rsid w:val="0038071A"/>
    <w:rsid w:val="0038081C"/>
    <w:rsid w:val="00381281"/>
    <w:rsid w:val="003814C4"/>
    <w:rsid w:val="0038162B"/>
    <w:rsid w:val="0038232C"/>
    <w:rsid w:val="00382B2A"/>
    <w:rsid w:val="00382BAA"/>
    <w:rsid w:val="003830B7"/>
    <w:rsid w:val="003840EE"/>
    <w:rsid w:val="003851D5"/>
    <w:rsid w:val="00385AEE"/>
    <w:rsid w:val="003861B3"/>
    <w:rsid w:val="00386A9C"/>
    <w:rsid w:val="00386C96"/>
    <w:rsid w:val="00386FAF"/>
    <w:rsid w:val="0039140F"/>
    <w:rsid w:val="00392340"/>
    <w:rsid w:val="00392839"/>
    <w:rsid w:val="0039381E"/>
    <w:rsid w:val="0039394D"/>
    <w:rsid w:val="00393F41"/>
    <w:rsid w:val="00396075"/>
    <w:rsid w:val="003963A9"/>
    <w:rsid w:val="00396D12"/>
    <w:rsid w:val="00396EA7"/>
    <w:rsid w:val="003979F5"/>
    <w:rsid w:val="003A0D27"/>
    <w:rsid w:val="003A0D5C"/>
    <w:rsid w:val="003A1485"/>
    <w:rsid w:val="003A1CF1"/>
    <w:rsid w:val="003A3DE5"/>
    <w:rsid w:val="003A3FFE"/>
    <w:rsid w:val="003A52B4"/>
    <w:rsid w:val="003A5EE3"/>
    <w:rsid w:val="003A6B17"/>
    <w:rsid w:val="003A6E85"/>
    <w:rsid w:val="003A7576"/>
    <w:rsid w:val="003A77FB"/>
    <w:rsid w:val="003B0212"/>
    <w:rsid w:val="003B2515"/>
    <w:rsid w:val="003B2BEF"/>
    <w:rsid w:val="003B301E"/>
    <w:rsid w:val="003B5006"/>
    <w:rsid w:val="003B53EE"/>
    <w:rsid w:val="003B55BE"/>
    <w:rsid w:val="003B5A06"/>
    <w:rsid w:val="003B7678"/>
    <w:rsid w:val="003B7EF8"/>
    <w:rsid w:val="003C1036"/>
    <w:rsid w:val="003C2019"/>
    <w:rsid w:val="003C299F"/>
    <w:rsid w:val="003C2A86"/>
    <w:rsid w:val="003C30A4"/>
    <w:rsid w:val="003C483D"/>
    <w:rsid w:val="003C4E52"/>
    <w:rsid w:val="003C532F"/>
    <w:rsid w:val="003C5C76"/>
    <w:rsid w:val="003C5DFD"/>
    <w:rsid w:val="003C70C8"/>
    <w:rsid w:val="003C754D"/>
    <w:rsid w:val="003C799C"/>
    <w:rsid w:val="003D0FDF"/>
    <w:rsid w:val="003D3D74"/>
    <w:rsid w:val="003D3E46"/>
    <w:rsid w:val="003D508C"/>
    <w:rsid w:val="003D51E8"/>
    <w:rsid w:val="003D52BF"/>
    <w:rsid w:val="003D574F"/>
    <w:rsid w:val="003D5A25"/>
    <w:rsid w:val="003D5C29"/>
    <w:rsid w:val="003D670A"/>
    <w:rsid w:val="003D710E"/>
    <w:rsid w:val="003D7388"/>
    <w:rsid w:val="003D7941"/>
    <w:rsid w:val="003E01C5"/>
    <w:rsid w:val="003E128D"/>
    <w:rsid w:val="003E364C"/>
    <w:rsid w:val="003E410A"/>
    <w:rsid w:val="003E4555"/>
    <w:rsid w:val="003E5117"/>
    <w:rsid w:val="003E6DEB"/>
    <w:rsid w:val="003E72FF"/>
    <w:rsid w:val="003F00EE"/>
    <w:rsid w:val="003F0543"/>
    <w:rsid w:val="003F0F06"/>
    <w:rsid w:val="003F1D5B"/>
    <w:rsid w:val="003F27AD"/>
    <w:rsid w:val="003F31B8"/>
    <w:rsid w:val="003F4062"/>
    <w:rsid w:val="003F4472"/>
    <w:rsid w:val="003F5A37"/>
    <w:rsid w:val="003F5FD4"/>
    <w:rsid w:val="003F765B"/>
    <w:rsid w:val="0040065F"/>
    <w:rsid w:val="00400DE3"/>
    <w:rsid w:val="00401AA5"/>
    <w:rsid w:val="00402275"/>
    <w:rsid w:val="004022A9"/>
    <w:rsid w:val="00405D67"/>
    <w:rsid w:val="00405ED7"/>
    <w:rsid w:val="00407B43"/>
    <w:rsid w:val="00407CBD"/>
    <w:rsid w:val="00410598"/>
    <w:rsid w:val="00411072"/>
    <w:rsid w:val="004115C4"/>
    <w:rsid w:val="0041219A"/>
    <w:rsid w:val="004130E9"/>
    <w:rsid w:val="00413353"/>
    <w:rsid w:val="00413C63"/>
    <w:rsid w:val="00413D2C"/>
    <w:rsid w:val="00414534"/>
    <w:rsid w:val="0042017D"/>
    <w:rsid w:val="00420ECB"/>
    <w:rsid w:val="00420F99"/>
    <w:rsid w:val="00420FEB"/>
    <w:rsid w:val="00421611"/>
    <w:rsid w:val="00421A73"/>
    <w:rsid w:val="0042265B"/>
    <w:rsid w:val="00422F0E"/>
    <w:rsid w:val="004232AD"/>
    <w:rsid w:val="00423495"/>
    <w:rsid w:val="00423857"/>
    <w:rsid w:val="0042401C"/>
    <w:rsid w:val="004244F9"/>
    <w:rsid w:val="00424E72"/>
    <w:rsid w:val="00425B6A"/>
    <w:rsid w:val="00426C75"/>
    <w:rsid w:val="00427249"/>
    <w:rsid w:val="00431026"/>
    <w:rsid w:val="00432365"/>
    <w:rsid w:val="004323DA"/>
    <w:rsid w:val="004331DD"/>
    <w:rsid w:val="0043447C"/>
    <w:rsid w:val="00434662"/>
    <w:rsid w:val="004349C6"/>
    <w:rsid w:val="00436070"/>
    <w:rsid w:val="0043684F"/>
    <w:rsid w:val="00436EC3"/>
    <w:rsid w:val="0043709F"/>
    <w:rsid w:val="00437EAF"/>
    <w:rsid w:val="00440926"/>
    <w:rsid w:val="0044097C"/>
    <w:rsid w:val="00440EF5"/>
    <w:rsid w:val="0044159C"/>
    <w:rsid w:val="0044257F"/>
    <w:rsid w:val="00443331"/>
    <w:rsid w:val="00444D06"/>
    <w:rsid w:val="00444EF8"/>
    <w:rsid w:val="00445380"/>
    <w:rsid w:val="00445BAB"/>
    <w:rsid w:val="004473BC"/>
    <w:rsid w:val="0045060A"/>
    <w:rsid w:val="00451B59"/>
    <w:rsid w:val="00452300"/>
    <w:rsid w:val="00452964"/>
    <w:rsid w:val="0045315B"/>
    <w:rsid w:val="00453565"/>
    <w:rsid w:val="00453C48"/>
    <w:rsid w:val="00455C72"/>
    <w:rsid w:val="00456D2E"/>
    <w:rsid w:val="00457BA7"/>
    <w:rsid w:val="00460ACA"/>
    <w:rsid w:val="004610EC"/>
    <w:rsid w:val="00462A39"/>
    <w:rsid w:val="00463671"/>
    <w:rsid w:val="00464418"/>
    <w:rsid w:val="004651D7"/>
    <w:rsid w:val="00466ED5"/>
    <w:rsid w:val="00467453"/>
    <w:rsid w:val="00470289"/>
    <w:rsid w:val="0047094F"/>
    <w:rsid w:val="00471E72"/>
    <w:rsid w:val="00472530"/>
    <w:rsid w:val="0047295B"/>
    <w:rsid w:val="00472B00"/>
    <w:rsid w:val="00473069"/>
    <w:rsid w:val="00474DBE"/>
    <w:rsid w:val="00475106"/>
    <w:rsid w:val="004753E0"/>
    <w:rsid w:val="00475941"/>
    <w:rsid w:val="004763E0"/>
    <w:rsid w:val="0047655E"/>
    <w:rsid w:val="00476BEE"/>
    <w:rsid w:val="0047791A"/>
    <w:rsid w:val="00480681"/>
    <w:rsid w:val="00480F9E"/>
    <w:rsid w:val="00483119"/>
    <w:rsid w:val="004835A5"/>
    <w:rsid w:val="00484995"/>
    <w:rsid w:val="00484B88"/>
    <w:rsid w:val="00486020"/>
    <w:rsid w:val="00486395"/>
    <w:rsid w:val="00486EF7"/>
    <w:rsid w:val="00487244"/>
    <w:rsid w:val="00487EEB"/>
    <w:rsid w:val="004904BE"/>
    <w:rsid w:val="00490A94"/>
    <w:rsid w:val="00490DA8"/>
    <w:rsid w:val="00491554"/>
    <w:rsid w:val="00491EA2"/>
    <w:rsid w:val="004935B6"/>
    <w:rsid w:val="00493891"/>
    <w:rsid w:val="004939FA"/>
    <w:rsid w:val="00493CCB"/>
    <w:rsid w:val="004952DC"/>
    <w:rsid w:val="00495933"/>
    <w:rsid w:val="00497071"/>
    <w:rsid w:val="004976D9"/>
    <w:rsid w:val="00497A2B"/>
    <w:rsid w:val="00497B6A"/>
    <w:rsid w:val="00497CA2"/>
    <w:rsid w:val="00497E08"/>
    <w:rsid w:val="004A0E5C"/>
    <w:rsid w:val="004A1117"/>
    <w:rsid w:val="004A1E6A"/>
    <w:rsid w:val="004A21D5"/>
    <w:rsid w:val="004A2A00"/>
    <w:rsid w:val="004A3355"/>
    <w:rsid w:val="004A365B"/>
    <w:rsid w:val="004A37E8"/>
    <w:rsid w:val="004A3AEA"/>
    <w:rsid w:val="004A3BA4"/>
    <w:rsid w:val="004A40E9"/>
    <w:rsid w:val="004B20F4"/>
    <w:rsid w:val="004B2603"/>
    <w:rsid w:val="004B2990"/>
    <w:rsid w:val="004B2EBB"/>
    <w:rsid w:val="004B2F44"/>
    <w:rsid w:val="004B6FF1"/>
    <w:rsid w:val="004B75A3"/>
    <w:rsid w:val="004B7941"/>
    <w:rsid w:val="004B7E2D"/>
    <w:rsid w:val="004C0D08"/>
    <w:rsid w:val="004C0ECB"/>
    <w:rsid w:val="004C1763"/>
    <w:rsid w:val="004C1DD3"/>
    <w:rsid w:val="004C2688"/>
    <w:rsid w:val="004C2AFA"/>
    <w:rsid w:val="004C32D9"/>
    <w:rsid w:val="004C37B1"/>
    <w:rsid w:val="004C3918"/>
    <w:rsid w:val="004C3ABE"/>
    <w:rsid w:val="004C45FC"/>
    <w:rsid w:val="004C4FF8"/>
    <w:rsid w:val="004C554F"/>
    <w:rsid w:val="004C592D"/>
    <w:rsid w:val="004C72E8"/>
    <w:rsid w:val="004C779C"/>
    <w:rsid w:val="004D0E4A"/>
    <w:rsid w:val="004D15BD"/>
    <w:rsid w:val="004D18B1"/>
    <w:rsid w:val="004D1900"/>
    <w:rsid w:val="004D1A87"/>
    <w:rsid w:val="004D1C8B"/>
    <w:rsid w:val="004D4C8A"/>
    <w:rsid w:val="004D50F2"/>
    <w:rsid w:val="004D62F3"/>
    <w:rsid w:val="004D66DE"/>
    <w:rsid w:val="004D6993"/>
    <w:rsid w:val="004D6AA2"/>
    <w:rsid w:val="004E00D2"/>
    <w:rsid w:val="004E1923"/>
    <w:rsid w:val="004E2437"/>
    <w:rsid w:val="004E312A"/>
    <w:rsid w:val="004E3AED"/>
    <w:rsid w:val="004E47D4"/>
    <w:rsid w:val="004E66B6"/>
    <w:rsid w:val="004F0305"/>
    <w:rsid w:val="004F099B"/>
    <w:rsid w:val="004F0F6C"/>
    <w:rsid w:val="004F36F5"/>
    <w:rsid w:val="004F4D8C"/>
    <w:rsid w:val="004F5524"/>
    <w:rsid w:val="004F5597"/>
    <w:rsid w:val="004F599D"/>
    <w:rsid w:val="004F5DE8"/>
    <w:rsid w:val="004F6707"/>
    <w:rsid w:val="004F6F18"/>
    <w:rsid w:val="004F7844"/>
    <w:rsid w:val="00500695"/>
    <w:rsid w:val="00500C49"/>
    <w:rsid w:val="00500EF7"/>
    <w:rsid w:val="00500F4E"/>
    <w:rsid w:val="00501989"/>
    <w:rsid w:val="00502963"/>
    <w:rsid w:val="00502B10"/>
    <w:rsid w:val="005037E9"/>
    <w:rsid w:val="00503EEA"/>
    <w:rsid w:val="005048D3"/>
    <w:rsid w:val="00504D44"/>
    <w:rsid w:val="00506049"/>
    <w:rsid w:val="00506520"/>
    <w:rsid w:val="00507D40"/>
    <w:rsid w:val="0051001E"/>
    <w:rsid w:val="005103D4"/>
    <w:rsid w:val="005108B3"/>
    <w:rsid w:val="00511F4E"/>
    <w:rsid w:val="00512D10"/>
    <w:rsid w:val="00513AEE"/>
    <w:rsid w:val="00514414"/>
    <w:rsid w:val="005154DF"/>
    <w:rsid w:val="005155F6"/>
    <w:rsid w:val="00515F85"/>
    <w:rsid w:val="00517600"/>
    <w:rsid w:val="00517DCB"/>
    <w:rsid w:val="00517DEE"/>
    <w:rsid w:val="0052007A"/>
    <w:rsid w:val="0052018F"/>
    <w:rsid w:val="005205CD"/>
    <w:rsid w:val="0052099F"/>
    <w:rsid w:val="00520A91"/>
    <w:rsid w:val="00520E6B"/>
    <w:rsid w:val="005223B5"/>
    <w:rsid w:val="00522D75"/>
    <w:rsid w:val="00522D77"/>
    <w:rsid w:val="00523CFD"/>
    <w:rsid w:val="005243B2"/>
    <w:rsid w:val="005243EC"/>
    <w:rsid w:val="00524D5F"/>
    <w:rsid w:val="0052566C"/>
    <w:rsid w:val="005259C6"/>
    <w:rsid w:val="005262AC"/>
    <w:rsid w:val="00527253"/>
    <w:rsid w:val="005306FB"/>
    <w:rsid w:val="00532059"/>
    <w:rsid w:val="00532386"/>
    <w:rsid w:val="0053270B"/>
    <w:rsid w:val="005333FC"/>
    <w:rsid w:val="005334DA"/>
    <w:rsid w:val="00534032"/>
    <w:rsid w:val="005341D6"/>
    <w:rsid w:val="0053517E"/>
    <w:rsid w:val="0053527A"/>
    <w:rsid w:val="00535BC8"/>
    <w:rsid w:val="00536C71"/>
    <w:rsid w:val="005407DE"/>
    <w:rsid w:val="00540F34"/>
    <w:rsid w:val="00541B8D"/>
    <w:rsid w:val="00541C95"/>
    <w:rsid w:val="00542053"/>
    <w:rsid w:val="00544304"/>
    <w:rsid w:val="0054500A"/>
    <w:rsid w:val="00545198"/>
    <w:rsid w:val="005453B5"/>
    <w:rsid w:val="00545852"/>
    <w:rsid w:val="0054606C"/>
    <w:rsid w:val="00546C13"/>
    <w:rsid w:val="00546E32"/>
    <w:rsid w:val="00546EFA"/>
    <w:rsid w:val="00547A15"/>
    <w:rsid w:val="005518DB"/>
    <w:rsid w:val="00551D23"/>
    <w:rsid w:val="0055233D"/>
    <w:rsid w:val="0055327B"/>
    <w:rsid w:val="005535C5"/>
    <w:rsid w:val="00553E77"/>
    <w:rsid w:val="0055526E"/>
    <w:rsid w:val="0055571C"/>
    <w:rsid w:val="00555C9E"/>
    <w:rsid w:val="00555D20"/>
    <w:rsid w:val="0055616F"/>
    <w:rsid w:val="00556960"/>
    <w:rsid w:val="00556B4C"/>
    <w:rsid w:val="0055730E"/>
    <w:rsid w:val="005573B7"/>
    <w:rsid w:val="00557C77"/>
    <w:rsid w:val="0056213A"/>
    <w:rsid w:val="00563B7A"/>
    <w:rsid w:val="00564DBE"/>
    <w:rsid w:val="00565EBB"/>
    <w:rsid w:val="0056689C"/>
    <w:rsid w:val="00567332"/>
    <w:rsid w:val="0057169E"/>
    <w:rsid w:val="00572D6D"/>
    <w:rsid w:val="005732A0"/>
    <w:rsid w:val="00573910"/>
    <w:rsid w:val="00573BF9"/>
    <w:rsid w:val="00573E2D"/>
    <w:rsid w:val="0057484D"/>
    <w:rsid w:val="00574AF2"/>
    <w:rsid w:val="00574F12"/>
    <w:rsid w:val="00575262"/>
    <w:rsid w:val="00576157"/>
    <w:rsid w:val="00576C10"/>
    <w:rsid w:val="00576FB3"/>
    <w:rsid w:val="0058016A"/>
    <w:rsid w:val="00580399"/>
    <w:rsid w:val="005818A2"/>
    <w:rsid w:val="0058245A"/>
    <w:rsid w:val="00582500"/>
    <w:rsid w:val="00582BAC"/>
    <w:rsid w:val="00582BE6"/>
    <w:rsid w:val="0058545C"/>
    <w:rsid w:val="00586CFF"/>
    <w:rsid w:val="0058741D"/>
    <w:rsid w:val="00591435"/>
    <w:rsid w:val="00592513"/>
    <w:rsid w:val="00592661"/>
    <w:rsid w:val="00592A10"/>
    <w:rsid w:val="00593E93"/>
    <w:rsid w:val="00593F3A"/>
    <w:rsid w:val="00596554"/>
    <w:rsid w:val="00596BE6"/>
    <w:rsid w:val="00596CE4"/>
    <w:rsid w:val="005977D5"/>
    <w:rsid w:val="005A1A1D"/>
    <w:rsid w:val="005A2176"/>
    <w:rsid w:val="005A25E5"/>
    <w:rsid w:val="005A2C40"/>
    <w:rsid w:val="005A3277"/>
    <w:rsid w:val="005A3820"/>
    <w:rsid w:val="005A41A1"/>
    <w:rsid w:val="005A4AE5"/>
    <w:rsid w:val="005A5865"/>
    <w:rsid w:val="005A5B00"/>
    <w:rsid w:val="005A5C29"/>
    <w:rsid w:val="005A60B3"/>
    <w:rsid w:val="005A61E3"/>
    <w:rsid w:val="005A6910"/>
    <w:rsid w:val="005A6CD5"/>
    <w:rsid w:val="005A6E21"/>
    <w:rsid w:val="005A71F5"/>
    <w:rsid w:val="005A7803"/>
    <w:rsid w:val="005B0090"/>
    <w:rsid w:val="005B12B5"/>
    <w:rsid w:val="005B13E9"/>
    <w:rsid w:val="005B367B"/>
    <w:rsid w:val="005B42EC"/>
    <w:rsid w:val="005B44C7"/>
    <w:rsid w:val="005B4E21"/>
    <w:rsid w:val="005B5082"/>
    <w:rsid w:val="005B6564"/>
    <w:rsid w:val="005B7CB2"/>
    <w:rsid w:val="005B7F9B"/>
    <w:rsid w:val="005C08C8"/>
    <w:rsid w:val="005C0ED6"/>
    <w:rsid w:val="005C0FC3"/>
    <w:rsid w:val="005C1133"/>
    <w:rsid w:val="005C13D1"/>
    <w:rsid w:val="005C209C"/>
    <w:rsid w:val="005C26C0"/>
    <w:rsid w:val="005C3388"/>
    <w:rsid w:val="005C37D1"/>
    <w:rsid w:val="005C37DE"/>
    <w:rsid w:val="005C3BF3"/>
    <w:rsid w:val="005C4207"/>
    <w:rsid w:val="005C7008"/>
    <w:rsid w:val="005C766C"/>
    <w:rsid w:val="005C7F0A"/>
    <w:rsid w:val="005D01BE"/>
    <w:rsid w:val="005D0602"/>
    <w:rsid w:val="005D0D50"/>
    <w:rsid w:val="005D1A25"/>
    <w:rsid w:val="005D28BD"/>
    <w:rsid w:val="005D39A7"/>
    <w:rsid w:val="005D4C45"/>
    <w:rsid w:val="005D6057"/>
    <w:rsid w:val="005D67F1"/>
    <w:rsid w:val="005D6C0F"/>
    <w:rsid w:val="005D6EF8"/>
    <w:rsid w:val="005D78E2"/>
    <w:rsid w:val="005E01ED"/>
    <w:rsid w:val="005E15C8"/>
    <w:rsid w:val="005E1618"/>
    <w:rsid w:val="005E1D40"/>
    <w:rsid w:val="005E3476"/>
    <w:rsid w:val="005E3586"/>
    <w:rsid w:val="005E37E8"/>
    <w:rsid w:val="005E382E"/>
    <w:rsid w:val="005E4860"/>
    <w:rsid w:val="005E486C"/>
    <w:rsid w:val="005E5084"/>
    <w:rsid w:val="005E5105"/>
    <w:rsid w:val="005E5A21"/>
    <w:rsid w:val="005E5B4F"/>
    <w:rsid w:val="005E77D4"/>
    <w:rsid w:val="005E79E9"/>
    <w:rsid w:val="005F0841"/>
    <w:rsid w:val="005F11FE"/>
    <w:rsid w:val="005F1533"/>
    <w:rsid w:val="005F1777"/>
    <w:rsid w:val="005F28A4"/>
    <w:rsid w:val="005F35B3"/>
    <w:rsid w:val="005F4414"/>
    <w:rsid w:val="005F4749"/>
    <w:rsid w:val="005F4AFF"/>
    <w:rsid w:val="005F4BB6"/>
    <w:rsid w:val="005F5978"/>
    <w:rsid w:val="005F6214"/>
    <w:rsid w:val="005F62FA"/>
    <w:rsid w:val="005F6E3C"/>
    <w:rsid w:val="005F759D"/>
    <w:rsid w:val="005F7DD2"/>
    <w:rsid w:val="0060073D"/>
    <w:rsid w:val="00600E87"/>
    <w:rsid w:val="00601681"/>
    <w:rsid w:val="006017A6"/>
    <w:rsid w:val="00601807"/>
    <w:rsid w:val="006039BB"/>
    <w:rsid w:val="00605167"/>
    <w:rsid w:val="006057B5"/>
    <w:rsid w:val="0060666F"/>
    <w:rsid w:val="00606C99"/>
    <w:rsid w:val="0060754B"/>
    <w:rsid w:val="006079EC"/>
    <w:rsid w:val="00607E7F"/>
    <w:rsid w:val="006104C1"/>
    <w:rsid w:val="00611267"/>
    <w:rsid w:val="00611D10"/>
    <w:rsid w:val="006123A2"/>
    <w:rsid w:val="0061253D"/>
    <w:rsid w:val="00614751"/>
    <w:rsid w:val="006149B3"/>
    <w:rsid w:val="00614AA5"/>
    <w:rsid w:val="00614D85"/>
    <w:rsid w:val="00615192"/>
    <w:rsid w:val="00616012"/>
    <w:rsid w:val="00616969"/>
    <w:rsid w:val="00617883"/>
    <w:rsid w:val="006203F0"/>
    <w:rsid w:val="0062078D"/>
    <w:rsid w:val="00620C86"/>
    <w:rsid w:val="00620EB0"/>
    <w:rsid w:val="00620EB9"/>
    <w:rsid w:val="006213AB"/>
    <w:rsid w:val="00621B25"/>
    <w:rsid w:val="00622A9E"/>
    <w:rsid w:val="00623262"/>
    <w:rsid w:val="006235F1"/>
    <w:rsid w:val="006237BA"/>
    <w:rsid w:val="00624C36"/>
    <w:rsid w:val="00625D96"/>
    <w:rsid w:val="00625E11"/>
    <w:rsid w:val="00626363"/>
    <w:rsid w:val="006301C7"/>
    <w:rsid w:val="00630233"/>
    <w:rsid w:val="00630295"/>
    <w:rsid w:val="006309AC"/>
    <w:rsid w:val="00630E56"/>
    <w:rsid w:val="00630E6D"/>
    <w:rsid w:val="00630F4B"/>
    <w:rsid w:val="00631166"/>
    <w:rsid w:val="0063210B"/>
    <w:rsid w:val="006328DF"/>
    <w:rsid w:val="00633A73"/>
    <w:rsid w:val="0063446B"/>
    <w:rsid w:val="00634811"/>
    <w:rsid w:val="00635CDE"/>
    <w:rsid w:val="00636DBD"/>
    <w:rsid w:val="00636E99"/>
    <w:rsid w:val="006403AD"/>
    <w:rsid w:val="00641E03"/>
    <w:rsid w:val="0064311D"/>
    <w:rsid w:val="00645255"/>
    <w:rsid w:val="006462BA"/>
    <w:rsid w:val="00647612"/>
    <w:rsid w:val="00647C4D"/>
    <w:rsid w:val="00650282"/>
    <w:rsid w:val="006506EF"/>
    <w:rsid w:val="006509AF"/>
    <w:rsid w:val="00650E8C"/>
    <w:rsid w:val="00651116"/>
    <w:rsid w:val="006515A8"/>
    <w:rsid w:val="00653349"/>
    <w:rsid w:val="0065394F"/>
    <w:rsid w:val="00653DB5"/>
    <w:rsid w:val="0065411A"/>
    <w:rsid w:val="006542DD"/>
    <w:rsid w:val="00655241"/>
    <w:rsid w:val="006559FF"/>
    <w:rsid w:val="00655EEC"/>
    <w:rsid w:val="0065613F"/>
    <w:rsid w:val="006563CA"/>
    <w:rsid w:val="00656806"/>
    <w:rsid w:val="006612EB"/>
    <w:rsid w:val="0066177B"/>
    <w:rsid w:val="00661BDB"/>
    <w:rsid w:val="00661D5D"/>
    <w:rsid w:val="00662783"/>
    <w:rsid w:val="006632FC"/>
    <w:rsid w:val="0066379F"/>
    <w:rsid w:val="0067043B"/>
    <w:rsid w:val="006709D6"/>
    <w:rsid w:val="00670C7C"/>
    <w:rsid w:val="00671565"/>
    <w:rsid w:val="00672EF5"/>
    <w:rsid w:val="00675554"/>
    <w:rsid w:val="00676B7A"/>
    <w:rsid w:val="00681273"/>
    <w:rsid w:val="00682213"/>
    <w:rsid w:val="006825BE"/>
    <w:rsid w:val="00682C70"/>
    <w:rsid w:val="00683396"/>
    <w:rsid w:val="00684921"/>
    <w:rsid w:val="00685870"/>
    <w:rsid w:val="00685D66"/>
    <w:rsid w:val="00686B6B"/>
    <w:rsid w:val="0069004F"/>
    <w:rsid w:val="0069072C"/>
    <w:rsid w:val="00690D14"/>
    <w:rsid w:val="006910C1"/>
    <w:rsid w:val="0069436F"/>
    <w:rsid w:val="00695BB9"/>
    <w:rsid w:val="006966D1"/>
    <w:rsid w:val="00697776"/>
    <w:rsid w:val="006A0719"/>
    <w:rsid w:val="006A10D2"/>
    <w:rsid w:val="006A1318"/>
    <w:rsid w:val="006A292F"/>
    <w:rsid w:val="006A32DF"/>
    <w:rsid w:val="006A33C7"/>
    <w:rsid w:val="006A3C3B"/>
    <w:rsid w:val="006A47F7"/>
    <w:rsid w:val="006A4E11"/>
    <w:rsid w:val="006A4E34"/>
    <w:rsid w:val="006A6111"/>
    <w:rsid w:val="006A6369"/>
    <w:rsid w:val="006A6E67"/>
    <w:rsid w:val="006A7225"/>
    <w:rsid w:val="006A7903"/>
    <w:rsid w:val="006B2E7E"/>
    <w:rsid w:val="006B2FEF"/>
    <w:rsid w:val="006B3233"/>
    <w:rsid w:val="006B3F6B"/>
    <w:rsid w:val="006B424B"/>
    <w:rsid w:val="006B623A"/>
    <w:rsid w:val="006B7A98"/>
    <w:rsid w:val="006C2065"/>
    <w:rsid w:val="006C2379"/>
    <w:rsid w:val="006C261D"/>
    <w:rsid w:val="006C34AB"/>
    <w:rsid w:val="006C3BF8"/>
    <w:rsid w:val="006C3FF2"/>
    <w:rsid w:val="006C5772"/>
    <w:rsid w:val="006C6657"/>
    <w:rsid w:val="006C67DC"/>
    <w:rsid w:val="006D024F"/>
    <w:rsid w:val="006D0292"/>
    <w:rsid w:val="006D1368"/>
    <w:rsid w:val="006D1ADC"/>
    <w:rsid w:val="006D1BCC"/>
    <w:rsid w:val="006D20B0"/>
    <w:rsid w:val="006D2C36"/>
    <w:rsid w:val="006D2EB9"/>
    <w:rsid w:val="006D3296"/>
    <w:rsid w:val="006D35AC"/>
    <w:rsid w:val="006D4363"/>
    <w:rsid w:val="006D4947"/>
    <w:rsid w:val="006D53D4"/>
    <w:rsid w:val="006D56E3"/>
    <w:rsid w:val="006D6134"/>
    <w:rsid w:val="006E02DB"/>
    <w:rsid w:val="006E040A"/>
    <w:rsid w:val="006E0FD6"/>
    <w:rsid w:val="006E10A5"/>
    <w:rsid w:val="006E1BF3"/>
    <w:rsid w:val="006E28E0"/>
    <w:rsid w:val="006E30FB"/>
    <w:rsid w:val="006E57D0"/>
    <w:rsid w:val="006E5BC0"/>
    <w:rsid w:val="006E5BCF"/>
    <w:rsid w:val="006E6128"/>
    <w:rsid w:val="006E6561"/>
    <w:rsid w:val="006E6652"/>
    <w:rsid w:val="006E6A39"/>
    <w:rsid w:val="006F00B5"/>
    <w:rsid w:val="006F0962"/>
    <w:rsid w:val="006F1A8E"/>
    <w:rsid w:val="006F4A76"/>
    <w:rsid w:val="006F5FCD"/>
    <w:rsid w:val="006F6AEA"/>
    <w:rsid w:val="006F6DF1"/>
    <w:rsid w:val="006F76C8"/>
    <w:rsid w:val="006F7781"/>
    <w:rsid w:val="006F7AC0"/>
    <w:rsid w:val="00700884"/>
    <w:rsid w:val="00700AB6"/>
    <w:rsid w:val="00700D61"/>
    <w:rsid w:val="007013B3"/>
    <w:rsid w:val="00701CDB"/>
    <w:rsid w:val="00702699"/>
    <w:rsid w:val="007029F5"/>
    <w:rsid w:val="00703268"/>
    <w:rsid w:val="00704518"/>
    <w:rsid w:val="00704F41"/>
    <w:rsid w:val="00705B67"/>
    <w:rsid w:val="007060AE"/>
    <w:rsid w:val="007066D0"/>
    <w:rsid w:val="00706C6B"/>
    <w:rsid w:val="007072FC"/>
    <w:rsid w:val="007077BD"/>
    <w:rsid w:val="00707863"/>
    <w:rsid w:val="00707EFE"/>
    <w:rsid w:val="007112F9"/>
    <w:rsid w:val="007120E0"/>
    <w:rsid w:val="00715EB4"/>
    <w:rsid w:val="007207AB"/>
    <w:rsid w:val="00721A6F"/>
    <w:rsid w:val="00723411"/>
    <w:rsid w:val="007234C6"/>
    <w:rsid w:val="00723B8D"/>
    <w:rsid w:val="007246C6"/>
    <w:rsid w:val="0072494B"/>
    <w:rsid w:val="0072525A"/>
    <w:rsid w:val="0072687D"/>
    <w:rsid w:val="0072780A"/>
    <w:rsid w:val="00727817"/>
    <w:rsid w:val="00730850"/>
    <w:rsid w:val="00731676"/>
    <w:rsid w:val="00732698"/>
    <w:rsid w:val="007335DC"/>
    <w:rsid w:val="00733B71"/>
    <w:rsid w:val="00733BB7"/>
    <w:rsid w:val="00734E7D"/>
    <w:rsid w:val="00734FDA"/>
    <w:rsid w:val="00735A3F"/>
    <w:rsid w:val="00735B8F"/>
    <w:rsid w:val="00737966"/>
    <w:rsid w:val="00741545"/>
    <w:rsid w:val="00741A04"/>
    <w:rsid w:val="00741CDC"/>
    <w:rsid w:val="00742DED"/>
    <w:rsid w:val="007432C3"/>
    <w:rsid w:val="00743512"/>
    <w:rsid w:val="00745017"/>
    <w:rsid w:val="00746099"/>
    <w:rsid w:val="007462CB"/>
    <w:rsid w:val="00747169"/>
    <w:rsid w:val="00747CC9"/>
    <w:rsid w:val="00751C58"/>
    <w:rsid w:val="00751C8B"/>
    <w:rsid w:val="007523B7"/>
    <w:rsid w:val="00752947"/>
    <w:rsid w:val="00753409"/>
    <w:rsid w:val="00753E44"/>
    <w:rsid w:val="007540A0"/>
    <w:rsid w:val="00754562"/>
    <w:rsid w:val="00754581"/>
    <w:rsid w:val="00757920"/>
    <w:rsid w:val="00757A99"/>
    <w:rsid w:val="007629EA"/>
    <w:rsid w:val="00763F03"/>
    <w:rsid w:val="00763FED"/>
    <w:rsid w:val="00764A6F"/>
    <w:rsid w:val="0076595C"/>
    <w:rsid w:val="00765E48"/>
    <w:rsid w:val="00766E1E"/>
    <w:rsid w:val="007676E1"/>
    <w:rsid w:val="007677A3"/>
    <w:rsid w:val="0077118C"/>
    <w:rsid w:val="007714A0"/>
    <w:rsid w:val="00771D33"/>
    <w:rsid w:val="00772784"/>
    <w:rsid w:val="00772E71"/>
    <w:rsid w:val="00774DE3"/>
    <w:rsid w:val="00777708"/>
    <w:rsid w:val="00783378"/>
    <w:rsid w:val="00784153"/>
    <w:rsid w:val="007867E2"/>
    <w:rsid w:val="00786A1B"/>
    <w:rsid w:val="00786A72"/>
    <w:rsid w:val="007900FC"/>
    <w:rsid w:val="00793685"/>
    <w:rsid w:val="007942BC"/>
    <w:rsid w:val="0079643E"/>
    <w:rsid w:val="00797E87"/>
    <w:rsid w:val="007A15C1"/>
    <w:rsid w:val="007A168C"/>
    <w:rsid w:val="007A2BFC"/>
    <w:rsid w:val="007A2D9A"/>
    <w:rsid w:val="007A3DF0"/>
    <w:rsid w:val="007A3F75"/>
    <w:rsid w:val="007A3FAD"/>
    <w:rsid w:val="007A4DB2"/>
    <w:rsid w:val="007A5411"/>
    <w:rsid w:val="007A5485"/>
    <w:rsid w:val="007A671A"/>
    <w:rsid w:val="007A7174"/>
    <w:rsid w:val="007A71E6"/>
    <w:rsid w:val="007A77DA"/>
    <w:rsid w:val="007A7B56"/>
    <w:rsid w:val="007B02EE"/>
    <w:rsid w:val="007B0C9F"/>
    <w:rsid w:val="007B1006"/>
    <w:rsid w:val="007B1E6D"/>
    <w:rsid w:val="007B1F9C"/>
    <w:rsid w:val="007B48F8"/>
    <w:rsid w:val="007B4E97"/>
    <w:rsid w:val="007B645F"/>
    <w:rsid w:val="007B6688"/>
    <w:rsid w:val="007B6A74"/>
    <w:rsid w:val="007B6F65"/>
    <w:rsid w:val="007C00E1"/>
    <w:rsid w:val="007C0548"/>
    <w:rsid w:val="007C093C"/>
    <w:rsid w:val="007C19FF"/>
    <w:rsid w:val="007C3200"/>
    <w:rsid w:val="007C3D14"/>
    <w:rsid w:val="007C47E3"/>
    <w:rsid w:val="007C4F07"/>
    <w:rsid w:val="007C5221"/>
    <w:rsid w:val="007C548C"/>
    <w:rsid w:val="007C5B42"/>
    <w:rsid w:val="007C7390"/>
    <w:rsid w:val="007D082E"/>
    <w:rsid w:val="007D0CC6"/>
    <w:rsid w:val="007D0D0B"/>
    <w:rsid w:val="007D1775"/>
    <w:rsid w:val="007D1A21"/>
    <w:rsid w:val="007D1EB5"/>
    <w:rsid w:val="007D2CDC"/>
    <w:rsid w:val="007D5012"/>
    <w:rsid w:val="007D574D"/>
    <w:rsid w:val="007D6217"/>
    <w:rsid w:val="007D6E25"/>
    <w:rsid w:val="007D722D"/>
    <w:rsid w:val="007D7C8F"/>
    <w:rsid w:val="007D7E9F"/>
    <w:rsid w:val="007E0EF4"/>
    <w:rsid w:val="007E187F"/>
    <w:rsid w:val="007E1A2B"/>
    <w:rsid w:val="007E1BC7"/>
    <w:rsid w:val="007E265D"/>
    <w:rsid w:val="007E55DA"/>
    <w:rsid w:val="007E5B77"/>
    <w:rsid w:val="007E7AEB"/>
    <w:rsid w:val="007F034D"/>
    <w:rsid w:val="007F12EF"/>
    <w:rsid w:val="007F22BB"/>
    <w:rsid w:val="007F68E5"/>
    <w:rsid w:val="007F702B"/>
    <w:rsid w:val="007F7398"/>
    <w:rsid w:val="007F79E8"/>
    <w:rsid w:val="008011FB"/>
    <w:rsid w:val="00802201"/>
    <w:rsid w:val="00802BBA"/>
    <w:rsid w:val="008030C8"/>
    <w:rsid w:val="00803A2F"/>
    <w:rsid w:val="008056D9"/>
    <w:rsid w:val="00805A5E"/>
    <w:rsid w:val="00805FDF"/>
    <w:rsid w:val="0080654E"/>
    <w:rsid w:val="00810986"/>
    <w:rsid w:val="00812894"/>
    <w:rsid w:val="008134DB"/>
    <w:rsid w:val="0081563D"/>
    <w:rsid w:val="00816C17"/>
    <w:rsid w:val="00821221"/>
    <w:rsid w:val="0082267C"/>
    <w:rsid w:val="00822DC7"/>
    <w:rsid w:val="00822F67"/>
    <w:rsid w:val="00822FC8"/>
    <w:rsid w:val="00823045"/>
    <w:rsid w:val="008233B1"/>
    <w:rsid w:val="008233CA"/>
    <w:rsid w:val="00823DF0"/>
    <w:rsid w:val="0082407F"/>
    <w:rsid w:val="00824874"/>
    <w:rsid w:val="0082674D"/>
    <w:rsid w:val="0082688A"/>
    <w:rsid w:val="00827B12"/>
    <w:rsid w:val="008302D6"/>
    <w:rsid w:val="008305C3"/>
    <w:rsid w:val="00830CD2"/>
    <w:rsid w:val="00831083"/>
    <w:rsid w:val="008318F7"/>
    <w:rsid w:val="00832777"/>
    <w:rsid w:val="00833A4D"/>
    <w:rsid w:val="00833CDD"/>
    <w:rsid w:val="0083429F"/>
    <w:rsid w:val="00835C56"/>
    <w:rsid w:val="00836734"/>
    <w:rsid w:val="008368E1"/>
    <w:rsid w:val="00836EC4"/>
    <w:rsid w:val="00837644"/>
    <w:rsid w:val="00840FC5"/>
    <w:rsid w:val="0084108D"/>
    <w:rsid w:val="00841366"/>
    <w:rsid w:val="0084163B"/>
    <w:rsid w:val="00842132"/>
    <w:rsid w:val="008424E7"/>
    <w:rsid w:val="00842AEA"/>
    <w:rsid w:val="008433FF"/>
    <w:rsid w:val="00843ED8"/>
    <w:rsid w:val="008447D4"/>
    <w:rsid w:val="00844B5D"/>
    <w:rsid w:val="008453B8"/>
    <w:rsid w:val="00850546"/>
    <w:rsid w:val="00851B77"/>
    <w:rsid w:val="00851DD3"/>
    <w:rsid w:val="00852094"/>
    <w:rsid w:val="008529C3"/>
    <w:rsid w:val="0085448B"/>
    <w:rsid w:val="00854869"/>
    <w:rsid w:val="00854ACB"/>
    <w:rsid w:val="00855D7C"/>
    <w:rsid w:val="00855ED8"/>
    <w:rsid w:val="0085651F"/>
    <w:rsid w:val="008568DE"/>
    <w:rsid w:val="00856A63"/>
    <w:rsid w:val="00856AD2"/>
    <w:rsid w:val="00856C7E"/>
    <w:rsid w:val="008579CA"/>
    <w:rsid w:val="00857ADC"/>
    <w:rsid w:val="00860138"/>
    <w:rsid w:val="0086039A"/>
    <w:rsid w:val="00861E2D"/>
    <w:rsid w:val="00862D86"/>
    <w:rsid w:val="008632E9"/>
    <w:rsid w:val="00863B72"/>
    <w:rsid w:val="00864CD0"/>
    <w:rsid w:val="008665B0"/>
    <w:rsid w:val="0086729B"/>
    <w:rsid w:val="008672E0"/>
    <w:rsid w:val="00867972"/>
    <w:rsid w:val="00871FDF"/>
    <w:rsid w:val="00872000"/>
    <w:rsid w:val="00872417"/>
    <w:rsid w:val="00872E3E"/>
    <w:rsid w:val="008732B2"/>
    <w:rsid w:val="00873C65"/>
    <w:rsid w:val="00874D70"/>
    <w:rsid w:val="00875063"/>
    <w:rsid w:val="0087660D"/>
    <w:rsid w:val="00876F3F"/>
    <w:rsid w:val="00877EF1"/>
    <w:rsid w:val="00881F78"/>
    <w:rsid w:val="00882E8E"/>
    <w:rsid w:val="008832AF"/>
    <w:rsid w:val="00883842"/>
    <w:rsid w:val="008838BF"/>
    <w:rsid w:val="00883958"/>
    <w:rsid w:val="0088453E"/>
    <w:rsid w:val="00884AEF"/>
    <w:rsid w:val="0088619D"/>
    <w:rsid w:val="00892093"/>
    <w:rsid w:val="00892D7E"/>
    <w:rsid w:val="00893C59"/>
    <w:rsid w:val="00893E35"/>
    <w:rsid w:val="00894D61"/>
    <w:rsid w:val="0089566E"/>
    <w:rsid w:val="00895EEB"/>
    <w:rsid w:val="00896258"/>
    <w:rsid w:val="008A001B"/>
    <w:rsid w:val="008A0E9C"/>
    <w:rsid w:val="008A15A5"/>
    <w:rsid w:val="008A24D9"/>
    <w:rsid w:val="008A3959"/>
    <w:rsid w:val="008A3EEE"/>
    <w:rsid w:val="008A4E0D"/>
    <w:rsid w:val="008A58EE"/>
    <w:rsid w:val="008A6D73"/>
    <w:rsid w:val="008A6F26"/>
    <w:rsid w:val="008B22CC"/>
    <w:rsid w:val="008B36BF"/>
    <w:rsid w:val="008B3C66"/>
    <w:rsid w:val="008B4366"/>
    <w:rsid w:val="008B4C5D"/>
    <w:rsid w:val="008B4DDE"/>
    <w:rsid w:val="008B4F89"/>
    <w:rsid w:val="008B4FF9"/>
    <w:rsid w:val="008B64CA"/>
    <w:rsid w:val="008B6738"/>
    <w:rsid w:val="008B681F"/>
    <w:rsid w:val="008B75A9"/>
    <w:rsid w:val="008C1140"/>
    <w:rsid w:val="008C1A5C"/>
    <w:rsid w:val="008C25E8"/>
    <w:rsid w:val="008C2785"/>
    <w:rsid w:val="008C358E"/>
    <w:rsid w:val="008C422B"/>
    <w:rsid w:val="008C569F"/>
    <w:rsid w:val="008C5E3C"/>
    <w:rsid w:val="008C61B3"/>
    <w:rsid w:val="008C6D5C"/>
    <w:rsid w:val="008C752D"/>
    <w:rsid w:val="008C779E"/>
    <w:rsid w:val="008D0005"/>
    <w:rsid w:val="008D0A71"/>
    <w:rsid w:val="008D0C4D"/>
    <w:rsid w:val="008D1FD1"/>
    <w:rsid w:val="008D23AF"/>
    <w:rsid w:val="008D32D5"/>
    <w:rsid w:val="008D48C5"/>
    <w:rsid w:val="008D491C"/>
    <w:rsid w:val="008D5646"/>
    <w:rsid w:val="008D58D7"/>
    <w:rsid w:val="008D5C81"/>
    <w:rsid w:val="008D6862"/>
    <w:rsid w:val="008E009C"/>
    <w:rsid w:val="008E0337"/>
    <w:rsid w:val="008E0881"/>
    <w:rsid w:val="008E1C4A"/>
    <w:rsid w:val="008E1C71"/>
    <w:rsid w:val="008E1F8D"/>
    <w:rsid w:val="008E247D"/>
    <w:rsid w:val="008E30B0"/>
    <w:rsid w:val="008E34EF"/>
    <w:rsid w:val="008E7174"/>
    <w:rsid w:val="008E795A"/>
    <w:rsid w:val="008F0D01"/>
    <w:rsid w:val="008F2559"/>
    <w:rsid w:val="008F2567"/>
    <w:rsid w:val="008F2701"/>
    <w:rsid w:val="008F272A"/>
    <w:rsid w:val="008F2D6B"/>
    <w:rsid w:val="008F3221"/>
    <w:rsid w:val="008F4E06"/>
    <w:rsid w:val="008F5C8B"/>
    <w:rsid w:val="008F623A"/>
    <w:rsid w:val="008F63B7"/>
    <w:rsid w:val="008F6B4F"/>
    <w:rsid w:val="008F762B"/>
    <w:rsid w:val="008F7BB3"/>
    <w:rsid w:val="009005D1"/>
    <w:rsid w:val="00900E5D"/>
    <w:rsid w:val="009018A8"/>
    <w:rsid w:val="00901EBF"/>
    <w:rsid w:val="009031BC"/>
    <w:rsid w:val="009037E4"/>
    <w:rsid w:val="00903D12"/>
    <w:rsid w:val="00905D26"/>
    <w:rsid w:val="00905FE3"/>
    <w:rsid w:val="0090637C"/>
    <w:rsid w:val="00907A9E"/>
    <w:rsid w:val="009104DD"/>
    <w:rsid w:val="00912818"/>
    <w:rsid w:val="00913945"/>
    <w:rsid w:val="00914D59"/>
    <w:rsid w:val="00915359"/>
    <w:rsid w:val="00916D43"/>
    <w:rsid w:val="009212E5"/>
    <w:rsid w:val="00921AAF"/>
    <w:rsid w:val="009222DF"/>
    <w:rsid w:val="00922454"/>
    <w:rsid w:val="0092383E"/>
    <w:rsid w:val="00923C39"/>
    <w:rsid w:val="009242B9"/>
    <w:rsid w:val="009248B5"/>
    <w:rsid w:val="00925940"/>
    <w:rsid w:val="00926118"/>
    <w:rsid w:val="009262E1"/>
    <w:rsid w:val="009265FA"/>
    <w:rsid w:val="00926803"/>
    <w:rsid w:val="00926AB7"/>
    <w:rsid w:val="00927640"/>
    <w:rsid w:val="009278FB"/>
    <w:rsid w:val="00930077"/>
    <w:rsid w:val="0093068D"/>
    <w:rsid w:val="00930AB1"/>
    <w:rsid w:val="00930AE1"/>
    <w:rsid w:val="00932776"/>
    <w:rsid w:val="009328A4"/>
    <w:rsid w:val="0093346D"/>
    <w:rsid w:val="00933EAD"/>
    <w:rsid w:val="0093400F"/>
    <w:rsid w:val="00935D86"/>
    <w:rsid w:val="00935EA7"/>
    <w:rsid w:val="0093693A"/>
    <w:rsid w:val="00936B3D"/>
    <w:rsid w:val="009372D4"/>
    <w:rsid w:val="00940856"/>
    <w:rsid w:val="00940859"/>
    <w:rsid w:val="00941AA8"/>
    <w:rsid w:val="00942A56"/>
    <w:rsid w:val="00942E87"/>
    <w:rsid w:val="0094316A"/>
    <w:rsid w:val="00943FD9"/>
    <w:rsid w:val="009447C6"/>
    <w:rsid w:val="00944D9C"/>
    <w:rsid w:val="00944E19"/>
    <w:rsid w:val="00945AAB"/>
    <w:rsid w:val="00946BD5"/>
    <w:rsid w:val="00950DDF"/>
    <w:rsid w:val="009513EF"/>
    <w:rsid w:val="00951E07"/>
    <w:rsid w:val="00952A13"/>
    <w:rsid w:val="00952E72"/>
    <w:rsid w:val="00952F8A"/>
    <w:rsid w:val="0095359B"/>
    <w:rsid w:val="009538DE"/>
    <w:rsid w:val="00955AAE"/>
    <w:rsid w:val="00955CB3"/>
    <w:rsid w:val="00956AE5"/>
    <w:rsid w:val="00956F0F"/>
    <w:rsid w:val="0095703F"/>
    <w:rsid w:val="0095754D"/>
    <w:rsid w:val="00957D88"/>
    <w:rsid w:val="00957E5F"/>
    <w:rsid w:val="00960ADD"/>
    <w:rsid w:val="00961843"/>
    <w:rsid w:val="00961D62"/>
    <w:rsid w:val="009627C5"/>
    <w:rsid w:val="00962EF9"/>
    <w:rsid w:val="009646B1"/>
    <w:rsid w:val="009647F9"/>
    <w:rsid w:val="0096550E"/>
    <w:rsid w:val="009659C2"/>
    <w:rsid w:val="009668E0"/>
    <w:rsid w:val="00966D3D"/>
    <w:rsid w:val="009674E1"/>
    <w:rsid w:val="00967A36"/>
    <w:rsid w:val="00967BA0"/>
    <w:rsid w:val="00967FEA"/>
    <w:rsid w:val="00972E68"/>
    <w:rsid w:val="00974ECD"/>
    <w:rsid w:val="0097668E"/>
    <w:rsid w:val="00977DCC"/>
    <w:rsid w:val="0098054A"/>
    <w:rsid w:val="0098194A"/>
    <w:rsid w:val="00981C8D"/>
    <w:rsid w:val="00983224"/>
    <w:rsid w:val="009836EC"/>
    <w:rsid w:val="0098395D"/>
    <w:rsid w:val="00983AF1"/>
    <w:rsid w:val="0098590A"/>
    <w:rsid w:val="009914E7"/>
    <w:rsid w:val="00992CC9"/>
    <w:rsid w:val="00993573"/>
    <w:rsid w:val="009937BE"/>
    <w:rsid w:val="009937CC"/>
    <w:rsid w:val="00993C25"/>
    <w:rsid w:val="00993E41"/>
    <w:rsid w:val="009953C8"/>
    <w:rsid w:val="00996189"/>
    <w:rsid w:val="00996F89"/>
    <w:rsid w:val="00997F26"/>
    <w:rsid w:val="009A06B5"/>
    <w:rsid w:val="009A0BAA"/>
    <w:rsid w:val="009A3FA1"/>
    <w:rsid w:val="009A4027"/>
    <w:rsid w:val="009A474C"/>
    <w:rsid w:val="009A5A44"/>
    <w:rsid w:val="009A5C2A"/>
    <w:rsid w:val="009A7DC3"/>
    <w:rsid w:val="009B0AED"/>
    <w:rsid w:val="009B1CF9"/>
    <w:rsid w:val="009B32FD"/>
    <w:rsid w:val="009B3D24"/>
    <w:rsid w:val="009B6615"/>
    <w:rsid w:val="009B66BD"/>
    <w:rsid w:val="009B7A90"/>
    <w:rsid w:val="009B7D7B"/>
    <w:rsid w:val="009C098E"/>
    <w:rsid w:val="009C15B3"/>
    <w:rsid w:val="009C20D6"/>
    <w:rsid w:val="009C2156"/>
    <w:rsid w:val="009C3AF3"/>
    <w:rsid w:val="009C3CDA"/>
    <w:rsid w:val="009C4D82"/>
    <w:rsid w:val="009C54DF"/>
    <w:rsid w:val="009C615D"/>
    <w:rsid w:val="009C6B26"/>
    <w:rsid w:val="009C6E27"/>
    <w:rsid w:val="009C6E2D"/>
    <w:rsid w:val="009C726E"/>
    <w:rsid w:val="009C73F9"/>
    <w:rsid w:val="009C7F07"/>
    <w:rsid w:val="009D0034"/>
    <w:rsid w:val="009D06A3"/>
    <w:rsid w:val="009D17D4"/>
    <w:rsid w:val="009D1EEF"/>
    <w:rsid w:val="009D3178"/>
    <w:rsid w:val="009D3481"/>
    <w:rsid w:val="009D428E"/>
    <w:rsid w:val="009D5039"/>
    <w:rsid w:val="009D5163"/>
    <w:rsid w:val="009E1B4E"/>
    <w:rsid w:val="009E2E7A"/>
    <w:rsid w:val="009E2EB1"/>
    <w:rsid w:val="009E492C"/>
    <w:rsid w:val="009E5AF7"/>
    <w:rsid w:val="009E634B"/>
    <w:rsid w:val="009E658D"/>
    <w:rsid w:val="009E6820"/>
    <w:rsid w:val="009E694D"/>
    <w:rsid w:val="009F12DC"/>
    <w:rsid w:val="009F43ED"/>
    <w:rsid w:val="009F4715"/>
    <w:rsid w:val="009F53F3"/>
    <w:rsid w:val="009F5E32"/>
    <w:rsid w:val="009F61B0"/>
    <w:rsid w:val="009F6C6A"/>
    <w:rsid w:val="009F7831"/>
    <w:rsid w:val="00A000D9"/>
    <w:rsid w:val="00A00AB5"/>
    <w:rsid w:val="00A02D35"/>
    <w:rsid w:val="00A03527"/>
    <w:rsid w:val="00A03569"/>
    <w:rsid w:val="00A03ADA"/>
    <w:rsid w:val="00A0527C"/>
    <w:rsid w:val="00A05441"/>
    <w:rsid w:val="00A05E50"/>
    <w:rsid w:val="00A05E78"/>
    <w:rsid w:val="00A06069"/>
    <w:rsid w:val="00A06C46"/>
    <w:rsid w:val="00A07768"/>
    <w:rsid w:val="00A103B9"/>
    <w:rsid w:val="00A12083"/>
    <w:rsid w:val="00A1210B"/>
    <w:rsid w:val="00A12177"/>
    <w:rsid w:val="00A124FA"/>
    <w:rsid w:val="00A12AA6"/>
    <w:rsid w:val="00A1340E"/>
    <w:rsid w:val="00A13610"/>
    <w:rsid w:val="00A14A81"/>
    <w:rsid w:val="00A16360"/>
    <w:rsid w:val="00A16491"/>
    <w:rsid w:val="00A17CC5"/>
    <w:rsid w:val="00A23F40"/>
    <w:rsid w:val="00A252B8"/>
    <w:rsid w:val="00A25911"/>
    <w:rsid w:val="00A25DB0"/>
    <w:rsid w:val="00A263CE"/>
    <w:rsid w:val="00A26D01"/>
    <w:rsid w:val="00A26D8F"/>
    <w:rsid w:val="00A27C2B"/>
    <w:rsid w:val="00A30840"/>
    <w:rsid w:val="00A31639"/>
    <w:rsid w:val="00A324EE"/>
    <w:rsid w:val="00A3278B"/>
    <w:rsid w:val="00A337AE"/>
    <w:rsid w:val="00A347EF"/>
    <w:rsid w:val="00A34CCE"/>
    <w:rsid w:val="00A36B52"/>
    <w:rsid w:val="00A37B53"/>
    <w:rsid w:val="00A40576"/>
    <w:rsid w:val="00A40E32"/>
    <w:rsid w:val="00A43096"/>
    <w:rsid w:val="00A43764"/>
    <w:rsid w:val="00A442AB"/>
    <w:rsid w:val="00A45E28"/>
    <w:rsid w:val="00A45FD0"/>
    <w:rsid w:val="00A461D7"/>
    <w:rsid w:val="00A461E0"/>
    <w:rsid w:val="00A464D4"/>
    <w:rsid w:val="00A503CF"/>
    <w:rsid w:val="00A509D7"/>
    <w:rsid w:val="00A50AE0"/>
    <w:rsid w:val="00A51104"/>
    <w:rsid w:val="00A512B8"/>
    <w:rsid w:val="00A517B7"/>
    <w:rsid w:val="00A519F5"/>
    <w:rsid w:val="00A51D8E"/>
    <w:rsid w:val="00A52050"/>
    <w:rsid w:val="00A5259C"/>
    <w:rsid w:val="00A526A2"/>
    <w:rsid w:val="00A52B69"/>
    <w:rsid w:val="00A52D67"/>
    <w:rsid w:val="00A53874"/>
    <w:rsid w:val="00A53C7C"/>
    <w:rsid w:val="00A54572"/>
    <w:rsid w:val="00A552BD"/>
    <w:rsid w:val="00A553BE"/>
    <w:rsid w:val="00A60334"/>
    <w:rsid w:val="00A61A46"/>
    <w:rsid w:val="00A62193"/>
    <w:rsid w:val="00A63407"/>
    <w:rsid w:val="00A6365A"/>
    <w:rsid w:val="00A643B4"/>
    <w:rsid w:val="00A644F5"/>
    <w:rsid w:val="00A65FCD"/>
    <w:rsid w:val="00A66215"/>
    <w:rsid w:val="00A662C1"/>
    <w:rsid w:val="00A66CDD"/>
    <w:rsid w:val="00A67E5D"/>
    <w:rsid w:val="00A67F72"/>
    <w:rsid w:val="00A7098C"/>
    <w:rsid w:val="00A7174A"/>
    <w:rsid w:val="00A717BE"/>
    <w:rsid w:val="00A7300B"/>
    <w:rsid w:val="00A730E1"/>
    <w:rsid w:val="00A74C46"/>
    <w:rsid w:val="00A74DD1"/>
    <w:rsid w:val="00A76A91"/>
    <w:rsid w:val="00A77579"/>
    <w:rsid w:val="00A779C3"/>
    <w:rsid w:val="00A80320"/>
    <w:rsid w:val="00A807F9"/>
    <w:rsid w:val="00A8080C"/>
    <w:rsid w:val="00A810BC"/>
    <w:rsid w:val="00A8124D"/>
    <w:rsid w:val="00A8225B"/>
    <w:rsid w:val="00A825E4"/>
    <w:rsid w:val="00A82B33"/>
    <w:rsid w:val="00A84B26"/>
    <w:rsid w:val="00A86C5F"/>
    <w:rsid w:val="00A90FD6"/>
    <w:rsid w:val="00A914A8"/>
    <w:rsid w:val="00A91AA5"/>
    <w:rsid w:val="00A92E42"/>
    <w:rsid w:val="00A93AFA"/>
    <w:rsid w:val="00A93D99"/>
    <w:rsid w:val="00A94867"/>
    <w:rsid w:val="00A957AA"/>
    <w:rsid w:val="00A95ED0"/>
    <w:rsid w:val="00A961BD"/>
    <w:rsid w:val="00A9655A"/>
    <w:rsid w:val="00A96E0B"/>
    <w:rsid w:val="00A96E7A"/>
    <w:rsid w:val="00A97FC1"/>
    <w:rsid w:val="00AA0893"/>
    <w:rsid w:val="00AA08D0"/>
    <w:rsid w:val="00AA13B3"/>
    <w:rsid w:val="00AA221D"/>
    <w:rsid w:val="00AA2467"/>
    <w:rsid w:val="00AA27F2"/>
    <w:rsid w:val="00AA327B"/>
    <w:rsid w:val="00AA32EF"/>
    <w:rsid w:val="00AA3509"/>
    <w:rsid w:val="00AA470F"/>
    <w:rsid w:val="00AA4B09"/>
    <w:rsid w:val="00AA5617"/>
    <w:rsid w:val="00AA5B04"/>
    <w:rsid w:val="00AA63A1"/>
    <w:rsid w:val="00AA683F"/>
    <w:rsid w:val="00AA6A23"/>
    <w:rsid w:val="00AA7294"/>
    <w:rsid w:val="00AA7413"/>
    <w:rsid w:val="00AA7686"/>
    <w:rsid w:val="00AB01EC"/>
    <w:rsid w:val="00AB106D"/>
    <w:rsid w:val="00AB1100"/>
    <w:rsid w:val="00AB1CD5"/>
    <w:rsid w:val="00AB1DBF"/>
    <w:rsid w:val="00AB2407"/>
    <w:rsid w:val="00AB2818"/>
    <w:rsid w:val="00AB2934"/>
    <w:rsid w:val="00AB2DB6"/>
    <w:rsid w:val="00AB379E"/>
    <w:rsid w:val="00AB4D50"/>
    <w:rsid w:val="00AB4FA2"/>
    <w:rsid w:val="00AB524F"/>
    <w:rsid w:val="00AB78EB"/>
    <w:rsid w:val="00AB7DDE"/>
    <w:rsid w:val="00AC00F0"/>
    <w:rsid w:val="00AC0107"/>
    <w:rsid w:val="00AC07EF"/>
    <w:rsid w:val="00AC0E6C"/>
    <w:rsid w:val="00AC39E1"/>
    <w:rsid w:val="00AC42F1"/>
    <w:rsid w:val="00AC4566"/>
    <w:rsid w:val="00AC52A0"/>
    <w:rsid w:val="00AC5BAF"/>
    <w:rsid w:val="00AC6559"/>
    <w:rsid w:val="00AC7445"/>
    <w:rsid w:val="00AD0911"/>
    <w:rsid w:val="00AD0ACB"/>
    <w:rsid w:val="00AD18AE"/>
    <w:rsid w:val="00AD2940"/>
    <w:rsid w:val="00AD2B5F"/>
    <w:rsid w:val="00AD3648"/>
    <w:rsid w:val="00AD4EBC"/>
    <w:rsid w:val="00AD59E7"/>
    <w:rsid w:val="00AD6A3E"/>
    <w:rsid w:val="00AD6DCA"/>
    <w:rsid w:val="00AD764E"/>
    <w:rsid w:val="00AD7FF0"/>
    <w:rsid w:val="00AE1344"/>
    <w:rsid w:val="00AE2161"/>
    <w:rsid w:val="00AE2304"/>
    <w:rsid w:val="00AE2834"/>
    <w:rsid w:val="00AE3427"/>
    <w:rsid w:val="00AE3598"/>
    <w:rsid w:val="00AE4ABD"/>
    <w:rsid w:val="00AE505B"/>
    <w:rsid w:val="00AE5150"/>
    <w:rsid w:val="00AE56EB"/>
    <w:rsid w:val="00AE7B88"/>
    <w:rsid w:val="00AE7EC4"/>
    <w:rsid w:val="00AE7F8B"/>
    <w:rsid w:val="00AF0E71"/>
    <w:rsid w:val="00AF1278"/>
    <w:rsid w:val="00AF1BD1"/>
    <w:rsid w:val="00AF2083"/>
    <w:rsid w:val="00AF45E1"/>
    <w:rsid w:val="00AF4707"/>
    <w:rsid w:val="00AF60D2"/>
    <w:rsid w:val="00AF62A8"/>
    <w:rsid w:val="00AF73F0"/>
    <w:rsid w:val="00AF764B"/>
    <w:rsid w:val="00AF7A77"/>
    <w:rsid w:val="00AF7B56"/>
    <w:rsid w:val="00B00117"/>
    <w:rsid w:val="00B001E2"/>
    <w:rsid w:val="00B00C66"/>
    <w:rsid w:val="00B0115B"/>
    <w:rsid w:val="00B019B7"/>
    <w:rsid w:val="00B027A3"/>
    <w:rsid w:val="00B02EDA"/>
    <w:rsid w:val="00B02F86"/>
    <w:rsid w:val="00B04125"/>
    <w:rsid w:val="00B0461B"/>
    <w:rsid w:val="00B04A65"/>
    <w:rsid w:val="00B04B19"/>
    <w:rsid w:val="00B04C20"/>
    <w:rsid w:val="00B05A82"/>
    <w:rsid w:val="00B06E1A"/>
    <w:rsid w:val="00B073C4"/>
    <w:rsid w:val="00B10656"/>
    <w:rsid w:val="00B10835"/>
    <w:rsid w:val="00B113C6"/>
    <w:rsid w:val="00B11AE6"/>
    <w:rsid w:val="00B11C42"/>
    <w:rsid w:val="00B11DCA"/>
    <w:rsid w:val="00B145BC"/>
    <w:rsid w:val="00B14882"/>
    <w:rsid w:val="00B15148"/>
    <w:rsid w:val="00B15A46"/>
    <w:rsid w:val="00B16451"/>
    <w:rsid w:val="00B203FE"/>
    <w:rsid w:val="00B22C1D"/>
    <w:rsid w:val="00B24A98"/>
    <w:rsid w:val="00B24CB4"/>
    <w:rsid w:val="00B25AFE"/>
    <w:rsid w:val="00B25D70"/>
    <w:rsid w:val="00B25EC7"/>
    <w:rsid w:val="00B27002"/>
    <w:rsid w:val="00B27225"/>
    <w:rsid w:val="00B30D13"/>
    <w:rsid w:val="00B31884"/>
    <w:rsid w:val="00B31D8D"/>
    <w:rsid w:val="00B3207D"/>
    <w:rsid w:val="00B32714"/>
    <w:rsid w:val="00B32C87"/>
    <w:rsid w:val="00B33CD6"/>
    <w:rsid w:val="00B34A15"/>
    <w:rsid w:val="00B35299"/>
    <w:rsid w:val="00B35A58"/>
    <w:rsid w:val="00B35CB6"/>
    <w:rsid w:val="00B35D7C"/>
    <w:rsid w:val="00B36154"/>
    <w:rsid w:val="00B3771B"/>
    <w:rsid w:val="00B40BEE"/>
    <w:rsid w:val="00B40D56"/>
    <w:rsid w:val="00B40FC2"/>
    <w:rsid w:val="00B420A6"/>
    <w:rsid w:val="00B42A83"/>
    <w:rsid w:val="00B4347D"/>
    <w:rsid w:val="00B4358B"/>
    <w:rsid w:val="00B43887"/>
    <w:rsid w:val="00B43D12"/>
    <w:rsid w:val="00B4471E"/>
    <w:rsid w:val="00B44ACF"/>
    <w:rsid w:val="00B44AE4"/>
    <w:rsid w:val="00B45494"/>
    <w:rsid w:val="00B45723"/>
    <w:rsid w:val="00B45BCA"/>
    <w:rsid w:val="00B46650"/>
    <w:rsid w:val="00B47342"/>
    <w:rsid w:val="00B47A82"/>
    <w:rsid w:val="00B50143"/>
    <w:rsid w:val="00B50BE8"/>
    <w:rsid w:val="00B51CC6"/>
    <w:rsid w:val="00B52813"/>
    <w:rsid w:val="00B53CDE"/>
    <w:rsid w:val="00B550B1"/>
    <w:rsid w:val="00B554A6"/>
    <w:rsid w:val="00B55781"/>
    <w:rsid w:val="00B55A73"/>
    <w:rsid w:val="00B565DC"/>
    <w:rsid w:val="00B56D89"/>
    <w:rsid w:val="00B604C7"/>
    <w:rsid w:val="00B608C4"/>
    <w:rsid w:val="00B613C2"/>
    <w:rsid w:val="00B632C3"/>
    <w:rsid w:val="00B64287"/>
    <w:rsid w:val="00B64349"/>
    <w:rsid w:val="00B64E1B"/>
    <w:rsid w:val="00B6635E"/>
    <w:rsid w:val="00B66578"/>
    <w:rsid w:val="00B66B3C"/>
    <w:rsid w:val="00B67F96"/>
    <w:rsid w:val="00B70353"/>
    <w:rsid w:val="00B7094F"/>
    <w:rsid w:val="00B70C05"/>
    <w:rsid w:val="00B71255"/>
    <w:rsid w:val="00B71BFA"/>
    <w:rsid w:val="00B72197"/>
    <w:rsid w:val="00B72B06"/>
    <w:rsid w:val="00B73F2C"/>
    <w:rsid w:val="00B74E5D"/>
    <w:rsid w:val="00B75436"/>
    <w:rsid w:val="00B776BA"/>
    <w:rsid w:val="00B80098"/>
    <w:rsid w:val="00B808FA"/>
    <w:rsid w:val="00B8194F"/>
    <w:rsid w:val="00B82B4A"/>
    <w:rsid w:val="00B83B27"/>
    <w:rsid w:val="00B84309"/>
    <w:rsid w:val="00B8438C"/>
    <w:rsid w:val="00B846F3"/>
    <w:rsid w:val="00B861CF"/>
    <w:rsid w:val="00B8657D"/>
    <w:rsid w:val="00B90AE3"/>
    <w:rsid w:val="00B92126"/>
    <w:rsid w:val="00B92AD2"/>
    <w:rsid w:val="00B92D8B"/>
    <w:rsid w:val="00B93426"/>
    <w:rsid w:val="00B9368C"/>
    <w:rsid w:val="00B93744"/>
    <w:rsid w:val="00B94F2C"/>
    <w:rsid w:val="00B95DE1"/>
    <w:rsid w:val="00B96772"/>
    <w:rsid w:val="00B97DEB"/>
    <w:rsid w:val="00B97FE7"/>
    <w:rsid w:val="00BA0059"/>
    <w:rsid w:val="00BA0147"/>
    <w:rsid w:val="00BA06B6"/>
    <w:rsid w:val="00BA0BF8"/>
    <w:rsid w:val="00BA18D4"/>
    <w:rsid w:val="00BA2040"/>
    <w:rsid w:val="00BA2FC9"/>
    <w:rsid w:val="00BA5C5B"/>
    <w:rsid w:val="00BA682B"/>
    <w:rsid w:val="00BA6F5D"/>
    <w:rsid w:val="00BA7226"/>
    <w:rsid w:val="00BA7574"/>
    <w:rsid w:val="00BB3553"/>
    <w:rsid w:val="00BB3A40"/>
    <w:rsid w:val="00BB3A9D"/>
    <w:rsid w:val="00BB4F8B"/>
    <w:rsid w:val="00BB579A"/>
    <w:rsid w:val="00BB5883"/>
    <w:rsid w:val="00BB5CEC"/>
    <w:rsid w:val="00BB5EA8"/>
    <w:rsid w:val="00BB5F53"/>
    <w:rsid w:val="00BB7328"/>
    <w:rsid w:val="00BC091E"/>
    <w:rsid w:val="00BC13D6"/>
    <w:rsid w:val="00BC1BEB"/>
    <w:rsid w:val="00BC1ED7"/>
    <w:rsid w:val="00BC2072"/>
    <w:rsid w:val="00BC3BF7"/>
    <w:rsid w:val="00BC4F85"/>
    <w:rsid w:val="00BC53F3"/>
    <w:rsid w:val="00BC5EE4"/>
    <w:rsid w:val="00BC73C3"/>
    <w:rsid w:val="00BD02EF"/>
    <w:rsid w:val="00BD0A0C"/>
    <w:rsid w:val="00BD1650"/>
    <w:rsid w:val="00BD1A27"/>
    <w:rsid w:val="00BD1AF4"/>
    <w:rsid w:val="00BD31B3"/>
    <w:rsid w:val="00BD35FC"/>
    <w:rsid w:val="00BD3B72"/>
    <w:rsid w:val="00BD3E13"/>
    <w:rsid w:val="00BD58BF"/>
    <w:rsid w:val="00BD60BB"/>
    <w:rsid w:val="00BD61E7"/>
    <w:rsid w:val="00BD6E41"/>
    <w:rsid w:val="00BE08A6"/>
    <w:rsid w:val="00BE0AFC"/>
    <w:rsid w:val="00BE0B6B"/>
    <w:rsid w:val="00BE0F7D"/>
    <w:rsid w:val="00BE1048"/>
    <w:rsid w:val="00BE2E31"/>
    <w:rsid w:val="00BE3C64"/>
    <w:rsid w:val="00BE4674"/>
    <w:rsid w:val="00BE4C0A"/>
    <w:rsid w:val="00BE4C83"/>
    <w:rsid w:val="00BE6137"/>
    <w:rsid w:val="00BE621F"/>
    <w:rsid w:val="00BE63B4"/>
    <w:rsid w:val="00BE66B5"/>
    <w:rsid w:val="00BE6D17"/>
    <w:rsid w:val="00BF02BA"/>
    <w:rsid w:val="00BF0655"/>
    <w:rsid w:val="00BF06A9"/>
    <w:rsid w:val="00BF0E87"/>
    <w:rsid w:val="00BF12FB"/>
    <w:rsid w:val="00BF16E6"/>
    <w:rsid w:val="00BF1E4C"/>
    <w:rsid w:val="00BF2269"/>
    <w:rsid w:val="00BF34E6"/>
    <w:rsid w:val="00BF38DB"/>
    <w:rsid w:val="00BF5242"/>
    <w:rsid w:val="00BF70AD"/>
    <w:rsid w:val="00BF716C"/>
    <w:rsid w:val="00BF769B"/>
    <w:rsid w:val="00C0049A"/>
    <w:rsid w:val="00C004E5"/>
    <w:rsid w:val="00C0062B"/>
    <w:rsid w:val="00C01695"/>
    <w:rsid w:val="00C01C97"/>
    <w:rsid w:val="00C026EC"/>
    <w:rsid w:val="00C02B37"/>
    <w:rsid w:val="00C03FB8"/>
    <w:rsid w:val="00C05486"/>
    <w:rsid w:val="00C065B4"/>
    <w:rsid w:val="00C06F35"/>
    <w:rsid w:val="00C072E8"/>
    <w:rsid w:val="00C07C03"/>
    <w:rsid w:val="00C07DC8"/>
    <w:rsid w:val="00C11015"/>
    <w:rsid w:val="00C12D24"/>
    <w:rsid w:val="00C12F52"/>
    <w:rsid w:val="00C149DF"/>
    <w:rsid w:val="00C16E9E"/>
    <w:rsid w:val="00C17408"/>
    <w:rsid w:val="00C2153A"/>
    <w:rsid w:val="00C21582"/>
    <w:rsid w:val="00C22C39"/>
    <w:rsid w:val="00C23C55"/>
    <w:rsid w:val="00C24051"/>
    <w:rsid w:val="00C25AED"/>
    <w:rsid w:val="00C26120"/>
    <w:rsid w:val="00C27748"/>
    <w:rsid w:val="00C30429"/>
    <w:rsid w:val="00C30735"/>
    <w:rsid w:val="00C30B93"/>
    <w:rsid w:val="00C32E04"/>
    <w:rsid w:val="00C3320E"/>
    <w:rsid w:val="00C3324C"/>
    <w:rsid w:val="00C3348B"/>
    <w:rsid w:val="00C3374B"/>
    <w:rsid w:val="00C3400F"/>
    <w:rsid w:val="00C34225"/>
    <w:rsid w:val="00C34922"/>
    <w:rsid w:val="00C35123"/>
    <w:rsid w:val="00C36C57"/>
    <w:rsid w:val="00C37D3D"/>
    <w:rsid w:val="00C37D82"/>
    <w:rsid w:val="00C40198"/>
    <w:rsid w:val="00C4152E"/>
    <w:rsid w:val="00C428F2"/>
    <w:rsid w:val="00C44971"/>
    <w:rsid w:val="00C45A65"/>
    <w:rsid w:val="00C460A1"/>
    <w:rsid w:val="00C465B1"/>
    <w:rsid w:val="00C465F6"/>
    <w:rsid w:val="00C46825"/>
    <w:rsid w:val="00C46A5F"/>
    <w:rsid w:val="00C476C1"/>
    <w:rsid w:val="00C47AC8"/>
    <w:rsid w:val="00C505F0"/>
    <w:rsid w:val="00C5259B"/>
    <w:rsid w:val="00C531F7"/>
    <w:rsid w:val="00C5416F"/>
    <w:rsid w:val="00C546DD"/>
    <w:rsid w:val="00C5506C"/>
    <w:rsid w:val="00C5516D"/>
    <w:rsid w:val="00C551E9"/>
    <w:rsid w:val="00C565FB"/>
    <w:rsid w:val="00C57990"/>
    <w:rsid w:val="00C57D17"/>
    <w:rsid w:val="00C606B5"/>
    <w:rsid w:val="00C60B80"/>
    <w:rsid w:val="00C61252"/>
    <w:rsid w:val="00C64D8C"/>
    <w:rsid w:val="00C659FB"/>
    <w:rsid w:val="00C65BC0"/>
    <w:rsid w:val="00C70305"/>
    <w:rsid w:val="00C708BF"/>
    <w:rsid w:val="00C73680"/>
    <w:rsid w:val="00C73C1E"/>
    <w:rsid w:val="00C7511B"/>
    <w:rsid w:val="00C75FF4"/>
    <w:rsid w:val="00C76120"/>
    <w:rsid w:val="00C76AA2"/>
    <w:rsid w:val="00C772E4"/>
    <w:rsid w:val="00C775B9"/>
    <w:rsid w:val="00C80566"/>
    <w:rsid w:val="00C80BED"/>
    <w:rsid w:val="00C80C89"/>
    <w:rsid w:val="00C83075"/>
    <w:rsid w:val="00C83AB7"/>
    <w:rsid w:val="00C83EFE"/>
    <w:rsid w:val="00C846D0"/>
    <w:rsid w:val="00C84A08"/>
    <w:rsid w:val="00C84C4E"/>
    <w:rsid w:val="00C84E24"/>
    <w:rsid w:val="00C84E35"/>
    <w:rsid w:val="00C863E0"/>
    <w:rsid w:val="00C9045E"/>
    <w:rsid w:val="00C90989"/>
    <w:rsid w:val="00C90FE1"/>
    <w:rsid w:val="00C93CCC"/>
    <w:rsid w:val="00C94038"/>
    <w:rsid w:val="00C94B3C"/>
    <w:rsid w:val="00C96D00"/>
    <w:rsid w:val="00CA02B1"/>
    <w:rsid w:val="00CA0739"/>
    <w:rsid w:val="00CA1081"/>
    <w:rsid w:val="00CA1492"/>
    <w:rsid w:val="00CA2A19"/>
    <w:rsid w:val="00CA2B44"/>
    <w:rsid w:val="00CA51C7"/>
    <w:rsid w:val="00CA5EAC"/>
    <w:rsid w:val="00CA69D0"/>
    <w:rsid w:val="00CA6BA8"/>
    <w:rsid w:val="00CA6F84"/>
    <w:rsid w:val="00CA724A"/>
    <w:rsid w:val="00CB0D16"/>
    <w:rsid w:val="00CB14D4"/>
    <w:rsid w:val="00CB1CCA"/>
    <w:rsid w:val="00CB1F7B"/>
    <w:rsid w:val="00CB4306"/>
    <w:rsid w:val="00CB4945"/>
    <w:rsid w:val="00CB5CFA"/>
    <w:rsid w:val="00CB622F"/>
    <w:rsid w:val="00CB6CA0"/>
    <w:rsid w:val="00CC32FE"/>
    <w:rsid w:val="00CC3F3B"/>
    <w:rsid w:val="00CC4288"/>
    <w:rsid w:val="00CC5162"/>
    <w:rsid w:val="00CC5ED0"/>
    <w:rsid w:val="00CC6767"/>
    <w:rsid w:val="00CC6AB9"/>
    <w:rsid w:val="00CC6AE0"/>
    <w:rsid w:val="00CC743B"/>
    <w:rsid w:val="00CD15FF"/>
    <w:rsid w:val="00CD21BA"/>
    <w:rsid w:val="00CD33D4"/>
    <w:rsid w:val="00CD3544"/>
    <w:rsid w:val="00CD379D"/>
    <w:rsid w:val="00CD3D7E"/>
    <w:rsid w:val="00CD4008"/>
    <w:rsid w:val="00CD5426"/>
    <w:rsid w:val="00CD62C7"/>
    <w:rsid w:val="00CD6D34"/>
    <w:rsid w:val="00CD7DE8"/>
    <w:rsid w:val="00CE0374"/>
    <w:rsid w:val="00CE0583"/>
    <w:rsid w:val="00CE1887"/>
    <w:rsid w:val="00CE2115"/>
    <w:rsid w:val="00CE3231"/>
    <w:rsid w:val="00CE3E9D"/>
    <w:rsid w:val="00CE5755"/>
    <w:rsid w:val="00CE5E04"/>
    <w:rsid w:val="00CE7402"/>
    <w:rsid w:val="00CE76CF"/>
    <w:rsid w:val="00CE7D95"/>
    <w:rsid w:val="00CE7E90"/>
    <w:rsid w:val="00CF1C16"/>
    <w:rsid w:val="00CF1E29"/>
    <w:rsid w:val="00CF1F5B"/>
    <w:rsid w:val="00CF2E07"/>
    <w:rsid w:val="00CF4C12"/>
    <w:rsid w:val="00CF54CD"/>
    <w:rsid w:val="00CF5F1E"/>
    <w:rsid w:val="00CF6FA1"/>
    <w:rsid w:val="00CF7786"/>
    <w:rsid w:val="00CF7833"/>
    <w:rsid w:val="00D00CB8"/>
    <w:rsid w:val="00D01417"/>
    <w:rsid w:val="00D01C2B"/>
    <w:rsid w:val="00D026FF"/>
    <w:rsid w:val="00D02BC8"/>
    <w:rsid w:val="00D04B92"/>
    <w:rsid w:val="00D052A3"/>
    <w:rsid w:val="00D05565"/>
    <w:rsid w:val="00D06B58"/>
    <w:rsid w:val="00D06BDE"/>
    <w:rsid w:val="00D06EA9"/>
    <w:rsid w:val="00D07333"/>
    <w:rsid w:val="00D104E5"/>
    <w:rsid w:val="00D10CAC"/>
    <w:rsid w:val="00D115B6"/>
    <w:rsid w:val="00D116B0"/>
    <w:rsid w:val="00D11EA8"/>
    <w:rsid w:val="00D13A43"/>
    <w:rsid w:val="00D14460"/>
    <w:rsid w:val="00D147E9"/>
    <w:rsid w:val="00D153E6"/>
    <w:rsid w:val="00D16794"/>
    <w:rsid w:val="00D17BE2"/>
    <w:rsid w:val="00D17FE6"/>
    <w:rsid w:val="00D20666"/>
    <w:rsid w:val="00D2077A"/>
    <w:rsid w:val="00D211EC"/>
    <w:rsid w:val="00D21E52"/>
    <w:rsid w:val="00D226EA"/>
    <w:rsid w:val="00D22F9F"/>
    <w:rsid w:val="00D23ACF"/>
    <w:rsid w:val="00D24F93"/>
    <w:rsid w:val="00D25332"/>
    <w:rsid w:val="00D26927"/>
    <w:rsid w:val="00D26999"/>
    <w:rsid w:val="00D26AB5"/>
    <w:rsid w:val="00D26B81"/>
    <w:rsid w:val="00D26E01"/>
    <w:rsid w:val="00D27449"/>
    <w:rsid w:val="00D27A12"/>
    <w:rsid w:val="00D30303"/>
    <w:rsid w:val="00D323BF"/>
    <w:rsid w:val="00D336B5"/>
    <w:rsid w:val="00D338DB"/>
    <w:rsid w:val="00D33BA7"/>
    <w:rsid w:val="00D34C26"/>
    <w:rsid w:val="00D35025"/>
    <w:rsid w:val="00D35284"/>
    <w:rsid w:val="00D35349"/>
    <w:rsid w:val="00D35CA1"/>
    <w:rsid w:val="00D35F5B"/>
    <w:rsid w:val="00D360A8"/>
    <w:rsid w:val="00D4009D"/>
    <w:rsid w:val="00D40DD3"/>
    <w:rsid w:val="00D43391"/>
    <w:rsid w:val="00D43656"/>
    <w:rsid w:val="00D43D7D"/>
    <w:rsid w:val="00D45ECB"/>
    <w:rsid w:val="00D4606B"/>
    <w:rsid w:val="00D46768"/>
    <w:rsid w:val="00D4742E"/>
    <w:rsid w:val="00D477BB"/>
    <w:rsid w:val="00D478A9"/>
    <w:rsid w:val="00D50A29"/>
    <w:rsid w:val="00D50E5B"/>
    <w:rsid w:val="00D516CD"/>
    <w:rsid w:val="00D51F35"/>
    <w:rsid w:val="00D52195"/>
    <w:rsid w:val="00D521DC"/>
    <w:rsid w:val="00D52863"/>
    <w:rsid w:val="00D52B25"/>
    <w:rsid w:val="00D538DB"/>
    <w:rsid w:val="00D55663"/>
    <w:rsid w:val="00D562BB"/>
    <w:rsid w:val="00D56839"/>
    <w:rsid w:val="00D56A92"/>
    <w:rsid w:val="00D57EED"/>
    <w:rsid w:val="00D60C5E"/>
    <w:rsid w:val="00D614B3"/>
    <w:rsid w:val="00D61A1B"/>
    <w:rsid w:val="00D6277A"/>
    <w:rsid w:val="00D64378"/>
    <w:rsid w:val="00D64FEB"/>
    <w:rsid w:val="00D653CB"/>
    <w:rsid w:val="00D65689"/>
    <w:rsid w:val="00D6576C"/>
    <w:rsid w:val="00D65CC5"/>
    <w:rsid w:val="00D66514"/>
    <w:rsid w:val="00D66904"/>
    <w:rsid w:val="00D66B17"/>
    <w:rsid w:val="00D66B36"/>
    <w:rsid w:val="00D67187"/>
    <w:rsid w:val="00D67405"/>
    <w:rsid w:val="00D7074C"/>
    <w:rsid w:val="00D70EE3"/>
    <w:rsid w:val="00D72365"/>
    <w:rsid w:val="00D72404"/>
    <w:rsid w:val="00D72CE4"/>
    <w:rsid w:val="00D74077"/>
    <w:rsid w:val="00D74951"/>
    <w:rsid w:val="00D74B57"/>
    <w:rsid w:val="00D765E2"/>
    <w:rsid w:val="00D77E09"/>
    <w:rsid w:val="00D80410"/>
    <w:rsid w:val="00D8078A"/>
    <w:rsid w:val="00D809B7"/>
    <w:rsid w:val="00D810DB"/>
    <w:rsid w:val="00D8222E"/>
    <w:rsid w:val="00D828EA"/>
    <w:rsid w:val="00D8386C"/>
    <w:rsid w:val="00D84F52"/>
    <w:rsid w:val="00D850D9"/>
    <w:rsid w:val="00D85DB1"/>
    <w:rsid w:val="00D8671F"/>
    <w:rsid w:val="00D86C37"/>
    <w:rsid w:val="00D90819"/>
    <w:rsid w:val="00D9121D"/>
    <w:rsid w:val="00D91908"/>
    <w:rsid w:val="00D91B99"/>
    <w:rsid w:val="00D91E00"/>
    <w:rsid w:val="00D93AA6"/>
    <w:rsid w:val="00D94FAA"/>
    <w:rsid w:val="00D95254"/>
    <w:rsid w:val="00D96FFF"/>
    <w:rsid w:val="00D972D6"/>
    <w:rsid w:val="00D976F6"/>
    <w:rsid w:val="00DA0121"/>
    <w:rsid w:val="00DA161E"/>
    <w:rsid w:val="00DA2BBB"/>
    <w:rsid w:val="00DA560B"/>
    <w:rsid w:val="00DA5820"/>
    <w:rsid w:val="00DA5AFC"/>
    <w:rsid w:val="00DA6A3A"/>
    <w:rsid w:val="00DA6F95"/>
    <w:rsid w:val="00DA79C9"/>
    <w:rsid w:val="00DA7DF3"/>
    <w:rsid w:val="00DB0912"/>
    <w:rsid w:val="00DB0DF6"/>
    <w:rsid w:val="00DB0FF0"/>
    <w:rsid w:val="00DB1268"/>
    <w:rsid w:val="00DB1AAE"/>
    <w:rsid w:val="00DB35FC"/>
    <w:rsid w:val="00DB62C1"/>
    <w:rsid w:val="00DB633F"/>
    <w:rsid w:val="00DB6748"/>
    <w:rsid w:val="00DB6D4A"/>
    <w:rsid w:val="00DC166A"/>
    <w:rsid w:val="00DC1EA7"/>
    <w:rsid w:val="00DC2D07"/>
    <w:rsid w:val="00DC31E1"/>
    <w:rsid w:val="00DC3A7E"/>
    <w:rsid w:val="00DC3BF6"/>
    <w:rsid w:val="00DC4493"/>
    <w:rsid w:val="00DC4628"/>
    <w:rsid w:val="00DC4B4B"/>
    <w:rsid w:val="00DC50EF"/>
    <w:rsid w:val="00DC54C7"/>
    <w:rsid w:val="00DC6553"/>
    <w:rsid w:val="00DD02F4"/>
    <w:rsid w:val="00DD1BF4"/>
    <w:rsid w:val="00DD2ECD"/>
    <w:rsid w:val="00DD31C1"/>
    <w:rsid w:val="00DD346C"/>
    <w:rsid w:val="00DD38AF"/>
    <w:rsid w:val="00DD38F9"/>
    <w:rsid w:val="00DD392A"/>
    <w:rsid w:val="00DD4069"/>
    <w:rsid w:val="00DD4632"/>
    <w:rsid w:val="00DD49B1"/>
    <w:rsid w:val="00DD5657"/>
    <w:rsid w:val="00DD6F4E"/>
    <w:rsid w:val="00DE0935"/>
    <w:rsid w:val="00DE121E"/>
    <w:rsid w:val="00DE17A7"/>
    <w:rsid w:val="00DE21AA"/>
    <w:rsid w:val="00DE251E"/>
    <w:rsid w:val="00DE2E4C"/>
    <w:rsid w:val="00DE433B"/>
    <w:rsid w:val="00DE67F4"/>
    <w:rsid w:val="00DF0B69"/>
    <w:rsid w:val="00DF0BE5"/>
    <w:rsid w:val="00DF0F2A"/>
    <w:rsid w:val="00DF14CD"/>
    <w:rsid w:val="00DF1B1C"/>
    <w:rsid w:val="00DF2D08"/>
    <w:rsid w:val="00DF2DB3"/>
    <w:rsid w:val="00DF2F14"/>
    <w:rsid w:val="00DF30E8"/>
    <w:rsid w:val="00DF39FD"/>
    <w:rsid w:val="00DF3E5E"/>
    <w:rsid w:val="00DF411F"/>
    <w:rsid w:val="00DF42CB"/>
    <w:rsid w:val="00DF59AD"/>
    <w:rsid w:val="00DF6168"/>
    <w:rsid w:val="00DF6562"/>
    <w:rsid w:val="00DF6DCA"/>
    <w:rsid w:val="00DF7974"/>
    <w:rsid w:val="00E00528"/>
    <w:rsid w:val="00E0129D"/>
    <w:rsid w:val="00E014C0"/>
    <w:rsid w:val="00E02285"/>
    <w:rsid w:val="00E022BD"/>
    <w:rsid w:val="00E031A6"/>
    <w:rsid w:val="00E035EA"/>
    <w:rsid w:val="00E036F4"/>
    <w:rsid w:val="00E04082"/>
    <w:rsid w:val="00E043B9"/>
    <w:rsid w:val="00E04611"/>
    <w:rsid w:val="00E0514D"/>
    <w:rsid w:val="00E053F2"/>
    <w:rsid w:val="00E054DE"/>
    <w:rsid w:val="00E05998"/>
    <w:rsid w:val="00E0606F"/>
    <w:rsid w:val="00E06D44"/>
    <w:rsid w:val="00E0714D"/>
    <w:rsid w:val="00E07CBB"/>
    <w:rsid w:val="00E07F80"/>
    <w:rsid w:val="00E10AD6"/>
    <w:rsid w:val="00E121D9"/>
    <w:rsid w:val="00E1240C"/>
    <w:rsid w:val="00E12C70"/>
    <w:rsid w:val="00E136EF"/>
    <w:rsid w:val="00E13880"/>
    <w:rsid w:val="00E14E2F"/>
    <w:rsid w:val="00E15135"/>
    <w:rsid w:val="00E1586B"/>
    <w:rsid w:val="00E15E49"/>
    <w:rsid w:val="00E1688E"/>
    <w:rsid w:val="00E17CCE"/>
    <w:rsid w:val="00E205BF"/>
    <w:rsid w:val="00E2120C"/>
    <w:rsid w:val="00E22313"/>
    <w:rsid w:val="00E22361"/>
    <w:rsid w:val="00E23391"/>
    <w:rsid w:val="00E25473"/>
    <w:rsid w:val="00E25FC1"/>
    <w:rsid w:val="00E266DD"/>
    <w:rsid w:val="00E27642"/>
    <w:rsid w:val="00E30566"/>
    <w:rsid w:val="00E30DD3"/>
    <w:rsid w:val="00E31907"/>
    <w:rsid w:val="00E3226A"/>
    <w:rsid w:val="00E3288A"/>
    <w:rsid w:val="00E33508"/>
    <w:rsid w:val="00E33803"/>
    <w:rsid w:val="00E33A51"/>
    <w:rsid w:val="00E3470E"/>
    <w:rsid w:val="00E347C3"/>
    <w:rsid w:val="00E34A8D"/>
    <w:rsid w:val="00E35128"/>
    <w:rsid w:val="00E352EF"/>
    <w:rsid w:val="00E37024"/>
    <w:rsid w:val="00E370A0"/>
    <w:rsid w:val="00E37289"/>
    <w:rsid w:val="00E403E7"/>
    <w:rsid w:val="00E40F7F"/>
    <w:rsid w:val="00E41010"/>
    <w:rsid w:val="00E42451"/>
    <w:rsid w:val="00E4326B"/>
    <w:rsid w:val="00E4374F"/>
    <w:rsid w:val="00E44010"/>
    <w:rsid w:val="00E446BD"/>
    <w:rsid w:val="00E448B2"/>
    <w:rsid w:val="00E449CA"/>
    <w:rsid w:val="00E45184"/>
    <w:rsid w:val="00E45965"/>
    <w:rsid w:val="00E45A01"/>
    <w:rsid w:val="00E464DF"/>
    <w:rsid w:val="00E46E1D"/>
    <w:rsid w:val="00E5079C"/>
    <w:rsid w:val="00E51CD5"/>
    <w:rsid w:val="00E528B5"/>
    <w:rsid w:val="00E52D84"/>
    <w:rsid w:val="00E53617"/>
    <w:rsid w:val="00E54887"/>
    <w:rsid w:val="00E55B69"/>
    <w:rsid w:val="00E56FA7"/>
    <w:rsid w:val="00E5771C"/>
    <w:rsid w:val="00E5788F"/>
    <w:rsid w:val="00E57CE2"/>
    <w:rsid w:val="00E60D45"/>
    <w:rsid w:val="00E60E8F"/>
    <w:rsid w:val="00E61F99"/>
    <w:rsid w:val="00E621A6"/>
    <w:rsid w:val="00E62228"/>
    <w:rsid w:val="00E62AF9"/>
    <w:rsid w:val="00E63756"/>
    <w:rsid w:val="00E64286"/>
    <w:rsid w:val="00E643C1"/>
    <w:rsid w:val="00E64DB3"/>
    <w:rsid w:val="00E66718"/>
    <w:rsid w:val="00E67B21"/>
    <w:rsid w:val="00E67B78"/>
    <w:rsid w:val="00E67D55"/>
    <w:rsid w:val="00E70589"/>
    <w:rsid w:val="00E70B34"/>
    <w:rsid w:val="00E71314"/>
    <w:rsid w:val="00E71372"/>
    <w:rsid w:val="00E730CB"/>
    <w:rsid w:val="00E75083"/>
    <w:rsid w:val="00E758B9"/>
    <w:rsid w:val="00E759CA"/>
    <w:rsid w:val="00E75C9C"/>
    <w:rsid w:val="00E76514"/>
    <w:rsid w:val="00E76F58"/>
    <w:rsid w:val="00E77327"/>
    <w:rsid w:val="00E802CF"/>
    <w:rsid w:val="00E80B13"/>
    <w:rsid w:val="00E82293"/>
    <w:rsid w:val="00E825EA"/>
    <w:rsid w:val="00E82DB9"/>
    <w:rsid w:val="00E82EF0"/>
    <w:rsid w:val="00E8358D"/>
    <w:rsid w:val="00E83841"/>
    <w:rsid w:val="00E83AFC"/>
    <w:rsid w:val="00E847F7"/>
    <w:rsid w:val="00E85348"/>
    <w:rsid w:val="00E867E3"/>
    <w:rsid w:val="00E90D71"/>
    <w:rsid w:val="00E9124E"/>
    <w:rsid w:val="00E91783"/>
    <w:rsid w:val="00E926B9"/>
    <w:rsid w:val="00E949C5"/>
    <w:rsid w:val="00E96AA0"/>
    <w:rsid w:val="00E97762"/>
    <w:rsid w:val="00E97B4B"/>
    <w:rsid w:val="00EA0337"/>
    <w:rsid w:val="00EA0EF5"/>
    <w:rsid w:val="00EA1B29"/>
    <w:rsid w:val="00EA2DE3"/>
    <w:rsid w:val="00EA2F25"/>
    <w:rsid w:val="00EA2F5F"/>
    <w:rsid w:val="00EA408D"/>
    <w:rsid w:val="00EA4691"/>
    <w:rsid w:val="00EA5D8A"/>
    <w:rsid w:val="00EA6016"/>
    <w:rsid w:val="00EA6500"/>
    <w:rsid w:val="00EA75AB"/>
    <w:rsid w:val="00EA76FC"/>
    <w:rsid w:val="00EA7773"/>
    <w:rsid w:val="00EB02AE"/>
    <w:rsid w:val="00EB0EF5"/>
    <w:rsid w:val="00EB10D3"/>
    <w:rsid w:val="00EB177D"/>
    <w:rsid w:val="00EB1A38"/>
    <w:rsid w:val="00EB2BD2"/>
    <w:rsid w:val="00EB388F"/>
    <w:rsid w:val="00EB39EF"/>
    <w:rsid w:val="00EB3CF8"/>
    <w:rsid w:val="00EB4043"/>
    <w:rsid w:val="00EB45E7"/>
    <w:rsid w:val="00EB57EB"/>
    <w:rsid w:val="00EB5A49"/>
    <w:rsid w:val="00EB608B"/>
    <w:rsid w:val="00EB67D6"/>
    <w:rsid w:val="00EB702A"/>
    <w:rsid w:val="00EB7A41"/>
    <w:rsid w:val="00EC0C6B"/>
    <w:rsid w:val="00EC0E6B"/>
    <w:rsid w:val="00EC146F"/>
    <w:rsid w:val="00EC1625"/>
    <w:rsid w:val="00EC26C0"/>
    <w:rsid w:val="00EC346A"/>
    <w:rsid w:val="00EC36B7"/>
    <w:rsid w:val="00EC388C"/>
    <w:rsid w:val="00EC489C"/>
    <w:rsid w:val="00EC517E"/>
    <w:rsid w:val="00EC6622"/>
    <w:rsid w:val="00EC79A1"/>
    <w:rsid w:val="00ED1A39"/>
    <w:rsid w:val="00ED2047"/>
    <w:rsid w:val="00ED309A"/>
    <w:rsid w:val="00ED3238"/>
    <w:rsid w:val="00ED504B"/>
    <w:rsid w:val="00ED5262"/>
    <w:rsid w:val="00ED56B3"/>
    <w:rsid w:val="00ED5FFB"/>
    <w:rsid w:val="00ED613C"/>
    <w:rsid w:val="00EE0217"/>
    <w:rsid w:val="00EE026C"/>
    <w:rsid w:val="00EE02DA"/>
    <w:rsid w:val="00EE0B77"/>
    <w:rsid w:val="00EE0F6B"/>
    <w:rsid w:val="00EE2306"/>
    <w:rsid w:val="00EE3212"/>
    <w:rsid w:val="00EE4DFC"/>
    <w:rsid w:val="00EE575A"/>
    <w:rsid w:val="00EE63CC"/>
    <w:rsid w:val="00EE717A"/>
    <w:rsid w:val="00EF055A"/>
    <w:rsid w:val="00EF0587"/>
    <w:rsid w:val="00EF093A"/>
    <w:rsid w:val="00EF29E1"/>
    <w:rsid w:val="00EF29E6"/>
    <w:rsid w:val="00EF2A55"/>
    <w:rsid w:val="00EF3F8A"/>
    <w:rsid w:val="00EF42ED"/>
    <w:rsid w:val="00EF44B8"/>
    <w:rsid w:val="00EF44D0"/>
    <w:rsid w:val="00EF5CBA"/>
    <w:rsid w:val="00EF65F2"/>
    <w:rsid w:val="00EF74C6"/>
    <w:rsid w:val="00F0197F"/>
    <w:rsid w:val="00F02228"/>
    <w:rsid w:val="00F02345"/>
    <w:rsid w:val="00F029A8"/>
    <w:rsid w:val="00F03411"/>
    <w:rsid w:val="00F044E3"/>
    <w:rsid w:val="00F04C89"/>
    <w:rsid w:val="00F05BD7"/>
    <w:rsid w:val="00F0645B"/>
    <w:rsid w:val="00F06A56"/>
    <w:rsid w:val="00F06C73"/>
    <w:rsid w:val="00F06EE9"/>
    <w:rsid w:val="00F072F7"/>
    <w:rsid w:val="00F07586"/>
    <w:rsid w:val="00F07D2F"/>
    <w:rsid w:val="00F07FD0"/>
    <w:rsid w:val="00F110C4"/>
    <w:rsid w:val="00F11402"/>
    <w:rsid w:val="00F11E33"/>
    <w:rsid w:val="00F120A4"/>
    <w:rsid w:val="00F13799"/>
    <w:rsid w:val="00F159C7"/>
    <w:rsid w:val="00F16EEE"/>
    <w:rsid w:val="00F1705B"/>
    <w:rsid w:val="00F20343"/>
    <w:rsid w:val="00F20EEE"/>
    <w:rsid w:val="00F2162C"/>
    <w:rsid w:val="00F21D1F"/>
    <w:rsid w:val="00F21DE1"/>
    <w:rsid w:val="00F2242D"/>
    <w:rsid w:val="00F234B1"/>
    <w:rsid w:val="00F2440F"/>
    <w:rsid w:val="00F24971"/>
    <w:rsid w:val="00F24D42"/>
    <w:rsid w:val="00F24EEE"/>
    <w:rsid w:val="00F24F84"/>
    <w:rsid w:val="00F25AFB"/>
    <w:rsid w:val="00F265A3"/>
    <w:rsid w:val="00F26968"/>
    <w:rsid w:val="00F27C5B"/>
    <w:rsid w:val="00F30056"/>
    <w:rsid w:val="00F31628"/>
    <w:rsid w:val="00F31780"/>
    <w:rsid w:val="00F31D2C"/>
    <w:rsid w:val="00F3211F"/>
    <w:rsid w:val="00F329E9"/>
    <w:rsid w:val="00F32C3F"/>
    <w:rsid w:val="00F3305D"/>
    <w:rsid w:val="00F335CE"/>
    <w:rsid w:val="00F33865"/>
    <w:rsid w:val="00F34A0F"/>
    <w:rsid w:val="00F3511A"/>
    <w:rsid w:val="00F36905"/>
    <w:rsid w:val="00F40FB1"/>
    <w:rsid w:val="00F4228D"/>
    <w:rsid w:val="00F42521"/>
    <w:rsid w:val="00F42682"/>
    <w:rsid w:val="00F430E5"/>
    <w:rsid w:val="00F44F12"/>
    <w:rsid w:val="00F44F4F"/>
    <w:rsid w:val="00F451B8"/>
    <w:rsid w:val="00F4598A"/>
    <w:rsid w:val="00F460B3"/>
    <w:rsid w:val="00F462A4"/>
    <w:rsid w:val="00F5080E"/>
    <w:rsid w:val="00F50924"/>
    <w:rsid w:val="00F5160D"/>
    <w:rsid w:val="00F55B68"/>
    <w:rsid w:val="00F60E96"/>
    <w:rsid w:val="00F612CE"/>
    <w:rsid w:val="00F61B9B"/>
    <w:rsid w:val="00F61DE4"/>
    <w:rsid w:val="00F6277F"/>
    <w:rsid w:val="00F62C65"/>
    <w:rsid w:val="00F6347D"/>
    <w:rsid w:val="00F638B2"/>
    <w:rsid w:val="00F65CBF"/>
    <w:rsid w:val="00F66160"/>
    <w:rsid w:val="00F665FE"/>
    <w:rsid w:val="00F703B3"/>
    <w:rsid w:val="00F7044E"/>
    <w:rsid w:val="00F71298"/>
    <w:rsid w:val="00F72522"/>
    <w:rsid w:val="00F7347C"/>
    <w:rsid w:val="00F73B89"/>
    <w:rsid w:val="00F745DC"/>
    <w:rsid w:val="00F74E53"/>
    <w:rsid w:val="00F75E58"/>
    <w:rsid w:val="00F76361"/>
    <w:rsid w:val="00F76790"/>
    <w:rsid w:val="00F77ED2"/>
    <w:rsid w:val="00F808D4"/>
    <w:rsid w:val="00F80E1D"/>
    <w:rsid w:val="00F8154A"/>
    <w:rsid w:val="00F81E4D"/>
    <w:rsid w:val="00F82209"/>
    <w:rsid w:val="00F82EF2"/>
    <w:rsid w:val="00F8313C"/>
    <w:rsid w:val="00F8408B"/>
    <w:rsid w:val="00F844E6"/>
    <w:rsid w:val="00F845D9"/>
    <w:rsid w:val="00F85457"/>
    <w:rsid w:val="00F857BF"/>
    <w:rsid w:val="00F85B13"/>
    <w:rsid w:val="00F85E06"/>
    <w:rsid w:val="00F86D7B"/>
    <w:rsid w:val="00F8725D"/>
    <w:rsid w:val="00F8775B"/>
    <w:rsid w:val="00F92213"/>
    <w:rsid w:val="00F94302"/>
    <w:rsid w:val="00F9446D"/>
    <w:rsid w:val="00F95006"/>
    <w:rsid w:val="00F950B2"/>
    <w:rsid w:val="00F96B51"/>
    <w:rsid w:val="00F96F19"/>
    <w:rsid w:val="00FA0328"/>
    <w:rsid w:val="00FA04B2"/>
    <w:rsid w:val="00FA098F"/>
    <w:rsid w:val="00FA0C26"/>
    <w:rsid w:val="00FA25F3"/>
    <w:rsid w:val="00FA2D3B"/>
    <w:rsid w:val="00FA2D7E"/>
    <w:rsid w:val="00FA3018"/>
    <w:rsid w:val="00FA31EC"/>
    <w:rsid w:val="00FA3263"/>
    <w:rsid w:val="00FA4193"/>
    <w:rsid w:val="00FA46BB"/>
    <w:rsid w:val="00FA4707"/>
    <w:rsid w:val="00FA4F30"/>
    <w:rsid w:val="00FA5039"/>
    <w:rsid w:val="00FA5A4A"/>
    <w:rsid w:val="00FA6149"/>
    <w:rsid w:val="00FA639C"/>
    <w:rsid w:val="00FA6F4A"/>
    <w:rsid w:val="00FA78E0"/>
    <w:rsid w:val="00FB005F"/>
    <w:rsid w:val="00FB08CB"/>
    <w:rsid w:val="00FB2E8C"/>
    <w:rsid w:val="00FB2FB8"/>
    <w:rsid w:val="00FB334C"/>
    <w:rsid w:val="00FB38BE"/>
    <w:rsid w:val="00FB4BED"/>
    <w:rsid w:val="00FB4E3A"/>
    <w:rsid w:val="00FB5767"/>
    <w:rsid w:val="00FB5B48"/>
    <w:rsid w:val="00FB6B15"/>
    <w:rsid w:val="00FB7B76"/>
    <w:rsid w:val="00FB7D5F"/>
    <w:rsid w:val="00FC037B"/>
    <w:rsid w:val="00FC076C"/>
    <w:rsid w:val="00FC101B"/>
    <w:rsid w:val="00FC1B25"/>
    <w:rsid w:val="00FC233E"/>
    <w:rsid w:val="00FC2356"/>
    <w:rsid w:val="00FC2360"/>
    <w:rsid w:val="00FC2963"/>
    <w:rsid w:val="00FC3782"/>
    <w:rsid w:val="00FC3B9E"/>
    <w:rsid w:val="00FC4349"/>
    <w:rsid w:val="00FC4696"/>
    <w:rsid w:val="00FC5076"/>
    <w:rsid w:val="00FC6833"/>
    <w:rsid w:val="00FC6859"/>
    <w:rsid w:val="00FC6F93"/>
    <w:rsid w:val="00FC7563"/>
    <w:rsid w:val="00FC79E0"/>
    <w:rsid w:val="00FC7BA5"/>
    <w:rsid w:val="00FD0F34"/>
    <w:rsid w:val="00FD1237"/>
    <w:rsid w:val="00FD4836"/>
    <w:rsid w:val="00FD4FEC"/>
    <w:rsid w:val="00FD5F3E"/>
    <w:rsid w:val="00FD7E04"/>
    <w:rsid w:val="00FE084B"/>
    <w:rsid w:val="00FE1674"/>
    <w:rsid w:val="00FE1AAE"/>
    <w:rsid w:val="00FE36DC"/>
    <w:rsid w:val="00FE42FF"/>
    <w:rsid w:val="00FE5516"/>
    <w:rsid w:val="00FE5951"/>
    <w:rsid w:val="00FE637D"/>
    <w:rsid w:val="00FE7021"/>
    <w:rsid w:val="00FF112D"/>
    <w:rsid w:val="00FF296A"/>
    <w:rsid w:val="00FF2A7B"/>
    <w:rsid w:val="00FF2FE5"/>
    <w:rsid w:val="00FF3177"/>
    <w:rsid w:val="00FF33AF"/>
    <w:rsid w:val="00FF4156"/>
    <w:rsid w:val="00FF45AD"/>
    <w:rsid w:val="00FF5145"/>
    <w:rsid w:val="00FF5EB2"/>
    <w:rsid w:val="00FF61B9"/>
    <w:rsid w:val="00FF6FE5"/>
    <w:rsid w:val="00FF7DD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2481E9"/>
  <w15:docId w15:val="{B8968FC9-5D7B-41BD-9456-E8A1E559A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uiPriority="99"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DDE"/>
    <w:pPr>
      <w:jc w:val="both"/>
    </w:pPr>
    <w:rPr>
      <w:rFonts w:ascii="Arial" w:hAnsi="Arial"/>
      <w:sz w:val="24"/>
      <w:szCs w:val="24"/>
    </w:rPr>
  </w:style>
  <w:style w:type="paragraph" w:styleId="Heading1">
    <w:name w:val="heading 1"/>
    <w:aliases w:val="1 ghost,g,ghost,H1,Main heading,Part,Document,h1,Chapter,Main Section,Outline1,Project 1,RFS,Tempo Heading 1,1,HEADLINE 1,5,8-project,8-prosj.1,8-prosj.,Heading 0,Heading 11,Titre§,Box Header,level 1,Level 1 Head,gonzalo,Header 1,PARA1,Heading"/>
    <w:basedOn w:val="Normal"/>
    <w:next w:val="Normal"/>
    <w:link w:val="Heading1Char"/>
    <w:autoRedefine/>
    <w:qFormat/>
    <w:rsid w:val="00B35A58"/>
    <w:pPr>
      <w:keepNext/>
      <w:numPr>
        <w:numId w:val="5"/>
      </w:numPr>
      <w:pBdr>
        <w:top w:val="single" w:sz="18" w:space="1" w:color="auto"/>
        <w:bottom w:val="single" w:sz="18" w:space="1" w:color="auto"/>
      </w:pBdr>
      <w:spacing w:before="240" w:after="120"/>
      <w:outlineLvl w:val="0"/>
    </w:pPr>
    <w:rPr>
      <w:b/>
      <w:kern w:val="28"/>
      <w:sz w:val="28"/>
      <w:szCs w:val="28"/>
      <w:lang w:val="pt-PT" w:eastAsia="en-US"/>
    </w:rPr>
  </w:style>
  <w:style w:type="paragraph" w:styleId="Heading2">
    <w:name w:val="heading 2"/>
    <w:aliases w:val="Chapter Number/Appendix Letter,chn,2 headline,h,pc plus heading2,título 2,H2,gonza 2,A,h2,Header 2,l2,Level 2 Head,Level 2 Topic Heading,style2,Sub-heading,Section,Func Header,Tempo Heading 2,Outline2,Major,Heading 1.1,Head2,Heading 2 Hidden,2"/>
    <w:basedOn w:val="Normal"/>
    <w:next w:val="Normal"/>
    <w:link w:val="Heading2Char"/>
    <w:qFormat/>
    <w:rsid w:val="000D3743"/>
    <w:pPr>
      <w:keepNext/>
      <w:numPr>
        <w:ilvl w:val="1"/>
        <w:numId w:val="5"/>
      </w:numPr>
      <w:spacing w:before="120" w:after="120"/>
      <w:outlineLvl w:val="1"/>
    </w:pPr>
    <w:rPr>
      <w:b/>
      <w:szCs w:val="20"/>
      <w:lang w:val="en-US" w:eastAsia="en-US"/>
    </w:rPr>
  </w:style>
  <w:style w:type="paragraph" w:styleId="Heading3">
    <w:name w:val="heading 3"/>
    <w:aliases w:val="3 bullet,b,bullet,SECOND,Second,BLANK2,h3,4 bullet,bdullet,pc heading3,l3,Level 3 Head,H3,3,título 3,PARA3,Table Attribute Heading,TextProp,TextProp1,31,TextProp2,32,TextProp3,33,TextProp4,34,TextProp5,35,TextProp6,36,TextProp7,37,TextProp8,e"/>
    <w:basedOn w:val="Normal"/>
    <w:next w:val="Normal"/>
    <w:link w:val="Heading3Char"/>
    <w:qFormat/>
    <w:rsid w:val="000A0C31"/>
    <w:pPr>
      <w:keepNext/>
      <w:numPr>
        <w:ilvl w:val="2"/>
        <w:numId w:val="5"/>
      </w:numPr>
      <w:spacing w:before="240"/>
      <w:outlineLvl w:val="2"/>
    </w:pPr>
    <w:rPr>
      <w:rFonts w:cs="Arial"/>
      <w:b/>
      <w:szCs w:val="20"/>
      <w:lang w:eastAsia="en-US"/>
    </w:rPr>
  </w:style>
  <w:style w:type="paragraph" w:styleId="Heading4">
    <w:name w:val="heading 4"/>
    <w:aliases w:val="4 dash,d,H4,HEADLINE 4,ADVICE 4,título,dash,h4,Map Title,Headp,heading 4,小字章节标题,H4 Char Char,H4 Char Char Char Char Char Char,heading 4 Char Char Char,标题 4 Char,4,heading 4 Char,h41,Heading_Numbered_4,popup,a.,øàù úú-úú-ôø÷,l4,parapoint,¶,H41"/>
    <w:basedOn w:val="Normal"/>
    <w:next w:val="Normal"/>
    <w:link w:val="Heading4Char"/>
    <w:qFormat/>
    <w:rsid w:val="00D226EA"/>
    <w:pPr>
      <w:keepNext/>
      <w:numPr>
        <w:ilvl w:val="3"/>
        <w:numId w:val="5"/>
      </w:numPr>
      <w:tabs>
        <w:tab w:val="left" w:pos="1701"/>
      </w:tabs>
      <w:spacing w:before="240" w:after="60"/>
      <w:outlineLvl w:val="3"/>
    </w:pPr>
    <w:rPr>
      <w:rFonts w:cs="Arial"/>
      <w:b/>
      <w:szCs w:val="20"/>
      <w:lang w:eastAsia="en-US"/>
    </w:rPr>
  </w:style>
  <w:style w:type="paragraph" w:styleId="Heading5">
    <w:name w:val="heading 5"/>
    <w:aliases w:val="HEADLINE 5,ADVICE 5,H5,h5,ASAPHeading 5,Titulo 5,Level 5,Level 51,Level 52,Level 511,h51,Level 53,Level 512,h52,Para5,Numbered 5 (HP),Numbered 5 (SBC),Bullet point,Bullet point1,Bullet point2,Bullet point3,Bullet point11,Bullet point21,h511"/>
    <w:basedOn w:val="Normal"/>
    <w:next w:val="Normal"/>
    <w:link w:val="Heading5Char"/>
    <w:qFormat/>
    <w:rsid w:val="00463671"/>
    <w:pPr>
      <w:numPr>
        <w:ilvl w:val="4"/>
        <w:numId w:val="5"/>
      </w:numPr>
      <w:tabs>
        <w:tab w:val="clear" w:pos="3702"/>
      </w:tabs>
      <w:spacing w:before="240" w:after="60"/>
      <w:ind w:left="1080" w:hanging="360"/>
      <w:outlineLvl w:val="4"/>
    </w:pPr>
    <w:rPr>
      <w:rFonts w:cs="Arial"/>
      <w:b/>
      <w:sz w:val="22"/>
      <w:szCs w:val="20"/>
      <w:lang w:eastAsia="en-US"/>
    </w:rPr>
  </w:style>
  <w:style w:type="paragraph" w:styleId="Heading6">
    <w:name w:val="heading 6"/>
    <w:aliases w:val="HEADLINE 6,ADVICE 6,H6,ASAPHeading 6,Flag Bold,Level 6,Sub-bullet point,Sub-bullet point1,Sub-bullet point2,Sub-bullet point3,Sub-bullet point11,Sub-bullet point21,Sub-bullet point4,Sub-bullet point12,Sub-bullet point22,Sub-bullet point5"/>
    <w:basedOn w:val="Normal"/>
    <w:next w:val="Normal"/>
    <w:uiPriority w:val="99"/>
    <w:qFormat/>
    <w:rsid w:val="00463671"/>
    <w:pPr>
      <w:numPr>
        <w:ilvl w:val="5"/>
        <w:numId w:val="5"/>
      </w:numPr>
      <w:spacing w:before="240" w:after="60"/>
      <w:ind w:hanging="252"/>
      <w:outlineLvl w:val="5"/>
    </w:pPr>
    <w:rPr>
      <w:rFonts w:cs="Arial"/>
      <w:b/>
      <w:sz w:val="22"/>
      <w:szCs w:val="20"/>
      <w:lang w:eastAsia="en-US"/>
    </w:rPr>
  </w:style>
  <w:style w:type="paragraph" w:styleId="Heading7">
    <w:name w:val="heading 7"/>
    <w:aliases w:val="marcador,HEADLINE 7,ADVICE 7,DO NOT USE,Heading 7 (do not use),Para no numbering,Para no numbering1,Para no numbering2,Para no numbering3,Para no numbering11,Para no numbering21,Para no numbering4,Para no numbering12,Para no numbering22"/>
    <w:basedOn w:val="Normal"/>
    <w:next w:val="Normal"/>
    <w:qFormat/>
    <w:rsid w:val="00290AA7"/>
    <w:pPr>
      <w:numPr>
        <w:ilvl w:val="6"/>
        <w:numId w:val="5"/>
      </w:numPr>
      <w:spacing w:before="240" w:after="60"/>
      <w:outlineLvl w:val="6"/>
    </w:pPr>
    <w:rPr>
      <w:b/>
      <w:sz w:val="20"/>
      <w:szCs w:val="20"/>
      <w:lang w:val="en-US" w:eastAsia="en-US"/>
    </w:rPr>
  </w:style>
  <w:style w:type="paragraph" w:styleId="Heading8">
    <w:name w:val="heading 8"/>
    <w:aliases w:val="Vedlegg,HEADLINE 8,ADVICE 8,8 DO NOT USE,Heading 8 (do not use),No num/gap,No num/gap1,No num/gap2,No num/gap3,No num/gap11,No num/gap21,No num/gap4,No num/gap12,No num/gap22,No num/gap5,No num/gap6,No num/gap13,No num/gap23,No num/gap31,Lev 8"/>
    <w:basedOn w:val="Normal"/>
    <w:next w:val="Normal"/>
    <w:link w:val="Heading8Char"/>
    <w:qFormat/>
    <w:pPr>
      <w:numPr>
        <w:ilvl w:val="7"/>
        <w:numId w:val="5"/>
      </w:numPr>
      <w:spacing w:before="240" w:after="60"/>
      <w:outlineLvl w:val="7"/>
    </w:pPr>
    <w:rPr>
      <w:i/>
      <w:sz w:val="20"/>
      <w:szCs w:val="20"/>
      <w:lang w:val="en-US" w:eastAsia="en-US"/>
    </w:rPr>
  </w:style>
  <w:style w:type="paragraph" w:styleId="Heading9">
    <w:name w:val="heading 9"/>
    <w:aliases w:val="Uvedl,HEADLINE 9,ADVICE 9,appendix,Titre 10,Titre 101,Titre 102,Titre 1011,Titre 103,Titre 1012,Titre 104,Titre 1013,Titre 105,Titre 1014,Titre 106,Titre 1015,Titre 107,Titre 108,Titre 109,Titre 1010,Titre 1016,Titre 1017,Titre 1018,Titre 1019"/>
    <w:basedOn w:val="Normal"/>
    <w:next w:val="Normal"/>
    <w:qFormat/>
    <w:pPr>
      <w:numPr>
        <w:ilvl w:val="8"/>
        <w:numId w:val="5"/>
      </w:numPr>
      <w:spacing w:before="240" w:after="60"/>
      <w:outlineLvl w:val="8"/>
    </w:pPr>
    <w:rPr>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ghost Char,g Char,ghost Char,H1 Char,Main heading Char,Part Char,Document Char,h1 Char,Chapter Char,Main Section Char,Outline1 Char,Project 1 Char,RFS Char,Tempo Heading 1 Char,1 Char,HEADLINE 1 Char,5 Char,8-project Char,8-prosj.1 Char"/>
    <w:basedOn w:val="DefaultParagraphFont"/>
    <w:link w:val="Heading1"/>
    <w:rsid w:val="00B35A58"/>
    <w:rPr>
      <w:rFonts w:ascii="Arial" w:hAnsi="Arial"/>
      <w:b/>
      <w:kern w:val="28"/>
      <w:sz w:val="28"/>
      <w:szCs w:val="28"/>
      <w:lang w:val="pt-PT" w:eastAsia="en-US"/>
    </w:rPr>
  </w:style>
  <w:style w:type="character" w:customStyle="1" w:styleId="Heading2Char">
    <w:name w:val="Heading 2 Char"/>
    <w:aliases w:val="Chapter Number/Appendix Letter Char,chn Char,2 headline Char,h Char,pc plus heading2 Char,título 2 Char,H2 Char,gonza 2 Char,A Char,h2 Char,Header 2 Char,l2 Char,Level 2 Head Char,Level 2 Topic Heading Char,style2 Char,Sub-heading Char"/>
    <w:link w:val="Heading2"/>
    <w:locked/>
    <w:rsid w:val="000D3743"/>
    <w:rPr>
      <w:rFonts w:ascii="Arial" w:hAnsi="Arial"/>
      <w:b/>
      <w:sz w:val="24"/>
      <w:lang w:val="en-US" w:eastAsia="en-US"/>
    </w:rPr>
  </w:style>
  <w:style w:type="character" w:customStyle="1" w:styleId="Heading3Char">
    <w:name w:val="Heading 3 Char"/>
    <w:aliases w:val="3 bullet Char,b Char,bullet Char,SECOND Char,Second Char,BLANK2 Char,h3 Char,4 bullet Char,bdullet Char,pc heading3 Char,l3 Char,Level 3 Head Char,H3 Char,3 Char,título 3 Char,PARA3 Char,Table Attribute Heading Char,TextProp Char,31 Char"/>
    <w:basedOn w:val="DefaultParagraphFont"/>
    <w:link w:val="Heading3"/>
    <w:rsid w:val="000A0C31"/>
    <w:rPr>
      <w:rFonts w:ascii="Arial" w:hAnsi="Arial" w:cs="Arial"/>
      <w:b/>
      <w:sz w:val="24"/>
      <w:lang w:eastAsia="en-US"/>
    </w:rPr>
  </w:style>
  <w:style w:type="character" w:customStyle="1" w:styleId="Heading4Char">
    <w:name w:val="Heading 4 Char"/>
    <w:aliases w:val="4 dash Char,d Char,H4 Char,HEADLINE 4 Char,ADVICE 4 Char,título Char,dash Char,h4 Char,Map Title Char,Headp Char,heading 4 Char1,小字章节标题 Char,H4 Char Char Char,H4 Char Char Char Char Char Char Char,heading 4 Char Char Char Char,4 Char"/>
    <w:basedOn w:val="DefaultParagraphFont"/>
    <w:link w:val="Heading4"/>
    <w:rsid w:val="00D226EA"/>
    <w:rPr>
      <w:rFonts w:ascii="Arial" w:hAnsi="Arial" w:cs="Arial"/>
      <w:b/>
      <w:sz w:val="24"/>
      <w:lang w:eastAsia="en-US"/>
    </w:rPr>
  </w:style>
  <w:style w:type="character" w:customStyle="1" w:styleId="Heading5Char">
    <w:name w:val="Heading 5 Char"/>
    <w:aliases w:val="HEADLINE 5 Char,ADVICE 5 Char,H5 Char,h5 Char,ASAPHeading 5 Char,Titulo 5 Char,Level 5 Char,Level 51 Char,Level 52 Char,Level 511 Char,h51 Char,Level 53 Char,Level 512 Char,h52 Char,Para5 Char,Numbered 5 (HP) Char,Numbered 5 (SBC) Char"/>
    <w:basedOn w:val="DefaultParagraphFont"/>
    <w:link w:val="Heading5"/>
    <w:rsid w:val="006A32DF"/>
    <w:rPr>
      <w:rFonts w:ascii="Arial" w:hAnsi="Arial" w:cs="Arial"/>
      <w:b/>
      <w:sz w:val="22"/>
      <w:lang w:eastAsia="en-US"/>
    </w:rPr>
  </w:style>
  <w:style w:type="character" w:customStyle="1" w:styleId="Heading8Char">
    <w:name w:val="Heading 8 Char"/>
    <w:aliases w:val="Vedlegg Char,HEADLINE 8 Char,ADVICE 8 Char,8 DO NOT USE Char,Heading 8 (do not use) Char,No num/gap Char,No num/gap1 Char,No num/gap2 Char,No num/gap3 Char,No num/gap11 Char,No num/gap21 Char,No num/gap4 Char,No num/gap12 Char,Lev 8 Char"/>
    <w:basedOn w:val="DefaultParagraphFont"/>
    <w:link w:val="Heading8"/>
    <w:rsid w:val="00304415"/>
    <w:rPr>
      <w:rFonts w:ascii="Arial" w:hAnsi="Arial"/>
      <w:i/>
      <w:lang w:val="en-US" w:eastAsia="en-US"/>
    </w:rPr>
  </w:style>
  <w:style w:type="paragraph" w:styleId="Header">
    <w:name w:val="header"/>
    <w:basedOn w:val="Normal"/>
    <w:link w:val="HeaderChar"/>
    <w:uiPriority w:val="99"/>
    <w:pPr>
      <w:tabs>
        <w:tab w:val="center" w:pos="4320"/>
        <w:tab w:val="right" w:pos="8640"/>
      </w:tabs>
    </w:pPr>
    <w:rPr>
      <w:sz w:val="20"/>
      <w:szCs w:val="20"/>
      <w:lang w:val="en-US" w:eastAsia="en-US"/>
    </w:rPr>
  </w:style>
  <w:style w:type="character" w:customStyle="1" w:styleId="HeaderChar">
    <w:name w:val="Header Char"/>
    <w:basedOn w:val="DefaultParagraphFont"/>
    <w:link w:val="Header"/>
    <w:uiPriority w:val="99"/>
    <w:rsid w:val="00304415"/>
    <w:rPr>
      <w:rFonts w:ascii="Arial" w:hAnsi="Arial"/>
      <w:lang w:val="en-US" w:eastAsia="en-US"/>
    </w:rPr>
  </w:style>
  <w:style w:type="paragraph" w:styleId="Footer">
    <w:name w:val="footer"/>
    <w:basedOn w:val="Normal"/>
    <w:link w:val="FooterChar"/>
    <w:uiPriority w:val="99"/>
    <w:pPr>
      <w:tabs>
        <w:tab w:val="center" w:pos="4320"/>
        <w:tab w:val="right" w:pos="8640"/>
      </w:tabs>
    </w:pPr>
    <w:rPr>
      <w:sz w:val="16"/>
      <w:szCs w:val="20"/>
      <w:lang w:val="en-US" w:eastAsia="en-US"/>
    </w:rPr>
  </w:style>
  <w:style w:type="character" w:customStyle="1" w:styleId="FooterChar">
    <w:name w:val="Footer Char"/>
    <w:link w:val="Footer"/>
    <w:uiPriority w:val="99"/>
    <w:locked/>
    <w:rsid w:val="00900E5D"/>
    <w:rPr>
      <w:rFonts w:ascii="Arial" w:hAnsi="Arial"/>
      <w:sz w:val="16"/>
      <w:lang w:val="en-US" w:eastAsia="en-US"/>
    </w:rPr>
  </w:style>
  <w:style w:type="character" w:styleId="PageNumber">
    <w:name w:val="page number"/>
    <w:basedOn w:val="DefaultParagraphFont"/>
  </w:style>
  <w:style w:type="paragraph" w:styleId="NormalWeb">
    <w:name w:val="Normal (Web)"/>
    <w:basedOn w:val="Normal"/>
    <w:uiPriority w:val="99"/>
    <w:pPr>
      <w:spacing w:before="100" w:beforeAutospacing="1" w:after="100" w:afterAutospacing="1"/>
    </w:pPr>
    <w:rPr>
      <w:lang w:val="en-US" w:eastAsia="en-US"/>
    </w:rPr>
  </w:style>
  <w:style w:type="table" w:styleId="TableGrid">
    <w:name w:val="Table Grid"/>
    <w:basedOn w:val="TableNormal"/>
    <w:rsid w:val="0028173B"/>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717BE"/>
    <w:rPr>
      <w:color w:val="0000FF"/>
      <w:u w:val="single"/>
    </w:rPr>
  </w:style>
  <w:style w:type="paragraph" w:styleId="TOC1">
    <w:name w:val="toc 1"/>
    <w:basedOn w:val="Normal"/>
    <w:next w:val="Normal"/>
    <w:autoRedefine/>
    <w:uiPriority w:val="39"/>
    <w:rsid w:val="00445BAB"/>
    <w:rPr>
      <w:sz w:val="22"/>
    </w:rPr>
  </w:style>
  <w:style w:type="paragraph" w:styleId="TOC2">
    <w:name w:val="toc 2"/>
    <w:basedOn w:val="Normal"/>
    <w:next w:val="Normal"/>
    <w:autoRedefine/>
    <w:uiPriority w:val="39"/>
    <w:rsid w:val="00445BAB"/>
    <w:pPr>
      <w:tabs>
        <w:tab w:val="left" w:pos="960"/>
        <w:tab w:val="right" w:leader="dot" w:pos="8636"/>
      </w:tabs>
      <w:ind w:left="240"/>
    </w:pPr>
    <w:rPr>
      <w:noProof/>
      <w:sz w:val="20"/>
    </w:rPr>
  </w:style>
  <w:style w:type="paragraph" w:customStyle="1" w:styleId="TtuloAlternativo1">
    <w:name w:val="Título Alternativo 1"/>
    <w:basedOn w:val="Normal"/>
    <w:rsid w:val="0052007A"/>
    <w:pPr>
      <w:numPr>
        <w:numId w:val="2"/>
      </w:numPr>
      <w:tabs>
        <w:tab w:val="clear" w:pos="1800"/>
        <w:tab w:val="num" w:pos="720"/>
      </w:tabs>
      <w:spacing w:after="240"/>
      <w:ind w:left="720" w:right="567"/>
    </w:pPr>
    <w:rPr>
      <w:rFonts w:ascii="Tahoma" w:hAnsi="Tahoma" w:cs="Tahoma"/>
      <w:b/>
      <w:sz w:val="20"/>
    </w:rPr>
  </w:style>
  <w:style w:type="paragraph" w:customStyle="1" w:styleId="Passo">
    <w:name w:val="Passo"/>
    <w:rsid w:val="0052007A"/>
    <w:pPr>
      <w:numPr>
        <w:numId w:val="1"/>
      </w:numPr>
      <w:tabs>
        <w:tab w:val="clear" w:pos="1440"/>
        <w:tab w:val="num" w:pos="720"/>
      </w:tabs>
      <w:spacing w:after="120"/>
      <w:ind w:left="714" w:hanging="357"/>
    </w:pPr>
    <w:rPr>
      <w:rFonts w:ascii="Tahoma" w:hAnsi="Tahoma" w:cs="Tahoma"/>
      <w:color w:val="0000FF"/>
    </w:rPr>
  </w:style>
  <w:style w:type="paragraph" w:styleId="BodyText">
    <w:name w:val="Body Text"/>
    <w:basedOn w:val="Normal"/>
    <w:rsid w:val="0052007A"/>
    <w:pPr>
      <w:keepLines/>
      <w:widowControl w:val="0"/>
      <w:spacing w:after="120" w:line="240" w:lineRule="atLeast"/>
      <w:ind w:left="540" w:hanging="180"/>
    </w:pPr>
    <w:rPr>
      <w:rFonts w:ascii="Tahoma" w:hAnsi="Tahoma" w:cs="Tahoma"/>
      <w:i/>
      <w:iCs/>
      <w:color w:val="0000FF"/>
      <w:sz w:val="20"/>
      <w:szCs w:val="20"/>
      <w:lang w:eastAsia="en-US"/>
    </w:rPr>
  </w:style>
  <w:style w:type="paragraph" w:customStyle="1" w:styleId="StyleHeading212pt">
    <w:name w:val="Style Heading 2 + 12 pt"/>
    <w:basedOn w:val="Heading2"/>
    <w:rsid w:val="00C44971"/>
    <w:pPr>
      <w:numPr>
        <w:numId w:val="3"/>
      </w:numPr>
      <w:autoSpaceDE w:val="0"/>
      <w:autoSpaceDN w:val="0"/>
      <w:adjustRightInd w:val="0"/>
      <w:spacing w:before="0" w:after="0"/>
    </w:pPr>
    <w:rPr>
      <w:rFonts w:cs="Arial"/>
      <w:bCs/>
      <w:lang w:val="pt-BR" w:eastAsia="pt-BR"/>
    </w:rPr>
  </w:style>
  <w:style w:type="paragraph" w:styleId="BalloonText">
    <w:name w:val="Balloon Text"/>
    <w:basedOn w:val="Normal"/>
    <w:link w:val="BalloonTextChar"/>
    <w:uiPriority w:val="99"/>
    <w:rsid w:val="00BE621F"/>
    <w:rPr>
      <w:rFonts w:ascii="Tahoma" w:hAnsi="Tahoma" w:cs="Tahoma"/>
      <w:sz w:val="16"/>
      <w:szCs w:val="16"/>
    </w:rPr>
  </w:style>
  <w:style w:type="character" w:customStyle="1" w:styleId="BalloonTextChar">
    <w:name w:val="Balloon Text Char"/>
    <w:link w:val="BalloonText"/>
    <w:uiPriority w:val="99"/>
    <w:rsid w:val="00BE621F"/>
    <w:rPr>
      <w:rFonts w:ascii="Tahoma" w:hAnsi="Tahoma" w:cs="Tahoma"/>
      <w:sz w:val="16"/>
      <w:szCs w:val="16"/>
    </w:rPr>
  </w:style>
  <w:style w:type="paragraph" w:styleId="Caption">
    <w:name w:val="caption"/>
    <w:aliases w:val="Caption Char,Caption Char2 Char,Caption Char1 Char Char,Caption Char Char Char Char,Caption Char Char1 Char,Caption Char1 Char1,Caption Char Char Char1"/>
    <w:basedOn w:val="Normal"/>
    <w:next w:val="Normal"/>
    <w:link w:val="CaptionChar1"/>
    <w:qFormat/>
    <w:rsid w:val="001C0AC2"/>
    <w:pPr>
      <w:spacing w:before="80" w:after="40"/>
      <w:ind w:left="1134"/>
      <w:jc w:val="center"/>
    </w:pPr>
    <w:rPr>
      <w:rFonts w:ascii="Helvetica" w:hAnsi="Helvetica"/>
      <w:bCs/>
      <w:i/>
      <w:sz w:val="18"/>
      <w:szCs w:val="20"/>
      <w:lang w:val="en-GB" w:eastAsia="en-US"/>
    </w:rPr>
  </w:style>
  <w:style w:type="character" w:customStyle="1" w:styleId="CaptionChar1">
    <w:name w:val="Caption Char1"/>
    <w:aliases w:val="Caption Char Char,Caption Char2 Char Char,Caption Char1 Char Char Char,Caption Char Char Char Char Char,Caption Char Char1 Char Char,Caption Char1 Char1 Char,Caption Char Char Char1 Char"/>
    <w:basedOn w:val="DefaultParagraphFont"/>
    <w:link w:val="Caption"/>
    <w:rsid w:val="0009232B"/>
    <w:rPr>
      <w:rFonts w:ascii="Helvetica" w:hAnsi="Helvetica"/>
      <w:bCs/>
      <w:i/>
      <w:sz w:val="18"/>
      <w:lang w:val="en-GB" w:eastAsia="en-US"/>
    </w:rPr>
  </w:style>
  <w:style w:type="paragraph" w:styleId="ListParagraph">
    <w:name w:val="List Paragraph"/>
    <w:basedOn w:val="Normal"/>
    <w:link w:val="ListParagraphChar"/>
    <w:uiPriority w:val="34"/>
    <w:qFormat/>
    <w:rsid w:val="000A0C31"/>
    <w:pPr>
      <w:spacing w:before="80"/>
      <w:ind w:left="720"/>
      <w:contextualSpacing/>
    </w:pPr>
    <w:rPr>
      <w:sz w:val="20"/>
      <w:lang w:val="en-GB" w:eastAsia="en-US"/>
    </w:rPr>
  </w:style>
  <w:style w:type="character" w:customStyle="1" w:styleId="ListParagraphChar">
    <w:name w:val="List Paragraph Char"/>
    <w:basedOn w:val="DefaultParagraphFont"/>
    <w:link w:val="ListParagraph"/>
    <w:uiPriority w:val="34"/>
    <w:rsid w:val="000A0C31"/>
    <w:rPr>
      <w:rFonts w:ascii="Arial" w:hAnsi="Arial"/>
      <w:szCs w:val="24"/>
      <w:lang w:val="en-GB" w:eastAsia="en-US"/>
    </w:rPr>
  </w:style>
  <w:style w:type="paragraph" w:customStyle="1" w:styleId="CharChar">
    <w:name w:val="Char Char"/>
    <w:basedOn w:val="Normal"/>
    <w:rsid w:val="000F23BD"/>
    <w:pPr>
      <w:spacing w:after="160" w:line="240" w:lineRule="exact"/>
    </w:pPr>
    <w:rPr>
      <w:rFonts w:ascii="Verdana" w:hAnsi="Verdana"/>
      <w:sz w:val="20"/>
      <w:szCs w:val="20"/>
      <w:lang w:val="en-US" w:eastAsia="en-US"/>
    </w:rPr>
  </w:style>
  <w:style w:type="paragraph" w:styleId="TOC3">
    <w:name w:val="toc 3"/>
    <w:basedOn w:val="Header"/>
    <w:next w:val="Normal"/>
    <w:uiPriority w:val="39"/>
    <w:rsid w:val="000F23BD"/>
    <w:pPr>
      <w:tabs>
        <w:tab w:val="clear" w:pos="4320"/>
        <w:tab w:val="clear" w:pos="8640"/>
      </w:tabs>
      <w:spacing w:before="160" w:after="160"/>
      <w:ind w:left="340"/>
    </w:pPr>
    <w:rPr>
      <w:rFonts w:ascii="Helvetica" w:hAnsi="Helvetica"/>
      <w:b/>
      <w:iCs/>
      <w:szCs w:val="24"/>
      <w:lang w:val="en-GB"/>
    </w:rPr>
  </w:style>
  <w:style w:type="paragraph" w:styleId="FootnoteText">
    <w:name w:val="footnote text"/>
    <w:basedOn w:val="Normal"/>
    <w:link w:val="FootnoteTextChar"/>
    <w:rsid w:val="000F23BD"/>
    <w:pPr>
      <w:spacing w:before="60"/>
      <w:jc w:val="right"/>
    </w:pPr>
    <w:rPr>
      <w:rFonts w:ascii="Helvetica" w:hAnsi="Helvetica"/>
      <w:sz w:val="16"/>
      <w:szCs w:val="20"/>
      <w:lang w:val="en-GB" w:eastAsia="en-US"/>
    </w:rPr>
  </w:style>
  <w:style w:type="character" w:customStyle="1" w:styleId="FootnoteTextChar">
    <w:name w:val="Footnote Text Char"/>
    <w:basedOn w:val="DefaultParagraphFont"/>
    <w:link w:val="FootnoteText"/>
    <w:rsid w:val="000F23BD"/>
    <w:rPr>
      <w:rFonts w:ascii="Helvetica" w:hAnsi="Helvetica"/>
      <w:sz w:val="16"/>
      <w:lang w:val="en-GB" w:eastAsia="en-US"/>
    </w:rPr>
  </w:style>
  <w:style w:type="paragraph" w:customStyle="1" w:styleId="Bullets1">
    <w:name w:val="Bullets 1"/>
    <w:basedOn w:val="Normal"/>
    <w:next w:val="Normal"/>
    <w:rsid w:val="000F23BD"/>
    <w:pPr>
      <w:tabs>
        <w:tab w:val="num" w:pos="1664"/>
      </w:tabs>
      <w:spacing w:before="80" w:after="80"/>
      <w:ind w:left="1664" w:hanging="360"/>
    </w:pPr>
    <w:rPr>
      <w:sz w:val="20"/>
      <w:szCs w:val="20"/>
      <w:lang w:val="en-GB" w:eastAsia="en-US"/>
    </w:rPr>
  </w:style>
  <w:style w:type="paragraph" w:customStyle="1" w:styleId="Bullets2">
    <w:name w:val="Bullets 2"/>
    <w:basedOn w:val="Bullets1"/>
    <w:rsid w:val="000F23BD"/>
  </w:style>
  <w:style w:type="character" w:styleId="FollowedHyperlink">
    <w:name w:val="FollowedHyperlink"/>
    <w:basedOn w:val="DefaultParagraphFont"/>
    <w:uiPriority w:val="99"/>
    <w:rsid w:val="000F23BD"/>
    <w:rPr>
      <w:rFonts w:ascii="Arial" w:hAnsi="Arial"/>
      <w:color w:val="800080"/>
      <w:sz w:val="20"/>
      <w:u w:val="single"/>
    </w:rPr>
  </w:style>
  <w:style w:type="paragraph" w:customStyle="1" w:styleId="HeaderBase">
    <w:name w:val="Header Base"/>
    <w:basedOn w:val="Normal"/>
    <w:rsid w:val="000F23BD"/>
    <w:pPr>
      <w:spacing w:before="80"/>
      <w:ind w:left="1134"/>
    </w:pPr>
    <w:rPr>
      <w:sz w:val="20"/>
      <w:szCs w:val="20"/>
      <w:lang w:val="en-GB" w:eastAsia="en-US"/>
    </w:rPr>
  </w:style>
  <w:style w:type="paragraph" w:customStyle="1" w:styleId="TableHeader">
    <w:name w:val="Table Header"/>
    <w:basedOn w:val="Normal"/>
    <w:rsid w:val="000F23BD"/>
    <w:pPr>
      <w:spacing w:before="80" w:after="40"/>
    </w:pPr>
    <w:rPr>
      <w:rFonts w:ascii="Helvetica" w:hAnsi="Helvetica"/>
      <w:b/>
      <w:color w:val="FFFFFF"/>
      <w:sz w:val="20"/>
      <w:szCs w:val="20"/>
      <w:lang w:val="en-GB" w:eastAsia="en-US"/>
    </w:rPr>
  </w:style>
  <w:style w:type="paragraph" w:customStyle="1" w:styleId="TableContent">
    <w:name w:val="Table Content"/>
    <w:basedOn w:val="Normal"/>
    <w:rsid w:val="000F23BD"/>
    <w:pPr>
      <w:spacing w:before="80"/>
    </w:pPr>
    <w:rPr>
      <w:rFonts w:ascii="Helvetica" w:hAnsi="Helvetica"/>
      <w:sz w:val="20"/>
      <w:szCs w:val="20"/>
      <w:lang w:val="en-GB" w:eastAsia="en-US"/>
    </w:rPr>
  </w:style>
  <w:style w:type="paragraph" w:styleId="TOC4">
    <w:name w:val="toc 4"/>
    <w:basedOn w:val="Header"/>
    <w:next w:val="Normal"/>
    <w:uiPriority w:val="39"/>
    <w:rsid w:val="000F23BD"/>
    <w:pPr>
      <w:tabs>
        <w:tab w:val="clear" w:pos="4320"/>
        <w:tab w:val="clear" w:pos="8640"/>
      </w:tabs>
      <w:spacing w:before="120" w:after="120"/>
      <w:ind w:left="510"/>
    </w:pPr>
    <w:rPr>
      <w:rFonts w:ascii="Helvetica" w:hAnsi="Helvetica"/>
      <w:b/>
      <w:sz w:val="18"/>
      <w:szCs w:val="21"/>
      <w:lang w:val="en-GB"/>
    </w:rPr>
  </w:style>
  <w:style w:type="paragraph" w:customStyle="1" w:styleId="Normaltitle">
    <w:name w:val="Normal title"/>
    <w:basedOn w:val="Normal"/>
    <w:next w:val="Normal"/>
    <w:rsid w:val="000F23BD"/>
    <w:pPr>
      <w:spacing w:before="40"/>
      <w:ind w:left="1134"/>
    </w:pPr>
    <w:rPr>
      <w:b/>
      <w:sz w:val="20"/>
      <w:szCs w:val="20"/>
      <w:lang w:val="en-GB" w:eastAsia="en-US"/>
    </w:rPr>
  </w:style>
  <w:style w:type="paragraph" w:customStyle="1" w:styleId="HeaderName">
    <w:name w:val="Header Name"/>
    <w:basedOn w:val="Header"/>
    <w:rsid w:val="000F23BD"/>
    <w:pPr>
      <w:tabs>
        <w:tab w:val="clear" w:pos="4320"/>
        <w:tab w:val="clear" w:pos="8640"/>
      </w:tabs>
      <w:spacing w:before="80" w:after="40"/>
    </w:pPr>
    <w:rPr>
      <w:lang w:val="en-GB"/>
    </w:rPr>
  </w:style>
  <w:style w:type="paragraph" w:styleId="TOC5">
    <w:name w:val="toc 5"/>
    <w:basedOn w:val="Header"/>
    <w:next w:val="Normal"/>
    <w:uiPriority w:val="39"/>
    <w:rsid w:val="000F23BD"/>
    <w:pPr>
      <w:tabs>
        <w:tab w:val="clear" w:pos="4320"/>
        <w:tab w:val="clear" w:pos="8640"/>
      </w:tabs>
      <w:spacing w:before="80" w:after="80"/>
      <w:ind w:left="680"/>
    </w:pPr>
    <w:rPr>
      <w:rFonts w:ascii="Helvetica" w:hAnsi="Helvetica"/>
      <w:b/>
      <w:sz w:val="16"/>
      <w:szCs w:val="21"/>
      <w:lang w:val="en-GB"/>
    </w:rPr>
  </w:style>
  <w:style w:type="paragraph" w:styleId="TOC6">
    <w:name w:val="toc 6"/>
    <w:basedOn w:val="Header"/>
    <w:next w:val="Normal"/>
    <w:autoRedefine/>
    <w:uiPriority w:val="39"/>
    <w:rsid w:val="000F23BD"/>
    <w:pPr>
      <w:tabs>
        <w:tab w:val="clear" w:pos="4320"/>
        <w:tab w:val="clear" w:pos="8640"/>
      </w:tabs>
      <w:spacing w:before="60" w:after="40"/>
      <w:ind w:left="851"/>
    </w:pPr>
    <w:rPr>
      <w:rFonts w:ascii="Helvetica" w:hAnsi="Helvetica"/>
      <w:b/>
      <w:sz w:val="16"/>
      <w:szCs w:val="21"/>
      <w:lang w:val="en-GB"/>
    </w:rPr>
  </w:style>
  <w:style w:type="paragraph" w:styleId="TOC7">
    <w:name w:val="toc 7"/>
    <w:basedOn w:val="Normal"/>
    <w:next w:val="Normal"/>
    <w:autoRedefine/>
    <w:uiPriority w:val="39"/>
    <w:rsid w:val="000F23BD"/>
    <w:pPr>
      <w:spacing w:before="80"/>
      <w:ind w:left="1440"/>
    </w:pPr>
    <w:rPr>
      <w:rFonts w:ascii="Helvetica" w:hAnsi="Helvetica"/>
      <w:sz w:val="20"/>
      <w:lang w:val="en-GB" w:eastAsia="en-US"/>
    </w:rPr>
  </w:style>
  <w:style w:type="paragraph" w:styleId="TOC8">
    <w:name w:val="toc 8"/>
    <w:basedOn w:val="Normal"/>
    <w:next w:val="Normal"/>
    <w:autoRedefine/>
    <w:uiPriority w:val="39"/>
    <w:rsid w:val="000F23BD"/>
    <w:pPr>
      <w:spacing w:before="80"/>
      <w:ind w:left="1680"/>
    </w:pPr>
    <w:rPr>
      <w:rFonts w:ascii="Helvetica" w:hAnsi="Helvetica"/>
      <w:sz w:val="20"/>
      <w:lang w:val="en-GB" w:eastAsia="en-US"/>
    </w:rPr>
  </w:style>
  <w:style w:type="paragraph" w:styleId="TOC9">
    <w:name w:val="toc 9"/>
    <w:basedOn w:val="Normal"/>
    <w:next w:val="Normal"/>
    <w:autoRedefine/>
    <w:uiPriority w:val="39"/>
    <w:rsid w:val="000F23BD"/>
    <w:pPr>
      <w:spacing w:before="80"/>
      <w:ind w:left="1920"/>
    </w:pPr>
    <w:rPr>
      <w:rFonts w:ascii="Helvetica" w:hAnsi="Helvetica"/>
      <w:sz w:val="20"/>
      <w:lang w:val="en-GB" w:eastAsia="en-US"/>
    </w:rPr>
  </w:style>
  <w:style w:type="paragraph" w:customStyle="1" w:styleId="Namefooter">
    <w:name w:val="Name footer"/>
    <w:basedOn w:val="Footer"/>
    <w:rsid w:val="000F23BD"/>
    <w:pPr>
      <w:tabs>
        <w:tab w:val="clear" w:pos="4320"/>
        <w:tab w:val="clear" w:pos="8640"/>
        <w:tab w:val="right" w:pos="6840"/>
      </w:tabs>
      <w:spacing w:before="40"/>
    </w:pPr>
    <w:rPr>
      <w:b/>
      <w:lang w:val="pt-PT"/>
    </w:rPr>
  </w:style>
  <w:style w:type="paragraph" w:customStyle="1" w:styleId="Title1">
    <w:name w:val="Title 1"/>
    <w:basedOn w:val="Normal"/>
    <w:next w:val="Normal"/>
    <w:rsid w:val="000F23BD"/>
    <w:pPr>
      <w:pBdr>
        <w:bottom w:val="single" w:sz="12" w:space="4" w:color="auto"/>
      </w:pBdr>
      <w:spacing w:before="120" w:after="240" w:line="240" w:lineRule="atLeast"/>
    </w:pPr>
    <w:rPr>
      <w:rFonts w:ascii="Helvetica" w:hAnsi="Helvetica" w:cs="Arial"/>
      <w:b/>
      <w:bCs/>
      <w:kern w:val="28"/>
      <w:sz w:val="36"/>
      <w:szCs w:val="32"/>
      <w:lang w:val="en-GB" w:eastAsia="en-US"/>
    </w:rPr>
  </w:style>
  <w:style w:type="paragraph" w:customStyle="1" w:styleId="Index">
    <w:name w:val="Index"/>
    <w:basedOn w:val="Title1"/>
    <w:next w:val="Normal"/>
    <w:rsid w:val="000F23BD"/>
    <w:pPr>
      <w:keepNext/>
      <w:keepLines/>
      <w:pageBreakBefore/>
      <w:pBdr>
        <w:bottom w:val="single" w:sz="6" w:space="4" w:color="auto"/>
      </w:pBdr>
      <w:spacing w:after="360" w:line="240" w:lineRule="auto"/>
    </w:pPr>
    <w:rPr>
      <w:spacing w:val="20"/>
      <w:sz w:val="32"/>
    </w:rPr>
  </w:style>
  <w:style w:type="paragraph" w:styleId="Subtitle">
    <w:name w:val="Subtitle"/>
    <w:basedOn w:val="Normal"/>
    <w:next w:val="Normal"/>
    <w:link w:val="SubtitleChar"/>
    <w:qFormat/>
    <w:rsid w:val="000F23BD"/>
    <w:pPr>
      <w:keepNext/>
      <w:keepLines/>
      <w:tabs>
        <w:tab w:val="right" w:leader="dot" w:pos="8222"/>
        <w:tab w:val="right" w:leader="dot" w:pos="8280"/>
      </w:tabs>
      <w:spacing w:before="120" w:after="120" w:line="240" w:lineRule="atLeast"/>
      <w:ind w:firstLine="108"/>
    </w:pPr>
    <w:rPr>
      <w:rFonts w:ascii="Helvetica" w:hAnsi="Helvetica"/>
      <w:b/>
      <w:snapToGrid w:val="0"/>
      <w:color w:val="000000"/>
      <w:kern w:val="28"/>
      <w:sz w:val="28"/>
      <w:szCs w:val="20"/>
      <w:lang w:val="en-GB" w:eastAsia="en-US"/>
    </w:rPr>
  </w:style>
  <w:style w:type="character" w:customStyle="1" w:styleId="SubtitleChar">
    <w:name w:val="Subtitle Char"/>
    <w:basedOn w:val="DefaultParagraphFont"/>
    <w:link w:val="Subtitle"/>
    <w:rsid w:val="000F23BD"/>
    <w:rPr>
      <w:rFonts w:ascii="Helvetica" w:hAnsi="Helvetica"/>
      <w:b/>
      <w:snapToGrid w:val="0"/>
      <w:color w:val="000000"/>
      <w:kern w:val="28"/>
      <w:sz w:val="28"/>
      <w:lang w:val="en-GB" w:eastAsia="en-US"/>
    </w:rPr>
  </w:style>
  <w:style w:type="paragraph" w:customStyle="1" w:styleId="HeadingAppendix">
    <w:name w:val="Heading Appendix"/>
    <w:basedOn w:val="Heading1"/>
    <w:rsid w:val="000F23BD"/>
    <w:pPr>
      <w:keepLines/>
      <w:pageBreakBefore/>
      <w:numPr>
        <w:numId w:val="0"/>
      </w:numPr>
      <w:pBdr>
        <w:top w:val="none" w:sz="0" w:space="0" w:color="auto"/>
        <w:bottom w:val="single" w:sz="8" w:space="1" w:color="auto"/>
      </w:pBdr>
      <w:tabs>
        <w:tab w:val="num" w:pos="432"/>
      </w:tabs>
      <w:spacing w:before="120" w:after="240" w:line="220" w:lineRule="atLeast"/>
      <w:ind w:left="432" w:hanging="432"/>
    </w:pPr>
    <w:rPr>
      <w:rFonts w:ascii="Helvetica" w:hAnsi="Helvetica"/>
      <w:b w:val="0"/>
      <w:spacing w:val="10"/>
      <w:position w:val="6"/>
      <w:sz w:val="32"/>
      <w:szCs w:val="20"/>
      <w:lang w:val="en-GB"/>
    </w:rPr>
  </w:style>
  <w:style w:type="paragraph" w:customStyle="1" w:styleId="TOCBase">
    <w:name w:val="TOC Base"/>
    <w:basedOn w:val="Normal"/>
    <w:rsid w:val="000F23BD"/>
    <w:pPr>
      <w:tabs>
        <w:tab w:val="right" w:leader="dot" w:pos="6480"/>
      </w:tabs>
      <w:spacing w:before="80" w:after="240" w:line="240" w:lineRule="atLeast"/>
    </w:pPr>
    <w:rPr>
      <w:sz w:val="20"/>
      <w:szCs w:val="20"/>
      <w:lang w:val="en-GB" w:eastAsia="en-US"/>
    </w:rPr>
  </w:style>
  <w:style w:type="paragraph" w:styleId="TableofFigures">
    <w:name w:val="table of figures"/>
    <w:basedOn w:val="Normal"/>
    <w:next w:val="Normal"/>
    <w:rsid w:val="000F23BD"/>
    <w:pPr>
      <w:spacing w:before="80"/>
      <w:ind w:left="400" w:hanging="400"/>
    </w:pPr>
    <w:rPr>
      <w:rFonts w:ascii="Helvetica" w:hAnsi="Helvetica"/>
      <w:sz w:val="20"/>
      <w:lang w:val="en-GB" w:eastAsia="en-US"/>
    </w:rPr>
  </w:style>
  <w:style w:type="paragraph" w:customStyle="1" w:styleId="wedofooter">
    <w:name w:val="wedo footer"/>
    <w:basedOn w:val="Normal"/>
    <w:uiPriority w:val="99"/>
    <w:rsid w:val="000F23BD"/>
    <w:pPr>
      <w:spacing w:before="40" w:after="30"/>
      <w:ind w:left="170"/>
    </w:pPr>
    <w:rPr>
      <w:color w:val="333333"/>
      <w:sz w:val="14"/>
      <w:lang w:val="pt-PT" w:eastAsia="en-US"/>
    </w:rPr>
  </w:style>
  <w:style w:type="character" w:styleId="Strong">
    <w:name w:val="Strong"/>
    <w:basedOn w:val="DefaultParagraphFont"/>
    <w:uiPriority w:val="22"/>
    <w:qFormat/>
    <w:rsid w:val="000F23BD"/>
    <w:rPr>
      <w:b/>
      <w:bCs/>
    </w:rPr>
  </w:style>
  <w:style w:type="paragraph" w:customStyle="1" w:styleId="ndice">
    <w:name w:val="Índice"/>
    <w:basedOn w:val="Normal"/>
    <w:rsid w:val="000F23BD"/>
    <w:pPr>
      <w:suppressLineNumbers/>
      <w:suppressAutoHyphens/>
    </w:pPr>
    <w:rPr>
      <w:rFonts w:cs="Tahoma"/>
      <w:sz w:val="20"/>
      <w:szCs w:val="20"/>
      <w:lang w:val="en-US" w:eastAsia="ar-SA"/>
    </w:rPr>
  </w:style>
  <w:style w:type="paragraph" w:customStyle="1" w:styleId="WW-Caption1111">
    <w:name w:val="WW-Caption1111"/>
    <w:basedOn w:val="Normal"/>
    <w:next w:val="Normal"/>
    <w:rsid w:val="000F23BD"/>
    <w:pPr>
      <w:suppressAutoHyphens/>
      <w:spacing w:before="120" w:after="120"/>
    </w:pPr>
    <w:rPr>
      <w:b/>
      <w:bCs/>
      <w:sz w:val="20"/>
      <w:szCs w:val="20"/>
      <w:lang w:val="en-US" w:eastAsia="ar-SA"/>
    </w:rPr>
  </w:style>
  <w:style w:type="character" w:customStyle="1" w:styleId="WW8Num2z1">
    <w:name w:val="WW8Num2z1"/>
    <w:rsid w:val="000F23BD"/>
    <w:rPr>
      <w:rFonts w:ascii="Courier New" w:hAnsi="Courier New"/>
    </w:rPr>
  </w:style>
  <w:style w:type="character" w:customStyle="1" w:styleId="WW8Num10z2">
    <w:name w:val="WW8Num10z2"/>
    <w:rsid w:val="000F23BD"/>
    <w:rPr>
      <w:rFonts w:ascii="Wingdings" w:hAnsi="Wingdings"/>
    </w:rPr>
  </w:style>
  <w:style w:type="paragraph" w:styleId="ListNumber">
    <w:name w:val="List Number"/>
    <w:next w:val="Normal"/>
    <w:rsid w:val="000F23BD"/>
    <w:pPr>
      <w:widowControl w:val="0"/>
      <w:tabs>
        <w:tab w:val="num" w:pos="432"/>
      </w:tabs>
      <w:spacing w:before="120"/>
      <w:ind w:left="432" w:hanging="432"/>
    </w:pPr>
    <w:rPr>
      <w:rFonts w:ascii="Courier New" w:hAnsi="Courier New"/>
      <w:noProof/>
      <w:snapToGrid w:val="0"/>
      <w:sz w:val="24"/>
    </w:rPr>
  </w:style>
  <w:style w:type="paragraph" w:customStyle="1" w:styleId="CharCharCharCharCharCharCharCharCharCharCharCharCharCharCharChar">
    <w:name w:val="Char Char Char Char Char Char Char Char Char Char Char Char Char Char Char Char"/>
    <w:basedOn w:val="Normal"/>
    <w:rsid w:val="000F23BD"/>
    <w:pPr>
      <w:spacing w:after="160" w:line="240" w:lineRule="exact"/>
    </w:pPr>
    <w:rPr>
      <w:rFonts w:ascii="Verdana" w:hAnsi="Verdana"/>
      <w:sz w:val="20"/>
      <w:szCs w:val="20"/>
      <w:lang w:val="en-US" w:eastAsia="en-US"/>
    </w:rPr>
  </w:style>
  <w:style w:type="paragraph" w:customStyle="1" w:styleId="Indentado1">
    <w:name w:val="Indentado1"/>
    <w:basedOn w:val="Normal"/>
    <w:next w:val="Normal"/>
    <w:autoRedefine/>
    <w:rsid w:val="000F23BD"/>
    <w:pPr>
      <w:spacing w:before="80"/>
      <w:ind w:left="1134"/>
    </w:pPr>
    <w:rPr>
      <w:rFonts w:ascii="Helvetica" w:hAnsi="Helvetica"/>
      <w:sz w:val="20"/>
      <w:szCs w:val="20"/>
      <w:lang w:eastAsia="en-US"/>
    </w:rPr>
  </w:style>
  <w:style w:type="paragraph" w:styleId="BodyTextIndent">
    <w:name w:val="Body Text Indent"/>
    <w:basedOn w:val="Normal"/>
    <w:link w:val="BodyTextIndentChar"/>
    <w:rsid w:val="000F23BD"/>
    <w:pPr>
      <w:spacing w:before="80" w:after="120"/>
      <w:ind w:left="283"/>
    </w:pPr>
    <w:rPr>
      <w:rFonts w:ascii="Helvetica" w:hAnsi="Helvetica"/>
      <w:sz w:val="20"/>
      <w:lang w:val="en-GB" w:eastAsia="en-US"/>
    </w:rPr>
  </w:style>
  <w:style w:type="character" w:customStyle="1" w:styleId="BodyTextIndentChar">
    <w:name w:val="Body Text Indent Char"/>
    <w:basedOn w:val="DefaultParagraphFont"/>
    <w:link w:val="BodyTextIndent"/>
    <w:rsid w:val="000F23BD"/>
    <w:rPr>
      <w:rFonts w:ascii="Helvetica" w:hAnsi="Helvetica"/>
      <w:szCs w:val="24"/>
      <w:lang w:val="en-GB" w:eastAsia="en-US"/>
    </w:rPr>
  </w:style>
  <w:style w:type="paragraph" w:customStyle="1" w:styleId="CharCharCharCharCharChar">
    <w:name w:val="Char Char Char Char Char Char"/>
    <w:basedOn w:val="Normal"/>
    <w:rsid w:val="000F23BD"/>
    <w:pPr>
      <w:spacing w:after="160" w:line="240" w:lineRule="exact"/>
    </w:pPr>
    <w:rPr>
      <w:rFonts w:ascii="Verdana" w:hAnsi="Verdana"/>
      <w:sz w:val="20"/>
      <w:szCs w:val="20"/>
      <w:lang w:val="en-US" w:eastAsia="en-US"/>
    </w:rPr>
  </w:style>
  <w:style w:type="paragraph" w:customStyle="1" w:styleId="xl32">
    <w:name w:val="xl32"/>
    <w:basedOn w:val="Normal"/>
    <w:rsid w:val="000F23BD"/>
    <w:pPr>
      <w:pBdr>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eastAsia="Arial Unicode MS" w:cs="Arial"/>
      <w:sz w:val="16"/>
      <w:szCs w:val="16"/>
      <w:lang w:val="en-US" w:eastAsia="en-US"/>
    </w:rPr>
  </w:style>
  <w:style w:type="paragraph" w:styleId="Index1">
    <w:name w:val="index 1"/>
    <w:basedOn w:val="Normal"/>
    <w:next w:val="Normal"/>
    <w:autoRedefine/>
    <w:rsid w:val="000F23BD"/>
    <w:pPr>
      <w:spacing w:before="80"/>
      <w:ind w:left="200" w:hanging="200"/>
    </w:pPr>
    <w:rPr>
      <w:rFonts w:ascii="Helvetica" w:hAnsi="Helvetica"/>
      <w:sz w:val="20"/>
      <w:lang w:val="en-GB" w:eastAsia="en-US"/>
    </w:rPr>
  </w:style>
  <w:style w:type="paragraph" w:customStyle="1" w:styleId="CharCharCharCharCharCharCharCharCharCharCharCharCharCharCharCharCharCharCharChar">
    <w:name w:val="Char Char Char Char Char Char Char Char Char Char Char Char Char Char Char Char Char Char Char Char"/>
    <w:basedOn w:val="Normal"/>
    <w:rsid w:val="000F23BD"/>
    <w:pPr>
      <w:spacing w:after="160" w:line="240" w:lineRule="exact"/>
    </w:pPr>
    <w:rPr>
      <w:rFonts w:ascii="Verdana" w:hAnsi="Verdana"/>
      <w:sz w:val="20"/>
      <w:szCs w:val="20"/>
      <w:lang w:val="en-US" w:eastAsia="en-US"/>
    </w:rPr>
  </w:style>
  <w:style w:type="paragraph" w:styleId="DocumentMap">
    <w:name w:val="Document Map"/>
    <w:basedOn w:val="Normal"/>
    <w:link w:val="DocumentMapChar"/>
    <w:rsid w:val="000F23BD"/>
    <w:pPr>
      <w:shd w:val="clear" w:color="auto" w:fill="000080"/>
      <w:spacing w:before="80"/>
      <w:ind w:left="1134"/>
    </w:pPr>
    <w:rPr>
      <w:rFonts w:ascii="Tahoma" w:hAnsi="Tahoma" w:cs="Tahoma"/>
      <w:sz w:val="20"/>
      <w:szCs w:val="20"/>
      <w:lang w:val="en-GB" w:eastAsia="en-US"/>
    </w:rPr>
  </w:style>
  <w:style w:type="character" w:customStyle="1" w:styleId="DocumentMapChar">
    <w:name w:val="Document Map Char"/>
    <w:basedOn w:val="DefaultParagraphFont"/>
    <w:link w:val="DocumentMap"/>
    <w:rsid w:val="000F23BD"/>
    <w:rPr>
      <w:rFonts w:ascii="Tahoma" w:hAnsi="Tahoma" w:cs="Tahoma"/>
      <w:shd w:val="clear" w:color="auto" w:fill="000080"/>
      <w:lang w:val="en-GB" w:eastAsia="en-US"/>
    </w:rPr>
  </w:style>
  <w:style w:type="character" w:customStyle="1" w:styleId="txtcpro">
    <w:name w:val="txtcpro"/>
    <w:basedOn w:val="DefaultParagraphFont"/>
    <w:rsid w:val="000F23BD"/>
  </w:style>
  <w:style w:type="character" w:styleId="CommentReference">
    <w:name w:val="annotation reference"/>
    <w:basedOn w:val="DefaultParagraphFont"/>
    <w:semiHidden/>
    <w:unhideWhenUsed/>
    <w:rsid w:val="00B25D70"/>
    <w:rPr>
      <w:sz w:val="16"/>
      <w:szCs w:val="16"/>
    </w:rPr>
  </w:style>
  <w:style w:type="paragraph" w:styleId="CommentText">
    <w:name w:val="annotation text"/>
    <w:basedOn w:val="Normal"/>
    <w:link w:val="CommentTextChar"/>
    <w:semiHidden/>
    <w:unhideWhenUsed/>
    <w:rsid w:val="00B25D70"/>
    <w:rPr>
      <w:sz w:val="20"/>
      <w:szCs w:val="20"/>
    </w:rPr>
  </w:style>
  <w:style w:type="character" w:customStyle="1" w:styleId="CommentTextChar">
    <w:name w:val="Comment Text Char"/>
    <w:basedOn w:val="DefaultParagraphFont"/>
    <w:link w:val="CommentText"/>
    <w:semiHidden/>
    <w:rsid w:val="00B25D70"/>
  </w:style>
  <w:style w:type="paragraph" w:styleId="CommentSubject">
    <w:name w:val="annotation subject"/>
    <w:basedOn w:val="CommentText"/>
    <w:next w:val="CommentText"/>
    <w:link w:val="CommentSubjectChar"/>
    <w:semiHidden/>
    <w:unhideWhenUsed/>
    <w:rsid w:val="00B25D70"/>
    <w:rPr>
      <w:b/>
      <w:bCs/>
    </w:rPr>
  </w:style>
  <w:style w:type="character" w:customStyle="1" w:styleId="CommentSubjectChar">
    <w:name w:val="Comment Subject Char"/>
    <w:basedOn w:val="CommentTextChar"/>
    <w:link w:val="CommentSubject"/>
    <w:semiHidden/>
    <w:rsid w:val="00B25D70"/>
    <w:rPr>
      <w:b/>
      <w:bCs/>
    </w:rPr>
  </w:style>
  <w:style w:type="character" w:styleId="Emphasis">
    <w:name w:val="Emphasis"/>
    <w:basedOn w:val="DefaultParagraphFont"/>
    <w:qFormat/>
    <w:rsid w:val="00B31D8D"/>
    <w:rPr>
      <w:i/>
      <w:iCs/>
    </w:rPr>
  </w:style>
  <w:style w:type="paragraph" w:styleId="TOCHeading">
    <w:name w:val="TOC Heading"/>
    <w:basedOn w:val="Heading1"/>
    <w:next w:val="Normal"/>
    <w:uiPriority w:val="39"/>
    <w:unhideWhenUsed/>
    <w:qFormat/>
    <w:rsid w:val="00243DED"/>
    <w:pPr>
      <w:keepLines/>
      <w:numPr>
        <w:numId w:val="0"/>
      </w:numPr>
      <w:pBdr>
        <w:top w:val="none" w:sz="0" w:space="0" w:color="auto"/>
        <w:bottom w:val="none" w:sz="0" w:space="0" w:color="auto"/>
      </w:pBdr>
      <w:spacing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customStyle="1" w:styleId="StyleHeading8Centered">
    <w:name w:val="Style Heading 8 + Centered"/>
    <w:basedOn w:val="Heading8"/>
    <w:rsid w:val="00304415"/>
    <w:pPr>
      <w:keepNext/>
      <w:numPr>
        <w:ilvl w:val="0"/>
        <w:numId w:val="0"/>
      </w:numPr>
      <w:tabs>
        <w:tab w:val="left" w:pos="6078"/>
      </w:tabs>
      <w:spacing w:before="0" w:after="0"/>
      <w:jc w:val="center"/>
    </w:pPr>
    <w:rPr>
      <w:b/>
      <w:bCs/>
      <w:i w:val="0"/>
      <w:sz w:val="22"/>
      <w:lang w:val="pt-BR" w:eastAsia="pt-BR"/>
    </w:rPr>
  </w:style>
  <w:style w:type="paragraph" w:customStyle="1" w:styleId="Estilo1">
    <w:name w:val="Estilo1"/>
    <w:basedOn w:val="Normal"/>
    <w:link w:val="Estilo1Char"/>
    <w:qFormat/>
    <w:rsid w:val="00304415"/>
    <w:pPr>
      <w:spacing w:after="200" w:line="276" w:lineRule="auto"/>
      <w:contextualSpacing/>
    </w:pPr>
    <w:rPr>
      <w:rFonts w:eastAsia="Calibri" w:cs="Arial"/>
      <w:b/>
      <w:lang w:eastAsia="en-US"/>
    </w:rPr>
  </w:style>
  <w:style w:type="character" w:customStyle="1" w:styleId="Estilo1Char">
    <w:name w:val="Estilo1 Char"/>
    <w:link w:val="Estilo1"/>
    <w:rsid w:val="00304415"/>
    <w:rPr>
      <w:rFonts w:ascii="Arial" w:eastAsia="Calibri" w:hAnsi="Arial" w:cs="Arial"/>
      <w:b/>
      <w:sz w:val="24"/>
      <w:szCs w:val="24"/>
      <w:lang w:eastAsia="en-US"/>
    </w:rPr>
  </w:style>
  <w:style w:type="paragraph" w:customStyle="1" w:styleId="Default">
    <w:name w:val="Default"/>
    <w:rsid w:val="00304415"/>
    <w:pPr>
      <w:autoSpaceDE w:val="0"/>
      <w:autoSpaceDN w:val="0"/>
      <w:adjustRightInd w:val="0"/>
    </w:pPr>
    <w:rPr>
      <w:rFonts w:eastAsiaTheme="minorHAnsi"/>
      <w:color w:val="000000"/>
      <w:sz w:val="24"/>
      <w:szCs w:val="24"/>
      <w:lang w:eastAsia="en-US"/>
    </w:rPr>
  </w:style>
  <w:style w:type="paragraph" w:customStyle="1" w:styleId="Tabela">
    <w:name w:val="Tabela"/>
    <w:basedOn w:val="Normal"/>
    <w:next w:val="Normal"/>
    <w:qFormat/>
    <w:rsid w:val="00C476C1"/>
    <w:pPr>
      <w:tabs>
        <w:tab w:val="num" w:pos="1855"/>
      </w:tabs>
      <w:spacing w:before="40" w:after="40"/>
    </w:pPr>
    <w:rPr>
      <w:rFonts w:ascii="Helvetica" w:hAnsi="Helvetica"/>
      <w:sz w:val="18"/>
      <w:lang w:val="pt-PT" w:eastAsia="en-US"/>
    </w:rPr>
  </w:style>
  <w:style w:type="table" w:customStyle="1" w:styleId="TableWeDo">
    <w:name w:val="Table WeDo"/>
    <w:basedOn w:val="TableGrid"/>
    <w:rsid w:val="00405ED7"/>
    <w:pPr>
      <w:keepNext/>
      <w:keepLines/>
    </w:pPr>
    <w:rPr>
      <w:rFonts w:eastAsia="Times New Roman"/>
      <w:lang w:val="es-BO" w:eastAsia="es-BO"/>
    </w:rPr>
    <w:tblPr>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rPr>
      <w:jc w:val="center"/>
    </w:trPr>
    <w:tblStylePr w:type="firstRow">
      <w:pPr>
        <w:jc w:val="center"/>
      </w:pPr>
      <w:rPr>
        <w:b/>
        <w:color w:val="FFFFFF"/>
      </w:rPr>
      <w:tblPr/>
      <w:tcPr>
        <w:shd w:val="clear" w:color="auto" w:fill="999999"/>
        <w:vAlign w:val="center"/>
      </w:tcPr>
    </w:tblStylePr>
  </w:style>
  <w:style w:type="paragraph" w:customStyle="1" w:styleId="xl63">
    <w:name w:val="xl63"/>
    <w:basedOn w:val="Normal"/>
    <w:rsid w:val="00BB7328"/>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pPr>
  </w:style>
  <w:style w:type="paragraph" w:customStyle="1" w:styleId="xl64">
    <w:name w:val="xl64"/>
    <w:basedOn w:val="Normal"/>
    <w:rsid w:val="00BB7328"/>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65">
    <w:name w:val="xl65"/>
    <w:basedOn w:val="Normal"/>
    <w:rsid w:val="00BB7328"/>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66">
    <w:name w:val="xl66"/>
    <w:basedOn w:val="Normal"/>
    <w:rsid w:val="00BB732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style>
  <w:style w:type="paragraph" w:customStyle="1" w:styleId="xl67">
    <w:name w:val="xl67"/>
    <w:basedOn w:val="Normal"/>
    <w:rsid w:val="00BB7328"/>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68">
    <w:name w:val="xl68"/>
    <w:basedOn w:val="Normal"/>
    <w:rsid w:val="00BB7328"/>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69">
    <w:name w:val="xl69"/>
    <w:basedOn w:val="Normal"/>
    <w:rsid w:val="005977D5"/>
    <w:pPr>
      <w:pBdr>
        <w:bottom w:val="single" w:sz="8" w:space="0" w:color="auto"/>
        <w:right w:val="single" w:sz="8" w:space="0" w:color="auto"/>
      </w:pBdr>
      <w:spacing w:before="100" w:beforeAutospacing="1" w:after="100" w:afterAutospacing="1"/>
      <w:jc w:val="right"/>
      <w:textAlignment w:val="center"/>
    </w:pPr>
    <w:rPr>
      <w:rFonts w:ascii="Calibri" w:hAnsi="Calibri" w:cs="Calibri"/>
      <w:color w:val="000000"/>
    </w:rPr>
  </w:style>
  <w:style w:type="paragraph" w:customStyle="1" w:styleId="xl70">
    <w:name w:val="xl70"/>
    <w:basedOn w:val="Normal"/>
    <w:rsid w:val="005977D5"/>
    <w:pPr>
      <w:pBdr>
        <w:right w:val="single" w:sz="8" w:space="0" w:color="auto"/>
      </w:pBdr>
      <w:spacing w:before="100" w:beforeAutospacing="1" w:after="100" w:afterAutospacing="1"/>
      <w:textAlignment w:val="center"/>
    </w:pPr>
    <w:rPr>
      <w:rFonts w:ascii="Calibri" w:hAnsi="Calibri" w:cs="Calibri"/>
      <w:color w:val="000000"/>
    </w:rPr>
  </w:style>
  <w:style w:type="paragraph" w:customStyle="1" w:styleId="xl71">
    <w:name w:val="xl71"/>
    <w:basedOn w:val="Normal"/>
    <w:rsid w:val="005977D5"/>
    <w:pPr>
      <w:pBdr>
        <w:top w:val="single" w:sz="8" w:space="0" w:color="auto"/>
        <w:left w:val="single" w:sz="8" w:space="0" w:color="auto"/>
        <w:right w:val="single" w:sz="8" w:space="0" w:color="auto"/>
      </w:pBdr>
      <w:spacing w:before="100" w:beforeAutospacing="1" w:after="100" w:afterAutospacing="1"/>
      <w:textAlignment w:val="center"/>
    </w:pPr>
    <w:rPr>
      <w:rFonts w:ascii="Calibri" w:hAnsi="Calibri" w:cs="Calibri"/>
      <w:color w:val="000000"/>
    </w:rPr>
  </w:style>
  <w:style w:type="paragraph" w:customStyle="1" w:styleId="xl72">
    <w:name w:val="xl72"/>
    <w:basedOn w:val="Normal"/>
    <w:rsid w:val="00B75436"/>
    <w:pPr>
      <w:pBdr>
        <w:top w:val="single" w:sz="8" w:space="0" w:color="auto"/>
        <w:left w:val="single" w:sz="8" w:space="0" w:color="auto"/>
        <w:right w:val="single" w:sz="8" w:space="0" w:color="auto"/>
      </w:pBdr>
      <w:shd w:val="clear" w:color="000000" w:fill="808080"/>
      <w:spacing w:before="100" w:beforeAutospacing="1" w:after="100" w:afterAutospacing="1"/>
      <w:jc w:val="center"/>
      <w:textAlignment w:val="center"/>
    </w:pPr>
    <w:rPr>
      <w:rFonts w:cs="Arial"/>
      <w:b/>
      <w:bCs/>
      <w:sz w:val="17"/>
      <w:szCs w:val="17"/>
    </w:rPr>
  </w:style>
  <w:style w:type="paragraph" w:customStyle="1" w:styleId="xl73">
    <w:name w:val="xl73"/>
    <w:basedOn w:val="Normal"/>
    <w:rsid w:val="00B75436"/>
    <w:pPr>
      <w:pBdr>
        <w:top w:val="single" w:sz="8" w:space="0" w:color="auto"/>
        <w:left w:val="single" w:sz="8" w:space="0" w:color="auto"/>
        <w:bottom w:val="single" w:sz="8" w:space="0" w:color="auto"/>
      </w:pBdr>
      <w:shd w:val="clear" w:color="000000" w:fill="808080"/>
      <w:spacing w:before="100" w:beforeAutospacing="1" w:after="100" w:afterAutospacing="1"/>
      <w:jc w:val="center"/>
      <w:textAlignment w:val="center"/>
    </w:pPr>
    <w:rPr>
      <w:rFonts w:cs="Arial"/>
      <w:b/>
      <w:bCs/>
      <w:sz w:val="17"/>
      <w:szCs w:val="17"/>
    </w:rPr>
  </w:style>
  <w:style w:type="paragraph" w:customStyle="1" w:styleId="xl74">
    <w:name w:val="xl74"/>
    <w:basedOn w:val="Normal"/>
    <w:rsid w:val="00B75436"/>
    <w:pPr>
      <w:pBdr>
        <w:top w:val="single" w:sz="8" w:space="0" w:color="auto"/>
        <w:bottom w:val="single" w:sz="8" w:space="0" w:color="auto"/>
        <w:right w:val="single" w:sz="8" w:space="0" w:color="auto"/>
      </w:pBdr>
      <w:shd w:val="clear" w:color="000000" w:fill="808080"/>
      <w:spacing w:before="100" w:beforeAutospacing="1" w:after="100" w:afterAutospacing="1"/>
      <w:jc w:val="center"/>
      <w:textAlignment w:val="center"/>
    </w:pPr>
    <w:rPr>
      <w:rFonts w:cs="Arial"/>
      <w:b/>
      <w:bCs/>
      <w:sz w:val="17"/>
      <w:szCs w:val="17"/>
    </w:rPr>
  </w:style>
  <w:style w:type="paragraph" w:customStyle="1" w:styleId="xl75">
    <w:name w:val="xl75"/>
    <w:basedOn w:val="Normal"/>
    <w:rsid w:val="00B75436"/>
    <w:pPr>
      <w:pBdr>
        <w:top w:val="single" w:sz="8" w:space="0" w:color="auto"/>
        <w:left w:val="single" w:sz="8" w:space="0" w:color="auto"/>
      </w:pBdr>
      <w:shd w:val="clear" w:color="000000" w:fill="808080"/>
      <w:spacing w:before="100" w:beforeAutospacing="1" w:after="100" w:afterAutospacing="1"/>
      <w:jc w:val="center"/>
      <w:textAlignment w:val="center"/>
    </w:pPr>
    <w:rPr>
      <w:rFonts w:cs="Arial"/>
      <w:b/>
      <w:bCs/>
      <w:sz w:val="17"/>
      <w:szCs w:val="17"/>
    </w:rPr>
  </w:style>
  <w:style w:type="paragraph" w:customStyle="1" w:styleId="xl76">
    <w:name w:val="xl76"/>
    <w:basedOn w:val="Normal"/>
    <w:rsid w:val="00B75436"/>
    <w:pPr>
      <w:pBdr>
        <w:top w:val="single" w:sz="8" w:space="0" w:color="auto"/>
      </w:pBdr>
      <w:shd w:val="clear" w:color="000000" w:fill="808080"/>
      <w:spacing w:before="100" w:beforeAutospacing="1" w:after="100" w:afterAutospacing="1"/>
      <w:jc w:val="center"/>
      <w:textAlignment w:val="center"/>
    </w:pPr>
    <w:rPr>
      <w:rFonts w:cs="Arial"/>
      <w:b/>
      <w:bCs/>
      <w:sz w:val="17"/>
      <w:szCs w:val="17"/>
    </w:rPr>
  </w:style>
  <w:style w:type="paragraph" w:customStyle="1" w:styleId="xl77">
    <w:name w:val="xl77"/>
    <w:basedOn w:val="Normal"/>
    <w:rsid w:val="00B75436"/>
    <w:pPr>
      <w:pBdr>
        <w:top w:val="single" w:sz="8" w:space="0" w:color="auto"/>
        <w:right w:val="single" w:sz="8" w:space="0" w:color="auto"/>
      </w:pBdr>
      <w:shd w:val="clear" w:color="000000" w:fill="808080"/>
      <w:spacing w:before="100" w:beforeAutospacing="1" w:after="100" w:afterAutospacing="1"/>
      <w:jc w:val="center"/>
      <w:textAlignment w:val="center"/>
    </w:pPr>
    <w:rPr>
      <w:rFonts w:cs="Arial"/>
      <w:b/>
      <w:bCs/>
      <w:sz w:val="17"/>
      <w:szCs w:val="17"/>
    </w:rPr>
  </w:style>
  <w:style w:type="paragraph" w:customStyle="1" w:styleId="xl78">
    <w:name w:val="xl78"/>
    <w:basedOn w:val="Normal"/>
    <w:rsid w:val="00B75436"/>
    <w:pPr>
      <w:pBdr>
        <w:left w:val="single" w:sz="8" w:space="0" w:color="auto"/>
        <w:bottom w:val="single" w:sz="8" w:space="0" w:color="auto"/>
        <w:right w:val="single" w:sz="8" w:space="0" w:color="auto"/>
      </w:pBdr>
      <w:shd w:val="clear" w:color="000000" w:fill="808080"/>
      <w:spacing w:before="100" w:beforeAutospacing="1" w:after="100" w:afterAutospacing="1"/>
      <w:textAlignment w:val="center"/>
    </w:pPr>
    <w:rPr>
      <w:rFonts w:cs="Arial"/>
      <w:b/>
      <w:bCs/>
      <w:sz w:val="17"/>
      <w:szCs w:val="17"/>
    </w:rPr>
  </w:style>
  <w:style w:type="paragraph" w:customStyle="1" w:styleId="xl79">
    <w:name w:val="xl79"/>
    <w:basedOn w:val="Normal"/>
    <w:rsid w:val="00B75436"/>
    <w:pPr>
      <w:pBdr>
        <w:left w:val="single" w:sz="8" w:space="0" w:color="auto"/>
        <w:bottom w:val="single" w:sz="8" w:space="0" w:color="auto"/>
        <w:right w:val="single" w:sz="8" w:space="0" w:color="auto"/>
      </w:pBdr>
      <w:shd w:val="clear" w:color="000000" w:fill="808080"/>
      <w:spacing w:before="100" w:beforeAutospacing="1" w:after="100" w:afterAutospacing="1"/>
      <w:jc w:val="center"/>
      <w:textAlignment w:val="center"/>
    </w:pPr>
    <w:rPr>
      <w:rFonts w:cs="Arial"/>
      <w:b/>
      <w:bCs/>
      <w:sz w:val="17"/>
      <w:szCs w:val="17"/>
    </w:rPr>
  </w:style>
  <w:style w:type="paragraph" w:customStyle="1" w:styleId="xl80">
    <w:name w:val="xl80"/>
    <w:basedOn w:val="Normal"/>
    <w:rsid w:val="00B75436"/>
    <w:pPr>
      <w:pBdr>
        <w:bottom w:val="single" w:sz="8" w:space="0" w:color="auto"/>
        <w:right w:val="single" w:sz="8" w:space="0" w:color="auto"/>
      </w:pBdr>
      <w:shd w:val="clear" w:color="000000" w:fill="808080"/>
      <w:spacing w:before="100" w:beforeAutospacing="1" w:after="100" w:afterAutospacing="1"/>
      <w:jc w:val="center"/>
      <w:textAlignment w:val="center"/>
    </w:pPr>
    <w:rPr>
      <w:rFonts w:cs="Arial"/>
      <w:b/>
      <w:bCs/>
      <w:sz w:val="17"/>
      <w:szCs w:val="17"/>
    </w:rPr>
  </w:style>
  <w:style w:type="paragraph" w:customStyle="1" w:styleId="xl81">
    <w:name w:val="xl81"/>
    <w:basedOn w:val="Normal"/>
    <w:rsid w:val="00B75436"/>
    <w:pPr>
      <w:pBdr>
        <w:left w:val="single" w:sz="8" w:space="0" w:color="auto"/>
        <w:bottom w:val="single" w:sz="8" w:space="0" w:color="auto"/>
      </w:pBdr>
      <w:shd w:val="clear" w:color="000000" w:fill="808080"/>
      <w:spacing w:before="100" w:beforeAutospacing="1" w:after="100" w:afterAutospacing="1"/>
      <w:jc w:val="center"/>
      <w:textAlignment w:val="center"/>
    </w:pPr>
    <w:rPr>
      <w:rFonts w:cs="Arial"/>
      <w:b/>
      <w:bCs/>
      <w:sz w:val="17"/>
      <w:szCs w:val="17"/>
    </w:rPr>
  </w:style>
  <w:style w:type="paragraph" w:customStyle="1" w:styleId="xl82">
    <w:name w:val="xl82"/>
    <w:basedOn w:val="Normal"/>
    <w:rsid w:val="00B75436"/>
    <w:pPr>
      <w:pBdr>
        <w:bottom w:val="single" w:sz="8" w:space="0" w:color="auto"/>
      </w:pBdr>
      <w:shd w:val="clear" w:color="000000" w:fill="808080"/>
      <w:spacing w:before="100" w:beforeAutospacing="1" w:after="100" w:afterAutospacing="1"/>
      <w:jc w:val="center"/>
      <w:textAlignment w:val="center"/>
    </w:pPr>
    <w:rPr>
      <w:rFonts w:cs="Arial"/>
      <w:b/>
      <w:bCs/>
      <w:sz w:val="17"/>
      <w:szCs w:val="17"/>
    </w:rPr>
  </w:style>
  <w:style w:type="paragraph" w:customStyle="1" w:styleId="xl83">
    <w:name w:val="xl83"/>
    <w:basedOn w:val="Normal"/>
    <w:rsid w:val="00B75436"/>
    <w:pPr>
      <w:pBdr>
        <w:top w:val="single" w:sz="8" w:space="0" w:color="auto"/>
        <w:left w:val="single" w:sz="8" w:space="0" w:color="auto"/>
        <w:bottom w:val="single" w:sz="8" w:space="0" w:color="auto"/>
      </w:pBdr>
      <w:shd w:val="clear" w:color="000000" w:fill="808080"/>
      <w:spacing w:before="100" w:beforeAutospacing="1" w:after="100" w:afterAutospacing="1"/>
      <w:jc w:val="center"/>
      <w:textAlignment w:val="center"/>
    </w:pPr>
    <w:rPr>
      <w:rFonts w:cs="Arial"/>
      <w:b/>
      <w:bCs/>
      <w:sz w:val="20"/>
      <w:szCs w:val="20"/>
    </w:rPr>
  </w:style>
  <w:style w:type="paragraph" w:customStyle="1" w:styleId="xl84">
    <w:name w:val="xl84"/>
    <w:basedOn w:val="Normal"/>
    <w:rsid w:val="00B75436"/>
    <w:pPr>
      <w:pBdr>
        <w:top w:val="single" w:sz="8" w:space="0" w:color="auto"/>
        <w:bottom w:val="single" w:sz="8" w:space="0" w:color="auto"/>
      </w:pBdr>
      <w:shd w:val="clear" w:color="000000" w:fill="808080"/>
      <w:spacing w:before="100" w:beforeAutospacing="1" w:after="100" w:afterAutospacing="1"/>
      <w:jc w:val="center"/>
      <w:textAlignment w:val="center"/>
    </w:pPr>
    <w:rPr>
      <w:rFonts w:cs="Arial"/>
      <w:b/>
      <w:bCs/>
      <w:sz w:val="20"/>
      <w:szCs w:val="20"/>
    </w:rPr>
  </w:style>
  <w:style w:type="paragraph" w:customStyle="1" w:styleId="xl85">
    <w:name w:val="xl85"/>
    <w:basedOn w:val="Normal"/>
    <w:rsid w:val="00B75436"/>
    <w:pPr>
      <w:pBdr>
        <w:top w:val="single" w:sz="8" w:space="0" w:color="auto"/>
        <w:bottom w:val="single" w:sz="8" w:space="0" w:color="auto"/>
        <w:right w:val="single" w:sz="8" w:space="0" w:color="auto"/>
      </w:pBdr>
      <w:shd w:val="clear" w:color="000000" w:fill="808080"/>
      <w:spacing w:before="100" w:beforeAutospacing="1" w:after="100" w:afterAutospacing="1"/>
      <w:jc w:val="center"/>
      <w:textAlignment w:val="center"/>
    </w:pPr>
    <w:rPr>
      <w:rFonts w:cs="Arial"/>
      <w:b/>
      <w:bCs/>
      <w:sz w:val="20"/>
      <w:szCs w:val="20"/>
    </w:rPr>
  </w:style>
  <w:style w:type="paragraph" w:customStyle="1" w:styleId="font5">
    <w:name w:val="font5"/>
    <w:basedOn w:val="Normal"/>
    <w:rsid w:val="00A16491"/>
    <w:pPr>
      <w:spacing w:before="100" w:beforeAutospacing="1" w:after="100" w:afterAutospacing="1"/>
      <w:jc w:val="left"/>
    </w:pPr>
    <w:rPr>
      <w:rFonts w:ascii="Tahoma" w:hAnsi="Tahoma" w:cs="Tahoma"/>
      <w:color w:val="000000"/>
      <w:sz w:val="18"/>
      <w:szCs w:val="18"/>
    </w:rPr>
  </w:style>
  <w:style w:type="paragraph" w:customStyle="1" w:styleId="font6">
    <w:name w:val="font6"/>
    <w:basedOn w:val="Normal"/>
    <w:rsid w:val="00A16491"/>
    <w:pPr>
      <w:spacing w:before="100" w:beforeAutospacing="1" w:after="100" w:afterAutospacing="1"/>
      <w:jc w:val="left"/>
    </w:pPr>
    <w:rPr>
      <w:rFonts w:ascii="Tahoma" w:hAnsi="Tahoma" w:cs="Tahoma"/>
      <w:b/>
      <w:bCs/>
      <w:color w:val="000000"/>
      <w:sz w:val="18"/>
      <w:szCs w:val="18"/>
    </w:rPr>
  </w:style>
  <w:style w:type="paragraph" w:customStyle="1" w:styleId="font7">
    <w:name w:val="font7"/>
    <w:basedOn w:val="Normal"/>
    <w:rsid w:val="00A16491"/>
    <w:pPr>
      <w:spacing w:before="100" w:beforeAutospacing="1" w:after="100" w:afterAutospacing="1"/>
      <w:jc w:val="left"/>
    </w:pPr>
    <w:rPr>
      <w:rFonts w:cs="Arial"/>
      <w:color w:val="0000FF"/>
      <w:sz w:val="14"/>
      <w:szCs w:val="14"/>
    </w:rPr>
  </w:style>
  <w:style w:type="paragraph" w:customStyle="1" w:styleId="xl32066">
    <w:name w:val="xl32066"/>
    <w:basedOn w:val="Normal"/>
    <w:rsid w:val="00A16491"/>
    <w:pPr>
      <w:pBdr>
        <w:top w:val="single" w:sz="4" w:space="0" w:color="auto"/>
        <w:left w:val="single" w:sz="4" w:space="0" w:color="auto"/>
        <w:bottom w:val="single" w:sz="4" w:space="0" w:color="auto"/>
        <w:right w:val="single" w:sz="4" w:space="0" w:color="auto"/>
      </w:pBdr>
      <w:shd w:val="clear" w:color="000000" w:fill="auto"/>
      <w:spacing w:before="100" w:beforeAutospacing="1" w:after="100" w:afterAutospacing="1"/>
      <w:jc w:val="left"/>
    </w:pPr>
    <w:rPr>
      <w:rFonts w:cs="Arial"/>
    </w:rPr>
  </w:style>
  <w:style w:type="paragraph" w:customStyle="1" w:styleId="xl32067">
    <w:name w:val="xl32067"/>
    <w:basedOn w:val="Normal"/>
    <w:rsid w:val="00A16491"/>
    <w:pPr>
      <w:shd w:val="clear" w:color="000000" w:fill="auto"/>
      <w:spacing w:before="100" w:beforeAutospacing="1" w:after="100" w:afterAutospacing="1"/>
      <w:jc w:val="left"/>
    </w:pPr>
    <w:rPr>
      <w:rFonts w:cs="Arial"/>
    </w:rPr>
  </w:style>
  <w:style w:type="paragraph" w:customStyle="1" w:styleId="xl32068">
    <w:name w:val="xl32068"/>
    <w:basedOn w:val="Normal"/>
    <w:rsid w:val="00A16491"/>
    <w:pPr>
      <w:shd w:val="clear" w:color="000000" w:fill="auto"/>
      <w:spacing w:before="100" w:beforeAutospacing="1" w:after="100" w:afterAutospacing="1"/>
      <w:jc w:val="left"/>
      <w:textAlignment w:val="center"/>
    </w:pPr>
    <w:rPr>
      <w:rFonts w:cs="Arial"/>
      <w:b/>
      <w:bCs/>
    </w:rPr>
  </w:style>
  <w:style w:type="paragraph" w:customStyle="1" w:styleId="xl32069">
    <w:name w:val="xl32069"/>
    <w:basedOn w:val="Normal"/>
    <w:rsid w:val="00A16491"/>
    <w:pPr>
      <w:shd w:val="clear" w:color="000000" w:fill="auto"/>
      <w:spacing w:before="100" w:beforeAutospacing="1" w:after="100" w:afterAutospacing="1"/>
      <w:jc w:val="left"/>
      <w:textAlignment w:val="top"/>
    </w:pPr>
    <w:rPr>
      <w:rFonts w:cs="Arial"/>
    </w:rPr>
  </w:style>
  <w:style w:type="paragraph" w:customStyle="1" w:styleId="xl32070">
    <w:name w:val="xl32070"/>
    <w:basedOn w:val="Normal"/>
    <w:rsid w:val="00A16491"/>
    <w:pPr>
      <w:pBdr>
        <w:top w:val="single" w:sz="4" w:space="0" w:color="auto"/>
        <w:left w:val="single" w:sz="4" w:space="0" w:color="auto"/>
        <w:bottom w:val="single" w:sz="4" w:space="0" w:color="auto"/>
        <w:right w:val="single" w:sz="4" w:space="0" w:color="auto"/>
      </w:pBdr>
      <w:shd w:val="clear" w:color="000000" w:fill="auto"/>
      <w:spacing w:before="100" w:beforeAutospacing="1" w:after="100" w:afterAutospacing="1"/>
      <w:jc w:val="center"/>
    </w:pPr>
    <w:rPr>
      <w:rFonts w:cs="Arial"/>
    </w:rPr>
  </w:style>
  <w:style w:type="paragraph" w:customStyle="1" w:styleId="xl32071">
    <w:name w:val="xl32071"/>
    <w:basedOn w:val="Normal"/>
    <w:rsid w:val="00A16491"/>
    <w:pPr>
      <w:pBdr>
        <w:top w:val="single" w:sz="4" w:space="0" w:color="auto"/>
        <w:left w:val="single" w:sz="4" w:space="0" w:color="auto"/>
        <w:bottom w:val="single" w:sz="4" w:space="0" w:color="auto"/>
        <w:right w:val="single" w:sz="4" w:space="0" w:color="auto"/>
      </w:pBdr>
      <w:shd w:val="clear" w:color="000000" w:fill="auto"/>
      <w:spacing w:before="100" w:beforeAutospacing="1" w:after="100" w:afterAutospacing="1"/>
      <w:jc w:val="left"/>
    </w:pPr>
    <w:rPr>
      <w:rFonts w:cs="Arial"/>
    </w:rPr>
  </w:style>
  <w:style w:type="paragraph" w:customStyle="1" w:styleId="xl32072">
    <w:name w:val="xl32072"/>
    <w:basedOn w:val="Normal"/>
    <w:rsid w:val="00A16491"/>
    <w:pPr>
      <w:pBdr>
        <w:top w:val="single" w:sz="4" w:space="0" w:color="auto"/>
        <w:left w:val="single" w:sz="4" w:space="0" w:color="auto"/>
        <w:bottom w:val="single" w:sz="4" w:space="0" w:color="auto"/>
        <w:right w:val="single" w:sz="4" w:space="0" w:color="auto"/>
      </w:pBdr>
      <w:shd w:val="clear" w:color="000000" w:fill="auto"/>
      <w:spacing w:before="100" w:beforeAutospacing="1" w:after="100" w:afterAutospacing="1"/>
      <w:jc w:val="left"/>
    </w:pPr>
    <w:rPr>
      <w:rFonts w:cs="Arial"/>
    </w:rPr>
  </w:style>
  <w:style w:type="paragraph" w:customStyle="1" w:styleId="xl32073">
    <w:name w:val="xl32073"/>
    <w:basedOn w:val="Normal"/>
    <w:rsid w:val="00A16491"/>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jc w:val="left"/>
      <w:textAlignment w:val="top"/>
    </w:pPr>
    <w:rPr>
      <w:rFonts w:cs="Arial"/>
      <w:sz w:val="16"/>
      <w:szCs w:val="16"/>
    </w:rPr>
  </w:style>
  <w:style w:type="paragraph" w:customStyle="1" w:styleId="xl32074">
    <w:name w:val="xl32074"/>
    <w:basedOn w:val="Normal"/>
    <w:rsid w:val="00A16491"/>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jc w:val="center"/>
      <w:textAlignment w:val="top"/>
    </w:pPr>
    <w:rPr>
      <w:rFonts w:cs="Arial"/>
      <w:sz w:val="16"/>
      <w:szCs w:val="16"/>
    </w:rPr>
  </w:style>
  <w:style w:type="paragraph" w:customStyle="1" w:styleId="xl32075">
    <w:name w:val="xl32075"/>
    <w:basedOn w:val="Normal"/>
    <w:rsid w:val="00A16491"/>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cs="Arial"/>
      <w:sz w:val="16"/>
      <w:szCs w:val="16"/>
    </w:rPr>
  </w:style>
  <w:style w:type="paragraph" w:customStyle="1" w:styleId="xl32076">
    <w:name w:val="xl32076"/>
    <w:basedOn w:val="Normal"/>
    <w:rsid w:val="00A16491"/>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cs="Arial"/>
      <w:sz w:val="16"/>
      <w:szCs w:val="16"/>
    </w:rPr>
  </w:style>
  <w:style w:type="paragraph" w:customStyle="1" w:styleId="xl32077">
    <w:name w:val="xl32077"/>
    <w:basedOn w:val="Normal"/>
    <w:rsid w:val="00A16491"/>
    <w:pPr>
      <w:pBdr>
        <w:top w:val="single" w:sz="4" w:space="0" w:color="auto"/>
        <w:left w:val="single" w:sz="4" w:space="0" w:color="auto"/>
        <w:bottom w:val="single" w:sz="4" w:space="0" w:color="auto"/>
        <w:right w:val="single" w:sz="4" w:space="0" w:color="auto"/>
      </w:pBdr>
      <w:shd w:val="clear" w:color="000000" w:fill="auto"/>
      <w:spacing w:before="100" w:beforeAutospacing="1" w:after="100" w:afterAutospacing="1"/>
      <w:jc w:val="left"/>
      <w:textAlignment w:val="top"/>
    </w:pPr>
    <w:rPr>
      <w:rFonts w:cs="Arial"/>
      <w:sz w:val="16"/>
      <w:szCs w:val="16"/>
    </w:rPr>
  </w:style>
  <w:style w:type="paragraph" w:customStyle="1" w:styleId="xl32078">
    <w:name w:val="xl32078"/>
    <w:basedOn w:val="Normal"/>
    <w:rsid w:val="00A1649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color w:val="000000"/>
      <w:sz w:val="16"/>
      <w:szCs w:val="16"/>
    </w:rPr>
  </w:style>
  <w:style w:type="paragraph" w:customStyle="1" w:styleId="xl32079">
    <w:name w:val="xl32079"/>
    <w:basedOn w:val="Normal"/>
    <w:rsid w:val="00A16491"/>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jc w:val="center"/>
      <w:textAlignment w:val="center"/>
    </w:pPr>
    <w:rPr>
      <w:rFonts w:cs="Arial"/>
      <w:b/>
      <w:bCs/>
      <w:color w:val="FFFFFF"/>
      <w:sz w:val="14"/>
      <w:szCs w:val="14"/>
    </w:rPr>
  </w:style>
  <w:style w:type="paragraph" w:customStyle="1" w:styleId="xl32080">
    <w:name w:val="xl32080"/>
    <w:basedOn w:val="Normal"/>
    <w:rsid w:val="00A16491"/>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jc w:val="left"/>
      <w:textAlignment w:val="top"/>
    </w:pPr>
    <w:rPr>
      <w:rFonts w:cs="Arial"/>
      <w:sz w:val="14"/>
      <w:szCs w:val="14"/>
    </w:rPr>
  </w:style>
  <w:style w:type="paragraph" w:customStyle="1" w:styleId="xl32081">
    <w:name w:val="xl32081"/>
    <w:basedOn w:val="Normal"/>
    <w:rsid w:val="00A16491"/>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jc w:val="center"/>
      <w:textAlignment w:val="top"/>
    </w:pPr>
    <w:rPr>
      <w:rFonts w:cs="Arial"/>
      <w:sz w:val="14"/>
      <w:szCs w:val="14"/>
    </w:rPr>
  </w:style>
  <w:style w:type="paragraph" w:customStyle="1" w:styleId="xl32082">
    <w:name w:val="xl32082"/>
    <w:basedOn w:val="Normal"/>
    <w:rsid w:val="00A16491"/>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cs="Arial"/>
      <w:sz w:val="14"/>
      <w:szCs w:val="14"/>
    </w:rPr>
  </w:style>
  <w:style w:type="paragraph" w:customStyle="1" w:styleId="xl32083">
    <w:name w:val="xl32083"/>
    <w:basedOn w:val="Normal"/>
    <w:rsid w:val="00A16491"/>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cs="Arial"/>
      <w:sz w:val="14"/>
      <w:szCs w:val="14"/>
    </w:rPr>
  </w:style>
  <w:style w:type="paragraph" w:customStyle="1" w:styleId="xl32084">
    <w:name w:val="xl32084"/>
    <w:basedOn w:val="Normal"/>
    <w:rsid w:val="00A1649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14"/>
      <w:szCs w:val="14"/>
    </w:rPr>
  </w:style>
  <w:style w:type="paragraph" w:customStyle="1" w:styleId="xl32085">
    <w:name w:val="xl32085"/>
    <w:basedOn w:val="Normal"/>
    <w:rsid w:val="00A1649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color w:val="0000FF"/>
      <w:sz w:val="14"/>
      <w:szCs w:val="14"/>
      <w:u w:val="single"/>
    </w:rPr>
  </w:style>
  <w:style w:type="paragraph" w:customStyle="1" w:styleId="xl32086">
    <w:name w:val="xl32086"/>
    <w:basedOn w:val="Normal"/>
    <w:rsid w:val="00A1649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color w:val="000000"/>
      <w:sz w:val="14"/>
      <w:szCs w:val="14"/>
    </w:rPr>
  </w:style>
  <w:style w:type="paragraph" w:customStyle="1" w:styleId="xl32087">
    <w:name w:val="xl32087"/>
    <w:basedOn w:val="Normal"/>
    <w:rsid w:val="00A16491"/>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textAlignment w:val="top"/>
    </w:pPr>
    <w:rPr>
      <w:rFonts w:cs="Arial"/>
      <w:sz w:val="14"/>
      <w:szCs w:val="14"/>
    </w:rPr>
  </w:style>
  <w:style w:type="paragraph" w:customStyle="1" w:styleId="xl32088">
    <w:name w:val="xl32088"/>
    <w:basedOn w:val="Normal"/>
    <w:rsid w:val="00A16491"/>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cs="Arial"/>
      <w:color w:val="0000FF"/>
      <w:sz w:val="14"/>
      <w:szCs w:val="14"/>
      <w:u w:val="single"/>
    </w:rPr>
  </w:style>
  <w:style w:type="paragraph" w:customStyle="1" w:styleId="xl32089">
    <w:name w:val="xl32089"/>
    <w:basedOn w:val="Normal"/>
    <w:rsid w:val="00A16491"/>
    <w:pPr>
      <w:pBdr>
        <w:top w:val="single" w:sz="4" w:space="0" w:color="auto"/>
        <w:left w:val="single" w:sz="4" w:space="0" w:color="auto"/>
        <w:bottom w:val="single" w:sz="4" w:space="0" w:color="auto"/>
        <w:right w:val="single" w:sz="4" w:space="0" w:color="auto"/>
      </w:pBdr>
      <w:shd w:val="clear" w:color="000000" w:fill="auto"/>
      <w:spacing w:before="100" w:beforeAutospacing="1" w:after="100" w:afterAutospacing="1"/>
      <w:jc w:val="left"/>
    </w:pPr>
    <w:rPr>
      <w:rFonts w:cs="Arial"/>
      <w:sz w:val="14"/>
      <w:szCs w:val="14"/>
    </w:rPr>
  </w:style>
  <w:style w:type="paragraph" w:customStyle="1" w:styleId="xl32090">
    <w:name w:val="xl32090"/>
    <w:basedOn w:val="Normal"/>
    <w:rsid w:val="00A16491"/>
    <w:pPr>
      <w:pBdr>
        <w:left w:val="single" w:sz="4" w:space="0" w:color="auto"/>
        <w:bottom w:val="single" w:sz="4" w:space="0" w:color="auto"/>
        <w:right w:val="single" w:sz="4" w:space="0" w:color="auto"/>
      </w:pBdr>
      <w:shd w:val="clear" w:color="000000" w:fill="F2F2F2"/>
      <w:spacing w:before="100" w:beforeAutospacing="1" w:after="100" w:afterAutospacing="1"/>
      <w:jc w:val="left"/>
      <w:textAlignment w:val="top"/>
    </w:pPr>
    <w:rPr>
      <w:rFonts w:cs="Arial"/>
      <w:sz w:val="14"/>
      <w:szCs w:val="14"/>
    </w:rPr>
  </w:style>
  <w:style w:type="paragraph" w:customStyle="1" w:styleId="xl32091">
    <w:name w:val="xl32091"/>
    <w:basedOn w:val="Normal"/>
    <w:rsid w:val="00A16491"/>
    <w:pPr>
      <w:pBdr>
        <w:left w:val="single" w:sz="4" w:space="0" w:color="auto"/>
        <w:bottom w:val="single" w:sz="4" w:space="0" w:color="auto"/>
        <w:right w:val="single" w:sz="4" w:space="0" w:color="auto"/>
      </w:pBdr>
      <w:shd w:val="clear" w:color="000000" w:fill="F2F2F2"/>
      <w:spacing w:before="100" w:beforeAutospacing="1" w:after="100" w:afterAutospacing="1"/>
      <w:jc w:val="center"/>
      <w:textAlignment w:val="top"/>
    </w:pPr>
    <w:rPr>
      <w:rFonts w:cs="Arial"/>
      <w:sz w:val="14"/>
      <w:szCs w:val="14"/>
    </w:rPr>
  </w:style>
  <w:style w:type="paragraph" w:customStyle="1" w:styleId="xl32092">
    <w:name w:val="xl32092"/>
    <w:basedOn w:val="Normal"/>
    <w:rsid w:val="00A16491"/>
    <w:pPr>
      <w:pBdr>
        <w:left w:val="single" w:sz="4" w:space="0" w:color="auto"/>
        <w:bottom w:val="single" w:sz="4" w:space="0" w:color="auto"/>
        <w:right w:val="single" w:sz="4" w:space="0" w:color="auto"/>
      </w:pBdr>
      <w:spacing w:before="100" w:beforeAutospacing="1" w:after="100" w:afterAutospacing="1"/>
      <w:jc w:val="left"/>
      <w:textAlignment w:val="top"/>
    </w:pPr>
    <w:rPr>
      <w:rFonts w:cs="Arial"/>
      <w:sz w:val="14"/>
      <w:szCs w:val="14"/>
    </w:rPr>
  </w:style>
  <w:style w:type="paragraph" w:customStyle="1" w:styleId="xl32093">
    <w:name w:val="xl32093"/>
    <w:basedOn w:val="Normal"/>
    <w:rsid w:val="00A16491"/>
    <w:pPr>
      <w:pBdr>
        <w:left w:val="single" w:sz="4" w:space="0" w:color="auto"/>
        <w:bottom w:val="single" w:sz="4" w:space="0" w:color="auto"/>
        <w:right w:val="single" w:sz="4" w:space="0" w:color="auto"/>
      </w:pBdr>
      <w:spacing w:before="100" w:beforeAutospacing="1" w:after="100" w:afterAutospacing="1"/>
      <w:textAlignment w:val="center"/>
    </w:pPr>
    <w:rPr>
      <w:rFonts w:cs="Arial"/>
      <w:sz w:val="14"/>
      <w:szCs w:val="14"/>
    </w:rPr>
  </w:style>
  <w:style w:type="paragraph" w:customStyle="1" w:styleId="font8">
    <w:name w:val="font8"/>
    <w:basedOn w:val="Normal"/>
    <w:rsid w:val="003632E2"/>
    <w:pPr>
      <w:spacing w:before="100" w:beforeAutospacing="1" w:after="100" w:afterAutospacing="1"/>
      <w:jc w:val="left"/>
    </w:pPr>
    <w:rPr>
      <w:rFonts w:cs="Arial"/>
      <w:color w:val="0000FF"/>
      <w:sz w:val="14"/>
      <w:szCs w:val="14"/>
    </w:rPr>
  </w:style>
  <w:style w:type="paragraph" w:styleId="Revision">
    <w:name w:val="Revision"/>
    <w:hidden/>
    <w:uiPriority w:val="99"/>
    <w:semiHidden/>
    <w:rsid w:val="00FB4E3A"/>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3123">
      <w:bodyDiv w:val="1"/>
      <w:marLeft w:val="0"/>
      <w:marRight w:val="0"/>
      <w:marTop w:val="0"/>
      <w:marBottom w:val="0"/>
      <w:divBdr>
        <w:top w:val="none" w:sz="0" w:space="0" w:color="auto"/>
        <w:left w:val="none" w:sz="0" w:space="0" w:color="auto"/>
        <w:bottom w:val="none" w:sz="0" w:space="0" w:color="auto"/>
        <w:right w:val="none" w:sz="0" w:space="0" w:color="auto"/>
      </w:divBdr>
    </w:div>
    <w:div w:id="3481525">
      <w:bodyDiv w:val="1"/>
      <w:marLeft w:val="0"/>
      <w:marRight w:val="0"/>
      <w:marTop w:val="0"/>
      <w:marBottom w:val="0"/>
      <w:divBdr>
        <w:top w:val="none" w:sz="0" w:space="0" w:color="auto"/>
        <w:left w:val="none" w:sz="0" w:space="0" w:color="auto"/>
        <w:bottom w:val="none" w:sz="0" w:space="0" w:color="auto"/>
        <w:right w:val="none" w:sz="0" w:space="0" w:color="auto"/>
      </w:divBdr>
    </w:div>
    <w:div w:id="6443799">
      <w:bodyDiv w:val="1"/>
      <w:marLeft w:val="0"/>
      <w:marRight w:val="0"/>
      <w:marTop w:val="0"/>
      <w:marBottom w:val="0"/>
      <w:divBdr>
        <w:top w:val="none" w:sz="0" w:space="0" w:color="auto"/>
        <w:left w:val="none" w:sz="0" w:space="0" w:color="auto"/>
        <w:bottom w:val="none" w:sz="0" w:space="0" w:color="auto"/>
        <w:right w:val="none" w:sz="0" w:space="0" w:color="auto"/>
      </w:divBdr>
    </w:div>
    <w:div w:id="11806207">
      <w:bodyDiv w:val="1"/>
      <w:marLeft w:val="0"/>
      <w:marRight w:val="0"/>
      <w:marTop w:val="0"/>
      <w:marBottom w:val="0"/>
      <w:divBdr>
        <w:top w:val="none" w:sz="0" w:space="0" w:color="auto"/>
        <w:left w:val="none" w:sz="0" w:space="0" w:color="auto"/>
        <w:bottom w:val="none" w:sz="0" w:space="0" w:color="auto"/>
        <w:right w:val="none" w:sz="0" w:space="0" w:color="auto"/>
      </w:divBdr>
    </w:div>
    <w:div w:id="18552580">
      <w:bodyDiv w:val="1"/>
      <w:marLeft w:val="0"/>
      <w:marRight w:val="0"/>
      <w:marTop w:val="0"/>
      <w:marBottom w:val="0"/>
      <w:divBdr>
        <w:top w:val="none" w:sz="0" w:space="0" w:color="auto"/>
        <w:left w:val="none" w:sz="0" w:space="0" w:color="auto"/>
        <w:bottom w:val="none" w:sz="0" w:space="0" w:color="auto"/>
        <w:right w:val="none" w:sz="0" w:space="0" w:color="auto"/>
      </w:divBdr>
    </w:div>
    <w:div w:id="21439288">
      <w:bodyDiv w:val="1"/>
      <w:marLeft w:val="0"/>
      <w:marRight w:val="0"/>
      <w:marTop w:val="0"/>
      <w:marBottom w:val="0"/>
      <w:divBdr>
        <w:top w:val="none" w:sz="0" w:space="0" w:color="auto"/>
        <w:left w:val="none" w:sz="0" w:space="0" w:color="auto"/>
        <w:bottom w:val="none" w:sz="0" w:space="0" w:color="auto"/>
        <w:right w:val="none" w:sz="0" w:space="0" w:color="auto"/>
      </w:divBdr>
    </w:div>
    <w:div w:id="28069295">
      <w:bodyDiv w:val="1"/>
      <w:marLeft w:val="0"/>
      <w:marRight w:val="0"/>
      <w:marTop w:val="0"/>
      <w:marBottom w:val="0"/>
      <w:divBdr>
        <w:top w:val="none" w:sz="0" w:space="0" w:color="auto"/>
        <w:left w:val="none" w:sz="0" w:space="0" w:color="auto"/>
        <w:bottom w:val="none" w:sz="0" w:space="0" w:color="auto"/>
        <w:right w:val="none" w:sz="0" w:space="0" w:color="auto"/>
      </w:divBdr>
    </w:div>
    <w:div w:id="33044891">
      <w:bodyDiv w:val="1"/>
      <w:marLeft w:val="0"/>
      <w:marRight w:val="0"/>
      <w:marTop w:val="0"/>
      <w:marBottom w:val="0"/>
      <w:divBdr>
        <w:top w:val="none" w:sz="0" w:space="0" w:color="auto"/>
        <w:left w:val="none" w:sz="0" w:space="0" w:color="auto"/>
        <w:bottom w:val="none" w:sz="0" w:space="0" w:color="auto"/>
        <w:right w:val="none" w:sz="0" w:space="0" w:color="auto"/>
      </w:divBdr>
    </w:div>
    <w:div w:id="33699323">
      <w:bodyDiv w:val="1"/>
      <w:marLeft w:val="0"/>
      <w:marRight w:val="0"/>
      <w:marTop w:val="0"/>
      <w:marBottom w:val="0"/>
      <w:divBdr>
        <w:top w:val="none" w:sz="0" w:space="0" w:color="auto"/>
        <w:left w:val="none" w:sz="0" w:space="0" w:color="auto"/>
        <w:bottom w:val="none" w:sz="0" w:space="0" w:color="auto"/>
        <w:right w:val="none" w:sz="0" w:space="0" w:color="auto"/>
      </w:divBdr>
    </w:div>
    <w:div w:id="54164265">
      <w:bodyDiv w:val="1"/>
      <w:marLeft w:val="0"/>
      <w:marRight w:val="0"/>
      <w:marTop w:val="0"/>
      <w:marBottom w:val="0"/>
      <w:divBdr>
        <w:top w:val="none" w:sz="0" w:space="0" w:color="auto"/>
        <w:left w:val="none" w:sz="0" w:space="0" w:color="auto"/>
        <w:bottom w:val="none" w:sz="0" w:space="0" w:color="auto"/>
        <w:right w:val="none" w:sz="0" w:space="0" w:color="auto"/>
      </w:divBdr>
    </w:div>
    <w:div w:id="63188007">
      <w:bodyDiv w:val="1"/>
      <w:marLeft w:val="0"/>
      <w:marRight w:val="0"/>
      <w:marTop w:val="0"/>
      <w:marBottom w:val="0"/>
      <w:divBdr>
        <w:top w:val="none" w:sz="0" w:space="0" w:color="auto"/>
        <w:left w:val="none" w:sz="0" w:space="0" w:color="auto"/>
        <w:bottom w:val="none" w:sz="0" w:space="0" w:color="auto"/>
        <w:right w:val="none" w:sz="0" w:space="0" w:color="auto"/>
      </w:divBdr>
    </w:div>
    <w:div w:id="64036961">
      <w:bodyDiv w:val="1"/>
      <w:marLeft w:val="0"/>
      <w:marRight w:val="0"/>
      <w:marTop w:val="0"/>
      <w:marBottom w:val="0"/>
      <w:divBdr>
        <w:top w:val="none" w:sz="0" w:space="0" w:color="auto"/>
        <w:left w:val="none" w:sz="0" w:space="0" w:color="auto"/>
        <w:bottom w:val="none" w:sz="0" w:space="0" w:color="auto"/>
        <w:right w:val="none" w:sz="0" w:space="0" w:color="auto"/>
      </w:divBdr>
    </w:div>
    <w:div w:id="64189477">
      <w:bodyDiv w:val="1"/>
      <w:marLeft w:val="0"/>
      <w:marRight w:val="0"/>
      <w:marTop w:val="0"/>
      <w:marBottom w:val="0"/>
      <w:divBdr>
        <w:top w:val="none" w:sz="0" w:space="0" w:color="auto"/>
        <w:left w:val="none" w:sz="0" w:space="0" w:color="auto"/>
        <w:bottom w:val="none" w:sz="0" w:space="0" w:color="auto"/>
        <w:right w:val="none" w:sz="0" w:space="0" w:color="auto"/>
      </w:divBdr>
    </w:div>
    <w:div w:id="78798071">
      <w:bodyDiv w:val="1"/>
      <w:marLeft w:val="0"/>
      <w:marRight w:val="0"/>
      <w:marTop w:val="0"/>
      <w:marBottom w:val="0"/>
      <w:divBdr>
        <w:top w:val="none" w:sz="0" w:space="0" w:color="auto"/>
        <w:left w:val="none" w:sz="0" w:space="0" w:color="auto"/>
        <w:bottom w:val="none" w:sz="0" w:space="0" w:color="auto"/>
        <w:right w:val="none" w:sz="0" w:space="0" w:color="auto"/>
      </w:divBdr>
    </w:div>
    <w:div w:id="89546826">
      <w:bodyDiv w:val="1"/>
      <w:marLeft w:val="0"/>
      <w:marRight w:val="0"/>
      <w:marTop w:val="0"/>
      <w:marBottom w:val="0"/>
      <w:divBdr>
        <w:top w:val="none" w:sz="0" w:space="0" w:color="auto"/>
        <w:left w:val="none" w:sz="0" w:space="0" w:color="auto"/>
        <w:bottom w:val="none" w:sz="0" w:space="0" w:color="auto"/>
        <w:right w:val="none" w:sz="0" w:space="0" w:color="auto"/>
      </w:divBdr>
    </w:div>
    <w:div w:id="100689293">
      <w:bodyDiv w:val="1"/>
      <w:marLeft w:val="0"/>
      <w:marRight w:val="0"/>
      <w:marTop w:val="0"/>
      <w:marBottom w:val="0"/>
      <w:divBdr>
        <w:top w:val="none" w:sz="0" w:space="0" w:color="auto"/>
        <w:left w:val="none" w:sz="0" w:space="0" w:color="auto"/>
        <w:bottom w:val="none" w:sz="0" w:space="0" w:color="auto"/>
        <w:right w:val="none" w:sz="0" w:space="0" w:color="auto"/>
      </w:divBdr>
    </w:div>
    <w:div w:id="104735202">
      <w:bodyDiv w:val="1"/>
      <w:marLeft w:val="0"/>
      <w:marRight w:val="0"/>
      <w:marTop w:val="0"/>
      <w:marBottom w:val="0"/>
      <w:divBdr>
        <w:top w:val="none" w:sz="0" w:space="0" w:color="auto"/>
        <w:left w:val="none" w:sz="0" w:space="0" w:color="auto"/>
        <w:bottom w:val="none" w:sz="0" w:space="0" w:color="auto"/>
        <w:right w:val="none" w:sz="0" w:space="0" w:color="auto"/>
      </w:divBdr>
    </w:div>
    <w:div w:id="106315882">
      <w:bodyDiv w:val="1"/>
      <w:marLeft w:val="0"/>
      <w:marRight w:val="0"/>
      <w:marTop w:val="0"/>
      <w:marBottom w:val="0"/>
      <w:divBdr>
        <w:top w:val="none" w:sz="0" w:space="0" w:color="auto"/>
        <w:left w:val="none" w:sz="0" w:space="0" w:color="auto"/>
        <w:bottom w:val="none" w:sz="0" w:space="0" w:color="auto"/>
        <w:right w:val="none" w:sz="0" w:space="0" w:color="auto"/>
      </w:divBdr>
    </w:div>
    <w:div w:id="114831455">
      <w:bodyDiv w:val="1"/>
      <w:marLeft w:val="0"/>
      <w:marRight w:val="0"/>
      <w:marTop w:val="0"/>
      <w:marBottom w:val="0"/>
      <w:divBdr>
        <w:top w:val="none" w:sz="0" w:space="0" w:color="auto"/>
        <w:left w:val="none" w:sz="0" w:space="0" w:color="auto"/>
        <w:bottom w:val="none" w:sz="0" w:space="0" w:color="auto"/>
        <w:right w:val="none" w:sz="0" w:space="0" w:color="auto"/>
      </w:divBdr>
    </w:div>
    <w:div w:id="136194181">
      <w:bodyDiv w:val="1"/>
      <w:marLeft w:val="0"/>
      <w:marRight w:val="0"/>
      <w:marTop w:val="0"/>
      <w:marBottom w:val="0"/>
      <w:divBdr>
        <w:top w:val="none" w:sz="0" w:space="0" w:color="auto"/>
        <w:left w:val="none" w:sz="0" w:space="0" w:color="auto"/>
        <w:bottom w:val="none" w:sz="0" w:space="0" w:color="auto"/>
        <w:right w:val="none" w:sz="0" w:space="0" w:color="auto"/>
      </w:divBdr>
    </w:div>
    <w:div w:id="141580974">
      <w:bodyDiv w:val="1"/>
      <w:marLeft w:val="0"/>
      <w:marRight w:val="0"/>
      <w:marTop w:val="0"/>
      <w:marBottom w:val="0"/>
      <w:divBdr>
        <w:top w:val="none" w:sz="0" w:space="0" w:color="auto"/>
        <w:left w:val="none" w:sz="0" w:space="0" w:color="auto"/>
        <w:bottom w:val="none" w:sz="0" w:space="0" w:color="auto"/>
        <w:right w:val="none" w:sz="0" w:space="0" w:color="auto"/>
      </w:divBdr>
    </w:div>
    <w:div w:id="154225303">
      <w:bodyDiv w:val="1"/>
      <w:marLeft w:val="0"/>
      <w:marRight w:val="0"/>
      <w:marTop w:val="0"/>
      <w:marBottom w:val="0"/>
      <w:divBdr>
        <w:top w:val="none" w:sz="0" w:space="0" w:color="auto"/>
        <w:left w:val="none" w:sz="0" w:space="0" w:color="auto"/>
        <w:bottom w:val="none" w:sz="0" w:space="0" w:color="auto"/>
        <w:right w:val="none" w:sz="0" w:space="0" w:color="auto"/>
      </w:divBdr>
    </w:div>
    <w:div w:id="159540274">
      <w:bodyDiv w:val="1"/>
      <w:marLeft w:val="0"/>
      <w:marRight w:val="0"/>
      <w:marTop w:val="0"/>
      <w:marBottom w:val="0"/>
      <w:divBdr>
        <w:top w:val="none" w:sz="0" w:space="0" w:color="auto"/>
        <w:left w:val="none" w:sz="0" w:space="0" w:color="auto"/>
        <w:bottom w:val="none" w:sz="0" w:space="0" w:color="auto"/>
        <w:right w:val="none" w:sz="0" w:space="0" w:color="auto"/>
      </w:divBdr>
    </w:div>
    <w:div w:id="173887794">
      <w:bodyDiv w:val="1"/>
      <w:marLeft w:val="0"/>
      <w:marRight w:val="0"/>
      <w:marTop w:val="0"/>
      <w:marBottom w:val="0"/>
      <w:divBdr>
        <w:top w:val="none" w:sz="0" w:space="0" w:color="auto"/>
        <w:left w:val="none" w:sz="0" w:space="0" w:color="auto"/>
        <w:bottom w:val="none" w:sz="0" w:space="0" w:color="auto"/>
        <w:right w:val="none" w:sz="0" w:space="0" w:color="auto"/>
      </w:divBdr>
    </w:div>
    <w:div w:id="181672396">
      <w:bodyDiv w:val="1"/>
      <w:marLeft w:val="0"/>
      <w:marRight w:val="0"/>
      <w:marTop w:val="0"/>
      <w:marBottom w:val="0"/>
      <w:divBdr>
        <w:top w:val="none" w:sz="0" w:space="0" w:color="auto"/>
        <w:left w:val="none" w:sz="0" w:space="0" w:color="auto"/>
        <w:bottom w:val="none" w:sz="0" w:space="0" w:color="auto"/>
        <w:right w:val="none" w:sz="0" w:space="0" w:color="auto"/>
      </w:divBdr>
    </w:div>
    <w:div w:id="192349616">
      <w:bodyDiv w:val="1"/>
      <w:marLeft w:val="0"/>
      <w:marRight w:val="0"/>
      <w:marTop w:val="0"/>
      <w:marBottom w:val="0"/>
      <w:divBdr>
        <w:top w:val="none" w:sz="0" w:space="0" w:color="auto"/>
        <w:left w:val="none" w:sz="0" w:space="0" w:color="auto"/>
        <w:bottom w:val="none" w:sz="0" w:space="0" w:color="auto"/>
        <w:right w:val="none" w:sz="0" w:space="0" w:color="auto"/>
      </w:divBdr>
    </w:div>
    <w:div w:id="193273423">
      <w:bodyDiv w:val="1"/>
      <w:marLeft w:val="0"/>
      <w:marRight w:val="0"/>
      <w:marTop w:val="0"/>
      <w:marBottom w:val="0"/>
      <w:divBdr>
        <w:top w:val="none" w:sz="0" w:space="0" w:color="auto"/>
        <w:left w:val="none" w:sz="0" w:space="0" w:color="auto"/>
        <w:bottom w:val="none" w:sz="0" w:space="0" w:color="auto"/>
        <w:right w:val="none" w:sz="0" w:space="0" w:color="auto"/>
      </w:divBdr>
    </w:div>
    <w:div w:id="193429170">
      <w:bodyDiv w:val="1"/>
      <w:marLeft w:val="0"/>
      <w:marRight w:val="0"/>
      <w:marTop w:val="0"/>
      <w:marBottom w:val="0"/>
      <w:divBdr>
        <w:top w:val="none" w:sz="0" w:space="0" w:color="auto"/>
        <w:left w:val="none" w:sz="0" w:space="0" w:color="auto"/>
        <w:bottom w:val="none" w:sz="0" w:space="0" w:color="auto"/>
        <w:right w:val="none" w:sz="0" w:space="0" w:color="auto"/>
      </w:divBdr>
    </w:div>
    <w:div w:id="196627713">
      <w:bodyDiv w:val="1"/>
      <w:marLeft w:val="0"/>
      <w:marRight w:val="0"/>
      <w:marTop w:val="0"/>
      <w:marBottom w:val="0"/>
      <w:divBdr>
        <w:top w:val="none" w:sz="0" w:space="0" w:color="auto"/>
        <w:left w:val="none" w:sz="0" w:space="0" w:color="auto"/>
        <w:bottom w:val="none" w:sz="0" w:space="0" w:color="auto"/>
        <w:right w:val="none" w:sz="0" w:space="0" w:color="auto"/>
      </w:divBdr>
    </w:div>
    <w:div w:id="203252798">
      <w:bodyDiv w:val="1"/>
      <w:marLeft w:val="0"/>
      <w:marRight w:val="0"/>
      <w:marTop w:val="0"/>
      <w:marBottom w:val="0"/>
      <w:divBdr>
        <w:top w:val="none" w:sz="0" w:space="0" w:color="auto"/>
        <w:left w:val="none" w:sz="0" w:space="0" w:color="auto"/>
        <w:bottom w:val="none" w:sz="0" w:space="0" w:color="auto"/>
        <w:right w:val="none" w:sz="0" w:space="0" w:color="auto"/>
      </w:divBdr>
    </w:div>
    <w:div w:id="216432344">
      <w:bodyDiv w:val="1"/>
      <w:marLeft w:val="0"/>
      <w:marRight w:val="0"/>
      <w:marTop w:val="0"/>
      <w:marBottom w:val="0"/>
      <w:divBdr>
        <w:top w:val="none" w:sz="0" w:space="0" w:color="auto"/>
        <w:left w:val="none" w:sz="0" w:space="0" w:color="auto"/>
        <w:bottom w:val="none" w:sz="0" w:space="0" w:color="auto"/>
        <w:right w:val="none" w:sz="0" w:space="0" w:color="auto"/>
      </w:divBdr>
    </w:div>
    <w:div w:id="217011304">
      <w:bodyDiv w:val="1"/>
      <w:marLeft w:val="0"/>
      <w:marRight w:val="0"/>
      <w:marTop w:val="0"/>
      <w:marBottom w:val="0"/>
      <w:divBdr>
        <w:top w:val="none" w:sz="0" w:space="0" w:color="auto"/>
        <w:left w:val="none" w:sz="0" w:space="0" w:color="auto"/>
        <w:bottom w:val="none" w:sz="0" w:space="0" w:color="auto"/>
        <w:right w:val="none" w:sz="0" w:space="0" w:color="auto"/>
      </w:divBdr>
    </w:div>
    <w:div w:id="221790338">
      <w:bodyDiv w:val="1"/>
      <w:marLeft w:val="0"/>
      <w:marRight w:val="0"/>
      <w:marTop w:val="0"/>
      <w:marBottom w:val="0"/>
      <w:divBdr>
        <w:top w:val="none" w:sz="0" w:space="0" w:color="auto"/>
        <w:left w:val="none" w:sz="0" w:space="0" w:color="auto"/>
        <w:bottom w:val="none" w:sz="0" w:space="0" w:color="auto"/>
        <w:right w:val="none" w:sz="0" w:space="0" w:color="auto"/>
      </w:divBdr>
    </w:div>
    <w:div w:id="226232822">
      <w:bodyDiv w:val="1"/>
      <w:marLeft w:val="0"/>
      <w:marRight w:val="0"/>
      <w:marTop w:val="0"/>
      <w:marBottom w:val="0"/>
      <w:divBdr>
        <w:top w:val="none" w:sz="0" w:space="0" w:color="auto"/>
        <w:left w:val="none" w:sz="0" w:space="0" w:color="auto"/>
        <w:bottom w:val="none" w:sz="0" w:space="0" w:color="auto"/>
        <w:right w:val="none" w:sz="0" w:space="0" w:color="auto"/>
      </w:divBdr>
    </w:div>
    <w:div w:id="232740862">
      <w:bodyDiv w:val="1"/>
      <w:marLeft w:val="0"/>
      <w:marRight w:val="0"/>
      <w:marTop w:val="0"/>
      <w:marBottom w:val="0"/>
      <w:divBdr>
        <w:top w:val="none" w:sz="0" w:space="0" w:color="auto"/>
        <w:left w:val="none" w:sz="0" w:space="0" w:color="auto"/>
        <w:bottom w:val="none" w:sz="0" w:space="0" w:color="auto"/>
        <w:right w:val="none" w:sz="0" w:space="0" w:color="auto"/>
      </w:divBdr>
    </w:div>
    <w:div w:id="234512193">
      <w:bodyDiv w:val="1"/>
      <w:marLeft w:val="0"/>
      <w:marRight w:val="0"/>
      <w:marTop w:val="0"/>
      <w:marBottom w:val="0"/>
      <w:divBdr>
        <w:top w:val="none" w:sz="0" w:space="0" w:color="auto"/>
        <w:left w:val="none" w:sz="0" w:space="0" w:color="auto"/>
        <w:bottom w:val="none" w:sz="0" w:space="0" w:color="auto"/>
        <w:right w:val="none" w:sz="0" w:space="0" w:color="auto"/>
      </w:divBdr>
    </w:div>
    <w:div w:id="235021672">
      <w:bodyDiv w:val="1"/>
      <w:marLeft w:val="0"/>
      <w:marRight w:val="0"/>
      <w:marTop w:val="0"/>
      <w:marBottom w:val="0"/>
      <w:divBdr>
        <w:top w:val="none" w:sz="0" w:space="0" w:color="auto"/>
        <w:left w:val="none" w:sz="0" w:space="0" w:color="auto"/>
        <w:bottom w:val="none" w:sz="0" w:space="0" w:color="auto"/>
        <w:right w:val="none" w:sz="0" w:space="0" w:color="auto"/>
      </w:divBdr>
    </w:div>
    <w:div w:id="239946627">
      <w:bodyDiv w:val="1"/>
      <w:marLeft w:val="0"/>
      <w:marRight w:val="0"/>
      <w:marTop w:val="0"/>
      <w:marBottom w:val="0"/>
      <w:divBdr>
        <w:top w:val="none" w:sz="0" w:space="0" w:color="auto"/>
        <w:left w:val="none" w:sz="0" w:space="0" w:color="auto"/>
        <w:bottom w:val="none" w:sz="0" w:space="0" w:color="auto"/>
        <w:right w:val="none" w:sz="0" w:space="0" w:color="auto"/>
      </w:divBdr>
    </w:div>
    <w:div w:id="263999084">
      <w:bodyDiv w:val="1"/>
      <w:marLeft w:val="0"/>
      <w:marRight w:val="0"/>
      <w:marTop w:val="0"/>
      <w:marBottom w:val="0"/>
      <w:divBdr>
        <w:top w:val="none" w:sz="0" w:space="0" w:color="auto"/>
        <w:left w:val="none" w:sz="0" w:space="0" w:color="auto"/>
        <w:bottom w:val="none" w:sz="0" w:space="0" w:color="auto"/>
        <w:right w:val="none" w:sz="0" w:space="0" w:color="auto"/>
      </w:divBdr>
    </w:div>
    <w:div w:id="265890493">
      <w:bodyDiv w:val="1"/>
      <w:marLeft w:val="0"/>
      <w:marRight w:val="0"/>
      <w:marTop w:val="0"/>
      <w:marBottom w:val="0"/>
      <w:divBdr>
        <w:top w:val="none" w:sz="0" w:space="0" w:color="auto"/>
        <w:left w:val="none" w:sz="0" w:space="0" w:color="auto"/>
        <w:bottom w:val="none" w:sz="0" w:space="0" w:color="auto"/>
        <w:right w:val="none" w:sz="0" w:space="0" w:color="auto"/>
      </w:divBdr>
    </w:div>
    <w:div w:id="280918910">
      <w:bodyDiv w:val="1"/>
      <w:marLeft w:val="0"/>
      <w:marRight w:val="0"/>
      <w:marTop w:val="0"/>
      <w:marBottom w:val="0"/>
      <w:divBdr>
        <w:top w:val="none" w:sz="0" w:space="0" w:color="auto"/>
        <w:left w:val="none" w:sz="0" w:space="0" w:color="auto"/>
        <w:bottom w:val="none" w:sz="0" w:space="0" w:color="auto"/>
        <w:right w:val="none" w:sz="0" w:space="0" w:color="auto"/>
      </w:divBdr>
    </w:div>
    <w:div w:id="282157656">
      <w:bodyDiv w:val="1"/>
      <w:marLeft w:val="0"/>
      <w:marRight w:val="0"/>
      <w:marTop w:val="0"/>
      <w:marBottom w:val="0"/>
      <w:divBdr>
        <w:top w:val="none" w:sz="0" w:space="0" w:color="auto"/>
        <w:left w:val="none" w:sz="0" w:space="0" w:color="auto"/>
        <w:bottom w:val="none" w:sz="0" w:space="0" w:color="auto"/>
        <w:right w:val="none" w:sz="0" w:space="0" w:color="auto"/>
      </w:divBdr>
    </w:div>
    <w:div w:id="284503246">
      <w:bodyDiv w:val="1"/>
      <w:marLeft w:val="0"/>
      <w:marRight w:val="0"/>
      <w:marTop w:val="0"/>
      <w:marBottom w:val="0"/>
      <w:divBdr>
        <w:top w:val="none" w:sz="0" w:space="0" w:color="auto"/>
        <w:left w:val="none" w:sz="0" w:space="0" w:color="auto"/>
        <w:bottom w:val="none" w:sz="0" w:space="0" w:color="auto"/>
        <w:right w:val="none" w:sz="0" w:space="0" w:color="auto"/>
      </w:divBdr>
    </w:div>
    <w:div w:id="291638353">
      <w:bodyDiv w:val="1"/>
      <w:marLeft w:val="0"/>
      <w:marRight w:val="0"/>
      <w:marTop w:val="0"/>
      <w:marBottom w:val="0"/>
      <w:divBdr>
        <w:top w:val="none" w:sz="0" w:space="0" w:color="auto"/>
        <w:left w:val="none" w:sz="0" w:space="0" w:color="auto"/>
        <w:bottom w:val="none" w:sz="0" w:space="0" w:color="auto"/>
        <w:right w:val="none" w:sz="0" w:space="0" w:color="auto"/>
      </w:divBdr>
    </w:div>
    <w:div w:id="301733555">
      <w:bodyDiv w:val="1"/>
      <w:marLeft w:val="0"/>
      <w:marRight w:val="0"/>
      <w:marTop w:val="0"/>
      <w:marBottom w:val="0"/>
      <w:divBdr>
        <w:top w:val="none" w:sz="0" w:space="0" w:color="auto"/>
        <w:left w:val="none" w:sz="0" w:space="0" w:color="auto"/>
        <w:bottom w:val="none" w:sz="0" w:space="0" w:color="auto"/>
        <w:right w:val="none" w:sz="0" w:space="0" w:color="auto"/>
      </w:divBdr>
    </w:div>
    <w:div w:id="326831558">
      <w:bodyDiv w:val="1"/>
      <w:marLeft w:val="0"/>
      <w:marRight w:val="0"/>
      <w:marTop w:val="0"/>
      <w:marBottom w:val="0"/>
      <w:divBdr>
        <w:top w:val="none" w:sz="0" w:space="0" w:color="auto"/>
        <w:left w:val="none" w:sz="0" w:space="0" w:color="auto"/>
        <w:bottom w:val="none" w:sz="0" w:space="0" w:color="auto"/>
        <w:right w:val="none" w:sz="0" w:space="0" w:color="auto"/>
      </w:divBdr>
    </w:div>
    <w:div w:id="328293034">
      <w:bodyDiv w:val="1"/>
      <w:marLeft w:val="0"/>
      <w:marRight w:val="0"/>
      <w:marTop w:val="0"/>
      <w:marBottom w:val="0"/>
      <w:divBdr>
        <w:top w:val="none" w:sz="0" w:space="0" w:color="auto"/>
        <w:left w:val="none" w:sz="0" w:space="0" w:color="auto"/>
        <w:bottom w:val="none" w:sz="0" w:space="0" w:color="auto"/>
        <w:right w:val="none" w:sz="0" w:space="0" w:color="auto"/>
      </w:divBdr>
    </w:div>
    <w:div w:id="336616638">
      <w:bodyDiv w:val="1"/>
      <w:marLeft w:val="0"/>
      <w:marRight w:val="0"/>
      <w:marTop w:val="0"/>
      <w:marBottom w:val="0"/>
      <w:divBdr>
        <w:top w:val="none" w:sz="0" w:space="0" w:color="auto"/>
        <w:left w:val="none" w:sz="0" w:space="0" w:color="auto"/>
        <w:bottom w:val="none" w:sz="0" w:space="0" w:color="auto"/>
        <w:right w:val="none" w:sz="0" w:space="0" w:color="auto"/>
      </w:divBdr>
    </w:div>
    <w:div w:id="337780870">
      <w:bodyDiv w:val="1"/>
      <w:marLeft w:val="0"/>
      <w:marRight w:val="0"/>
      <w:marTop w:val="0"/>
      <w:marBottom w:val="0"/>
      <w:divBdr>
        <w:top w:val="none" w:sz="0" w:space="0" w:color="auto"/>
        <w:left w:val="none" w:sz="0" w:space="0" w:color="auto"/>
        <w:bottom w:val="none" w:sz="0" w:space="0" w:color="auto"/>
        <w:right w:val="none" w:sz="0" w:space="0" w:color="auto"/>
      </w:divBdr>
    </w:div>
    <w:div w:id="353699275">
      <w:bodyDiv w:val="1"/>
      <w:marLeft w:val="0"/>
      <w:marRight w:val="0"/>
      <w:marTop w:val="0"/>
      <w:marBottom w:val="0"/>
      <w:divBdr>
        <w:top w:val="none" w:sz="0" w:space="0" w:color="auto"/>
        <w:left w:val="none" w:sz="0" w:space="0" w:color="auto"/>
        <w:bottom w:val="none" w:sz="0" w:space="0" w:color="auto"/>
        <w:right w:val="none" w:sz="0" w:space="0" w:color="auto"/>
      </w:divBdr>
    </w:div>
    <w:div w:id="358556165">
      <w:bodyDiv w:val="1"/>
      <w:marLeft w:val="0"/>
      <w:marRight w:val="0"/>
      <w:marTop w:val="0"/>
      <w:marBottom w:val="0"/>
      <w:divBdr>
        <w:top w:val="none" w:sz="0" w:space="0" w:color="auto"/>
        <w:left w:val="none" w:sz="0" w:space="0" w:color="auto"/>
        <w:bottom w:val="none" w:sz="0" w:space="0" w:color="auto"/>
        <w:right w:val="none" w:sz="0" w:space="0" w:color="auto"/>
      </w:divBdr>
    </w:div>
    <w:div w:id="367099884">
      <w:bodyDiv w:val="1"/>
      <w:marLeft w:val="0"/>
      <w:marRight w:val="0"/>
      <w:marTop w:val="0"/>
      <w:marBottom w:val="0"/>
      <w:divBdr>
        <w:top w:val="none" w:sz="0" w:space="0" w:color="auto"/>
        <w:left w:val="none" w:sz="0" w:space="0" w:color="auto"/>
        <w:bottom w:val="none" w:sz="0" w:space="0" w:color="auto"/>
        <w:right w:val="none" w:sz="0" w:space="0" w:color="auto"/>
      </w:divBdr>
    </w:div>
    <w:div w:id="382557598">
      <w:bodyDiv w:val="1"/>
      <w:marLeft w:val="0"/>
      <w:marRight w:val="0"/>
      <w:marTop w:val="0"/>
      <w:marBottom w:val="0"/>
      <w:divBdr>
        <w:top w:val="none" w:sz="0" w:space="0" w:color="auto"/>
        <w:left w:val="none" w:sz="0" w:space="0" w:color="auto"/>
        <w:bottom w:val="none" w:sz="0" w:space="0" w:color="auto"/>
        <w:right w:val="none" w:sz="0" w:space="0" w:color="auto"/>
      </w:divBdr>
    </w:div>
    <w:div w:id="391198448">
      <w:bodyDiv w:val="1"/>
      <w:marLeft w:val="0"/>
      <w:marRight w:val="0"/>
      <w:marTop w:val="0"/>
      <w:marBottom w:val="0"/>
      <w:divBdr>
        <w:top w:val="none" w:sz="0" w:space="0" w:color="auto"/>
        <w:left w:val="none" w:sz="0" w:space="0" w:color="auto"/>
        <w:bottom w:val="none" w:sz="0" w:space="0" w:color="auto"/>
        <w:right w:val="none" w:sz="0" w:space="0" w:color="auto"/>
      </w:divBdr>
    </w:div>
    <w:div w:id="392965876">
      <w:bodyDiv w:val="1"/>
      <w:marLeft w:val="0"/>
      <w:marRight w:val="0"/>
      <w:marTop w:val="0"/>
      <w:marBottom w:val="0"/>
      <w:divBdr>
        <w:top w:val="none" w:sz="0" w:space="0" w:color="auto"/>
        <w:left w:val="none" w:sz="0" w:space="0" w:color="auto"/>
        <w:bottom w:val="none" w:sz="0" w:space="0" w:color="auto"/>
        <w:right w:val="none" w:sz="0" w:space="0" w:color="auto"/>
      </w:divBdr>
    </w:div>
    <w:div w:id="392974156">
      <w:bodyDiv w:val="1"/>
      <w:marLeft w:val="0"/>
      <w:marRight w:val="0"/>
      <w:marTop w:val="0"/>
      <w:marBottom w:val="0"/>
      <w:divBdr>
        <w:top w:val="none" w:sz="0" w:space="0" w:color="auto"/>
        <w:left w:val="none" w:sz="0" w:space="0" w:color="auto"/>
        <w:bottom w:val="none" w:sz="0" w:space="0" w:color="auto"/>
        <w:right w:val="none" w:sz="0" w:space="0" w:color="auto"/>
      </w:divBdr>
    </w:div>
    <w:div w:id="411582937">
      <w:bodyDiv w:val="1"/>
      <w:marLeft w:val="0"/>
      <w:marRight w:val="0"/>
      <w:marTop w:val="0"/>
      <w:marBottom w:val="0"/>
      <w:divBdr>
        <w:top w:val="none" w:sz="0" w:space="0" w:color="auto"/>
        <w:left w:val="none" w:sz="0" w:space="0" w:color="auto"/>
        <w:bottom w:val="none" w:sz="0" w:space="0" w:color="auto"/>
        <w:right w:val="none" w:sz="0" w:space="0" w:color="auto"/>
      </w:divBdr>
    </w:div>
    <w:div w:id="417019470">
      <w:bodyDiv w:val="1"/>
      <w:marLeft w:val="0"/>
      <w:marRight w:val="0"/>
      <w:marTop w:val="0"/>
      <w:marBottom w:val="0"/>
      <w:divBdr>
        <w:top w:val="none" w:sz="0" w:space="0" w:color="auto"/>
        <w:left w:val="none" w:sz="0" w:space="0" w:color="auto"/>
        <w:bottom w:val="none" w:sz="0" w:space="0" w:color="auto"/>
        <w:right w:val="none" w:sz="0" w:space="0" w:color="auto"/>
      </w:divBdr>
    </w:div>
    <w:div w:id="417484635">
      <w:bodyDiv w:val="1"/>
      <w:marLeft w:val="0"/>
      <w:marRight w:val="0"/>
      <w:marTop w:val="0"/>
      <w:marBottom w:val="0"/>
      <w:divBdr>
        <w:top w:val="none" w:sz="0" w:space="0" w:color="auto"/>
        <w:left w:val="none" w:sz="0" w:space="0" w:color="auto"/>
        <w:bottom w:val="none" w:sz="0" w:space="0" w:color="auto"/>
        <w:right w:val="none" w:sz="0" w:space="0" w:color="auto"/>
      </w:divBdr>
    </w:div>
    <w:div w:id="418404879">
      <w:bodyDiv w:val="1"/>
      <w:marLeft w:val="0"/>
      <w:marRight w:val="0"/>
      <w:marTop w:val="0"/>
      <w:marBottom w:val="0"/>
      <w:divBdr>
        <w:top w:val="none" w:sz="0" w:space="0" w:color="auto"/>
        <w:left w:val="none" w:sz="0" w:space="0" w:color="auto"/>
        <w:bottom w:val="none" w:sz="0" w:space="0" w:color="auto"/>
        <w:right w:val="none" w:sz="0" w:space="0" w:color="auto"/>
      </w:divBdr>
    </w:div>
    <w:div w:id="424033893">
      <w:bodyDiv w:val="1"/>
      <w:marLeft w:val="0"/>
      <w:marRight w:val="0"/>
      <w:marTop w:val="0"/>
      <w:marBottom w:val="0"/>
      <w:divBdr>
        <w:top w:val="none" w:sz="0" w:space="0" w:color="auto"/>
        <w:left w:val="none" w:sz="0" w:space="0" w:color="auto"/>
        <w:bottom w:val="none" w:sz="0" w:space="0" w:color="auto"/>
        <w:right w:val="none" w:sz="0" w:space="0" w:color="auto"/>
      </w:divBdr>
    </w:div>
    <w:div w:id="424688215">
      <w:bodyDiv w:val="1"/>
      <w:marLeft w:val="0"/>
      <w:marRight w:val="0"/>
      <w:marTop w:val="0"/>
      <w:marBottom w:val="0"/>
      <w:divBdr>
        <w:top w:val="none" w:sz="0" w:space="0" w:color="auto"/>
        <w:left w:val="none" w:sz="0" w:space="0" w:color="auto"/>
        <w:bottom w:val="none" w:sz="0" w:space="0" w:color="auto"/>
        <w:right w:val="none" w:sz="0" w:space="0" w:color="auto"/>
      </w:divBdr>
    </w:div>
    <w:div w:id="437026222">
      <w:bodyDiv w:val="1"/>
      <w:marLeft w:val="0"/>
      <w:marRight w:val="0"/>
      <w:marTop w:val="0"/>
      <w:marBottom w:val="0"/>
      <w:divBdr>
        <w:top w:val="none" w:sz="0" w:space="0" w:color="auto"/>
        <w:left w:val="none" w:sz="0" w:space="0" w:color="auto"/>
        <w:bottom w:val="none" w:sz="0" w:space="0" w:color="auto"/>
        <w:right w:val="none" w:sz="0" w:space="0" w:color="auto"/>
      </w:divBdr>
    </w:div>
    <w:div w:id="458652145">
      <w:bodyDiv w:val="1"/>
      <w:marLeft w:val="0"/>
      <w:marRight w:val="0"/>
      <w:marTop w:val="0"/>
      <w:marBottom w:val="0"/>
      <w:divBdr>
        <w:top w:val="none" w:sz="0" w:space="0" w:color="auto"/>
        <w:left w:val="none" w:sz="0" w:space="0" w:color="auto"/>
        <w:bottom w:val="none" w:sz="0" w:space="0" w:color="auto"/>
        <w:right w:val="none" w:sz="0" w:space="0" w:color="auto"/>
      </w:divBdr>
    </w:div>
    <w:div w:id="463474244">
      <w:bodyDiv w:val="1"/>
      <w:marLeft w:val="0"/>
      <w:marRight w:val="0"/>
      <w:marTop w:val="0"/>
      <w:marBottom w:val="0"/>
      <w:divBdr>
        <w:top w:val="none" w:sz="0" w:space="0" w:color="auto"/>
        <w:left w:val="none" w:sz="0" w:space="0" w:color="auto"/>
        <w:bottom w:val="none" w:sz="0" w:space="0" w:color="auto"/>
        <w:right w:val="none" w:sz="0" w:space="0" w:color="auto"/>
      </w:divBdr>
    </w:div>
    <w:div w:id="476727036">
      <w:bodyDiv w:val="1"/>
      <w:marLeft w:val="0"/>
      <w:marRight w:val="0"/>
      <w:marTop w:val="0"/>
      <w:marBottom w:val="0"/>
      <w:divBdr>
        <w:top w:val="none" w:sz="0" w:space="0" w:color="auto"/>
        <w:left w:val="none" w:sz="0" w:space="0" w:color="auto"/>
        <w:bottom w:val="none" w:sz="0" w:space="0" w:color="auto"/>
        <w:right w:val="none" w:sz="0" w:space="0" w:color="auto"/>
      </w:divBdr>
    </w:div>
    <w:div w:id="481196773">
      <w:bodyDiv w:val="1"/>
      <w:marLeft w:val="0"/>
      <w:marRight w:val="0"/>
      <w:marTop w:val="0"/>
      <w:marBottom w:val="0"/>
      <w:divBdr>
        <w:top w:val="none" w:sz="0" w:space="0" w:color="auto"/>
        <w:left w:val="none" w:sz="0" w:space="0" w:color="auto"/>
        <w:bottom w:val="none" w:sz="0" w:space="0" w:color="auto"/>
        <w:right w:val="none" w:sz="0" w:space="0" w:color="auto"/>
      </w:divBdr>
    </w:div>
    <w:div w:id="494146096">
      <w:bodyDiv w:val="1"/>
      <w:marLeft w:val="0"/>
      <w:marRight w:val="0"/>
      <w:marTop w:val="0"/>
      <w:marBottom w:val="0"/>
      <w:divBdr>
        <w:top w:val="none" w:sz="0" w:space="0" w:color="auto"/>
        <w:left w:val="none" w:sz="0" w:space="0" w:color="auto"/>
        <w:bottom w:val="none" w:sz="0" w:space="0" w:color="auto"/>
        <w:right w:val="none" w:sz="0" w:space="0" w:color="auto"/>
      </w:divBdr>
    </w:div>
    <w:div w:id="500856211">
      <w:bodyDiv w:val="1"/>
      <w:marLeft w:val="0"/>
      <w:marRight w:val="0"/>
      <w:marTop w:val="0"/>
      <w:marBottom w:val="0"/>
      <w:divBdr>
        <w:top w:val="none" w:sz="0" w:space="0" w:color="auto"/>
        <w:left w:val="none" w:sz="0" w:space="0" w:color="auto"/>
        <w:bottom w:val="none" w:sz="0" w:space="0" w:color="auto"/>
        <w:right w:val="none" w:sz="0" w:space="0" w:color="auto"/>
      </w:divBdr>
    </w:div>
    <w:div w:id="512106799">
      <w:bodyDiv w:val="1"/>
      <w:marLeft w:val="0"/>
      <w:marRight w:val="0"/>
      <w:marTop w:val="0"/>
      <w:marBottom w:val="0"/>
      <w:divBdr>
        <w:top w:val="none" w:sz="0" w:space="0" w:color="auto"/>
        <w:left w:val="none" w:sz="0" w:space="0" w:color="auto"/>
        <w:bottom w:val="none" w:sz="0" w:space="0" w:color="auto"/>
        <w:right w:val="none" w:sz="0" w:space="0" w:color="auto"/>
      </w:divBdr>
    </w:div>
    <w:div w:id="539628931">
      <w:bodyDiv w:val="1"/>
      <w:marLeft w:val="0"/>
      <w:marRight w:val="0"/>
      <w:marTop w:val="0"/>
      <w:marBottom w:val="0"/>
      <w:divBdr>
        <w:top w:val="none" w:sz="0" w:space="0" w:color="auto"/>
        <w:left w:val="none" w:sz="0" w:space="0" w:color="auto"/>
        <w:bottom w:val="none" w:sz="0" w:space="0" w:color="auto"/>
        <w:right w:val="none" w:sz="0" w:space="0" w:color="auto"/>
      </w:divBdr>
    </w:div>
    <w:div w:id="552429275">
      <w:bodyDiv w:val="1"/>
      <w:marLeft w:val="0"/>
      <w:marRight w:val="0"/>
      <w:marTop w:val="0"/>
      <w:marBottom w:val="0"/>
      <w:divBdr>
        <w:top w:val="none" w:sz="0" w:space="0" w:color="auto"/>
        <w:left w:val="none" w:sz="0" w:space="0" w:color="auto"/>
        <w:bottom w:val="none" w:sz="0" w:space="0" w:color="auto"/>
        <w:right w:val="none" w:sz="0" w:space="0" w:color="auto"/>
      </w:divBdr>
    </w:div>
    <w:div w:id="552690420">
      <w:bodyDiv w:val="1"/>
      <w:marLeft w:val="0"/>
      <w:marRight w:val="0"/>
      <w:marTop w:val="0"/>
      <w:marBottom w:val="0"/>
      <w:divBdr>
        <w:top w:val="none" w:sz="0" w:space="0" w:color="auto"/>
        <w:left w:val="none" w:sz="0" w:space="0" w:color="auto"/>
        <w:bottom w:val="none" w:sz="0" w:space="0" w:color="auto"/>
        <w:right w:val="none" w:sz="0" w:space="0" w:color="auto"/>
      </w:divBdr>
    </w:div>
    <w:div w:id="561797115">
      <w:bodyDiv w:val="1"/>
      <w:marLeft w:val="0"/>
      <w:marRight w:val="0"/>
      <w:marTop w:val="0"/>
      <w:marBottom w:val="0"/>
      <w:divBdr>
        <w:top w:val="none" w:sz="0" w:space="0" w:color="auto"/>
        <w:left w:val="none" w:sz="0" w:space="0" w:color="auto"/>
        <w:bottom w:val="none" w:sz="0" w:space="0" w:color="auto"/>
        <w:right w:val="none" w:sz="0" w:space="0" w:color="auto"/>
      </w:divBdr>
    </w:div>
    <w:div w:id="565724317">
      <w:bodyDiv w:val="1"/>
      <w:marLeft w:val="0"/>
      <w:marRight w:val="0"/>
      <w:marTop w:val="0"/>
      <w:marBottom w:val="0"/>
      <w:divBdr>
        <w:top w:val="none" w:sz="0" w:space="0" w:color="auto"/>
        <w:left w:val="none" w:sz="0" w:space="0" w:color="auto"/>
        <w:bottom w:val="none" w:sz="0" w:space="0" w:color="auto"/>
        <w:right w:val="none" w:sz="0" w:space="0" w:color="auto"/>
      </w:divBdr>
    </w:div>
    <w:div w:id="565729897">
      <w:bodyDiv w:val="1"/>
      <w:marLeft w:val="0"/>
      <w:marRight w:val="0"/>
      <w:marTop w:val="0"/>
      <w:marBottom w:val="0"/>
      <w:divBdr>
        <w:top w:val="none" w:sz="0" w:space="0" w:color="auto"/>
        <w:left w:val="none" w:sz="0" w:space="0" w:color="auto"/>
        <w:bottom w:val="none" w:sz="0" w:space="0" w:color="auto"/>
        <w:right w:val="none" w:sz="0" w:space="0" w:color="auto"/>
      </w:divBdr>
    </w:div>
    <w:div w:id="573702722">
      <w:bodyDiv w:val="1"/>
      <w:marLeft w:val="0"/>
      <w:marRight w:val="0"/>
      <w:marTop w:val="0"/>
      <w:marBottom w:val="0"/>
      <w:divBdr>
        <w:top w:val="none" w:sz="0" w:space="0" w:color="auto"/>
        <w:left w:val="none" w:sz="0" w:space="0" w:color="auto"/>
        <w:bottom w:val="none" w:sz="0" w:space="0" w:color="auto"/>
        <w:right w:val="none" w:sz="0" w:space="0" w:color="auto"/>
      </w:divBdr>
    </w:div>
    <w:div w:id="588777391">
      <w:bodyDiv w:val="1"/>
      <w:marLeft w:val="0"/>
      <w:marRight w:val="0"/>
      <w:marTop w:val="0"/>
      <w:marBottom w:val="0"/>
      <w:divBdr>
        <w:top w:val="none" w:sz="0" w:space="0" w:color="auto"/>
        <w:left w:val="none" w:sz="0" w:space="0" w:color="auto"/>
        <w:bottom w:val="none" w:sz="0" w:space="0" w:color="auto"/>
        <w:right w:val="none" w:sz="0" w:space="0" w:color="auto"/>
      </w:divBdr>
    </w:div>
    <w:div w:id="589235777">
      <w:bodyDiv w:val="1"/>
      <w:marLeft w:val="0"/>
      <w:marRight w:val="0"/>
      <w:marTop w:val="0"/>
      <w:marBottom w:val="0"/>
      <w:divBdr>
        <w:top w:val="none" w:sz="0" w:space="0" w:color="auto"/>
        <w:left w:val="none" w:sz="0" w:space="0" w:color="auto"/>
        <w:bottom w:val="none" w:sz="0" w:space="0" w:color="auto"/>
        <w:right w:val="none" w:sz="0" w:space="0" w:color="auto"/>
      </w:divBdr>
    </w:div>
    <w:div w:id="595287768">
      <w:bodyDiv w:val="1"/>
      <w:marLeft w:val="0"/>
      <w:marRight w:val="0"/>
      <w:marTop w:val="0"/>
      <w:marBottom w:val="0"/>
      <w:divBdr>
        <w:top w:val="none" w:sz="0" w:space="0" w:color="auto"/>
        <w:left w:val="none" w:sz="0" w:space="0" w:color="auto"/>
        <w:bottom w:val="none" w:sz="0" w:space="0" w:color="auto"/>
        <w:right w:val="none" w:sz="0" w:space="0" w:color="auto"/>
      </w:divBdr>
    </w:div>
    <w:div w:id="605234816">
      <w:bodyDiv w:val="1"/>
      <w:marLeft w:val="0"/>
      <w:marRight w:val="0"/>
      <w:marTop w:val="0"/>
      <w:marBottom w:val="0"/>
      <w:divBdr>
        <w:top w:val="none" w:sz="0" w:space="0" w:color="auto"/>
        <w:left w:val="none" w:sz="0" w:space="0" w:color="auto"/>
        <w:bottom w:val="none" w:sz="0" w:space="0" w:color="auto"/>
        <w:right w:val="none" w:sz="0" w:space="0" w:color="auto"/>
      </w:divBdr>
    </w:div>
    <w:div w:id="632098276">
      <w:bodyDiv w:val="1"/>
      <w:marLeft w:val="0"/>
      <w:marRight w:val="0"/>
      <w:marTop w:val="0"/>
      <w:marBottom w:val="0"/>
      <w:divBdr>
        <w:top w:val="none" w:sz="0" w:space="0" w:color="auto"/>
        <w:left w:val="none" w:sz="0" w:space="0" w:color="auto"/>
        <w:bottom w:val="none" w:sz="0" w:space="0" w:color="auto"/>
        <w:right w:val="none" w:sz="0" w:space="0" w:color="auto"/>
      </w:divBdr>
    </w:div>
    <w:div w:id="633103827">
      <w:bodyDiv w:val="1"/>
      <w:marLeft w:val="0"/>
      <w:marRight w:val="0"/>
      <w:marTop w:val="0"/>
      <w:marBottom w:val="0"/>
      <w:divBdr>
        <w:top w:val="none" w:sz="0" w:space="0" w:color="auto"/>
        <w:left w:val="none" w:sz="0" w:space="0" w:color="auto"/>
        <w:bottom w:val="none" w:sz="0" w:space="0" w:color="auto"/>
        <w:right w:val="none" w:sz="0" w:space="0" w:color="auto"/>
      </w:divBdr>
    </w:div>
    <w:div w:id="647317887">
      <w:bodyDiv w:val="1"/>
      <w:marLeft w:val="0"/>
      <w:marRight w:val="0"/>
      <w:marTop w:val="0"/>
      <w:marBottom w:val="0"/>
      <w:divBdr>
        <w:top w:val="none" w:sz="0" w:space="0" w:color="auto"/>
        <w:left w:val="none" w:sz="0" w:space="0" w:color="auto"/>
        <w:bottom w:val="none" w:sz="0" w:space="0" w:color="auto"/>
        <w:right w:val="none" w:sz="0" w:space="0" w:color="auto"/>
      </w:divBdr>
    </w:div>
    <w:div w:id="662122091">
      <w:bodyDiv w:val="1"/>
      <w:marLeft w:val="0"/>
      <w:marRight w:val="0"/>
      <w:marTop w:val="0"/>
      <w:marBottom w:val="0"/>
      <w:divBdr>
        <w:top w:val="none" w:sz="0" w:space="0" w:color="auto"/>
        <w:left w:val="none" w:sz="0" w:space="0" w:color="auto"/>
        <w:bottom w:val="none" w:sz="0" w:space="0" w:color="auto"/>
        <w:right w:val="none" w:sz="0" w:space="0" w:color="auto"/>
      </w:divBdr>
    </w:div>
    <w:div w:id="664091084">
      <w:bodyDiv w:val="1"/>
      <w:marLeft w:val="0"/>
      <w:marRight w:val="0"/>
      <w:marTop w:val="0"/>
      <w:marBottom w:val="0"/>
      <w:divBdr>
        <w:top w:val="none" w:sz="0" w:space="0" w:color="auto"/>
        <w:left w:val="none" w:sz="0" w:space="0" w:color="auto"/>
        <w:bottom w:val="none" w:sz="0" w:space="0" w:color="auto"/>
        <w:right w:val="none" w:sz="0" w:space="0" w:color="auto"/>
      </w:divBdr>
    </w:div>
    <w:div w:id="675306774">
      <w:bodyDiv w:val="1"/>
      <w:marLeft w:val="0"/>
      <w:marRight w:val="0"/>
      <w:marTop w:val="0"/>
      <w:marBottom w:val="0"/>
      <w:divBdr>
        <w:top w:val="none" w:sz="0" w:space="0" w:color="auto"/>
        <w:left w:val="none" w:sz="0" w:space="0" w:color="auto"/>
        <w:bottom w:val="none" w:sz="0" w:space="0" w:color="auto"/>
        <w:right w:val="none" w:sz="0" w:space="0" w:color="auto"/>
      </w:divBdr>
    </w:div>
    <w:div w:id="677737206">
      <w:bodyDiv w:val="1"/>
      <w:marLeft w:val="0"/>
      <w:marRight w:val="0"/>
      <w:marTop w:val="0"/>
      <w:marBottom w:val="0"/>
      <w:divBdr>
        <w:top w:val="none" w:sz="0" w:space="0" w:color="auto"/>
        <w:left w:val="none" w:sz="0" w:space="0" w:color="auto"/>
        <w:bottom w:val="none" w:sz="0" w:space="0" w:color="auto"/>
        <w:right w:val="none" w:sz="0" w:space="0" w:color="auto"/>
      </w:divBdr>
    </w:div>
    <w:div w:id="699742645">
      <w:bodyDiv w:val="1"/>
      <w:marLeft w:val="0"/>
      <w:marRight w:val="0"/>
      <w:marTop w:val="0"/>
      <w:marBottom w:val="0"/>
      <w:divBdr>
        <w:top w:val="none" w:sz="0" w:space="0" w:color="auto"/>
        <w:left w:val="none" w:sz="0" w:space="0" w:color="auto"/>
        <w:bottom w:val="none" w:sz="0" w:space="0" w:color="auto"/>
        <w:right w:val="none" w:sz="0" w:space="0" w:color="auto"/>
      </w:divBdr>
    </w:div>
    <w:div w:id="700472459">
      <w:bodyDiv w:val="1"/>
      <w:marLeft w:val="0"/>
      <w:marRight w:val="0"/>
      <w:marTop w:val="0"/>
      <w:marBottom w:val="0"/>
      <w:divBdr>
        <w:top w:val="none" w:sz="0" w:space="0" w:color="auto"/>
        <w:left w:val="none" w:sz="0" w:space="0" w:color="auto"/>
        <w:bottom w:val="none" w:sz="0" w:space="0" w:color="auto"/>
        <w:right w:val="none" w:sz="0" w:space="0" w:color="auto"/>
      </w:divBdr>
    </w:div>
    <w:div w:id="706610289">
      <w:bodyDiv w:val="1"/>
      <w:marLeft w:val="0"/>
      <w:marRight w:val="0"/>
      <w:marTop w:val="0"/>
      <w:marBottom w:val="0"/>
      <w:divBdr>
        <w:top w:val="none" w:sz="0" w:space="0" w:color="auto"/>
        <w:left w:val="none" w:sz="0" w:space="0" w:color="auto"/>
        <w:bottom w:val="none" w:sz="0" w:space="0" w:color="auto"/>
        <w:right w:val="none" w:sz="0" w:space="0" w:color="auto"/>
      </w:divBdr>
    </w:div>
    <w:div w:id="716733798">
      <w:bodyDiv w:val="1"/>
      <w:marLeft w:val="0"/>
      <w:marRight w:val="0"/>
      <w:marTop w:val="0"/>
      <w:marBottom w:val="0"/>
      <w:divBdr>
        <w:top w:val="none" w:sz="0" w:space="0" w:color="auto"/>
        <w:left w:val="none" w:sz="0" w:space="0" w:color="auto"/>
        <w:bottom w:val="none" w:sz="0" w:space="0" w:color="auto"/>
        <w:right w:val="none" w:sz="0" w:space="0" w:color="auto"/>
      </w:divBdr>
    </w:div>
    <w:div w:id="717975974">
      <w:bodyDiv w:val="1"/>
      <w:marLeft w:val="0"/>
      <w:marRight w:val="0"/>
      <w:marTop w:val="0"/>
      <w:marBottom w:val="0"/>
      <w:divBdr>
        <w:top w:val="none" w:sz="0" w:space="0" w:color="auto"/>
        <w:left w:val="none" w:sz="0" w:space="0" w:color="auto"/>
        <w:bottom w:val="none" w:sz="0" w:space="0" w:color="auto"/>
        <w:right w:val="none" w:sz="0" w:space="0" w:color="auto"/>
      </w:divBdr>
    </w:div>
    <w:div w:id="721948679">
      <w:bodyDiv w:val="1"/>
      <w:marLeft w:val="0"/>
      <w:marRight w:val="0"/>
      <w:marTop w:val="0"/>
      <w:marBottom w:val="0"/>
      <w:divBdr>
        <w:top w:val="none" w:sz="0" w:space="0" w:color="auto"/>
        <w:left w:val="none" w:sz="0" w:space="0" w:color="auto"/>
        <w:bottom w:val="none" w:sz="0" w:space="0" w:color="auto"/>
        <w:right w:val="none" w:sz="0" w:space="0" w:color="auto"/>
      </w:divBdr>
    </w:div>
    <w:div w:id="724597673">
      <w:bodyDiv w:val="1"/>
      <w:marLeft w:val="0"/>
      <w:marRight w:val="0"/>
      <w:marTop w:val="0"/>
      <w:marBottom w:val="0"/>
      <w:divBdr>
        <w:top w:val="none" w:sz="0" w:space="0" w:color="auto"/>
        <w:left w:val="none" w:sz="0" w:space="0" w:color="auto"/>
        <w:bottom w:val="none" w:sz="0" w:space="0" w:color="auto"/>
        <w:right w:val="none" w:sz="0" w:space="0" w:color="auto"/>
      </w:divBdr>
    </w:div>
    <w:div w:id="751127284">
      <w:bodyDiv w:val="1"/>
      <w:marLeft w:val="0"/>
      <w:marRight w:val="0"/>
      <w:marTop w:val="0"/>
      <w:marBottom w:val="0"/>
      <w:divBdr>
        <w:top w:val="none" w:sz="0" w:space="0" w:color="auto"/>
        <w:left w:val="none" w:sz="0" w:space="0" w:color="auto"/>
        <w:bottom w:val="none" w:sz="0" w:space="0" w:color="auto"/>
        <w:right w:val="none" w:sz="0" w:space="0" w:color="auto"/>
      </w:divBdr>
    </w:div>
    <w:div w:id="766778977">
      <w:bodyDiv w:val="1"/>
      <w:marLeft w:val="0"/>
      <w:marRight w:val="0"/>
      <w:marTop w:val="0"/>
      <w:marBottom w:val="0"/>
      <w:divBdr>
        <w:top w:val="none" w:sz="0" w:space="0" w:color="auto"/>
        <w:left w:val="none" w:sz="0" w:space="0" w:color="auto"/>
        <w:bottom w:val="none" w:sz="0" w:space="0" w:color="auto"/>
        <w:right w:val="none" w:sz="0" w:space="0" w:color="auto"/>
      </w:divBdr>
    </w:div>
    <w:div w:id="770591601">
      <w:bodyDiv w:val="1"/>
      <w:marLeft w:val="0"/>
      <w:marRight w:val="0"/>
      <w:marTop w:val="0"/>
      <w:marBottom w:val="0"/>
      <w:divBdr>
        <w:top w:val="none" w:sz="0" w:space="0" w:color="auto"/>
        <w:left w:val="none" w:sz="0" w:space="0" w:color="auto"/>
        <w:bottom w:val="none" w:sz="0" w:space="0" w:color="auto"/>
        <w:right w:val="none" w:sz="0" w:space="0" w:color="auto"/>
      </w:divBdr>
    </w:div>
    <w:div w:id="782504243">
      <w:bodyDiv w:val="1"/>
      <w:marLeft w:val="0"/>
      <w:marRight w:val="0"/>
      <w:marTop w:val="0"/>
      <w:marBottom w:val="0"/>
      <w:divBdr>
        <w:top w:val="none" w:sz="0" w:space="0" w:color="auto"/>
        <w:left w:val="none" w:sz="0" w:space="0" w:color="auto"/>
        <w:bottom w:val="none" w:sz="0" w:space="0" w:color="auto"/>
        <w:right w:val="none" w:sz="0" w:space="0" w:color="auto"/>
      </w:divBdr>
    </w:div>
    <w:div w:id="790057994">
      <w:bodyDiv w:val="1"/>
      <w:marLeft w:val="0"/>
      <w:marRight w:val="0"/>
      <w:marTop w:val="0"/>
      <w:marBottom w:val="0"/>
      <w:divBdr>
        <w:top w:val="none" w:sz="0" w:space="0" w:color="auto"/>
        <w:left w:val="none" w:sz="0" w:space="0" w:color="auto"/>
        <w:bottom w:val="none" w:sz="0" w:space="0" w:color="auto"/>
        <w:right w:val="none" w:sz="0" w:space="0" w:color="auto"/>
      </w:divBdr>
    </w:div>
    <w:div w:id="805006799">
      <w:bodyDiv w:val="1"/>
      <w:marLeft w:val="0"/>
      <w:marRight w:val="0"/>
      <w:marTop w:val="0"/>
      <w:marBottom w:val="0"/>
      <w:divBdr>
        <w:top w:val="none" w:sz="0" w:space="0" w:color="auto"/>
        <w:left w:val="none" w:sz="0" w:space="0" w:color="auto"/>
        <w:bottom w:val="none" w:sz="0" w:space="0" w:color="auto"/>
        <w:right w:val="none" w:sz="0" w:space="0" w:color="auto"/>
      </w:divBdr>
    </w:div>
    <w:div w:id="805974352">
      <w:bodyDiv w:val="1"/>
      <w:marLeft w:val="0"/>
      <w:marRight w:val="0"/>
      <w:marTop w:val="0"/>
      <w:marBottom w:val="0"/>
      <w:divBdr>
        <w:top w:val="none" w:sz="0" w:space="0" w:color="auto"/>
        <w:left w:val="none" w:sz="0" w:space="0" w:color="auto"/>
        <w:bottom w:val="none" w:sz="0" w:space="0" w:color="auto"/>
        <w:right w:val="none" w:sz="0" w:space="0" w:color="auto"/>
      </w:divBdr>
    </w:div>
    <w:div w:id="812797350">
      <w:bodyDiv w:val="1"/>
      <w:marLeft w:val="0"/>
      <w:marRight w:val="0"/>
      <w:marTop w:val="0"/>
      <w:marBottom w:val="0"/>
      <w:divBdr>
        <w:top w:val="none" w:sz="0" w:space="0" w:color="auto"/>
        <w:left w:val="none" w:sz="0" w:space="0" w:color="auto"/>
        <w:bottom w:val="none" w:sz="0" w:space="0" w:color="auto"/>
        <w:right w:val="none" w:sz="0" w:space="0" w:color="auto"/>
      </w:divBdr>
    </w:div>
    <w:div w:id="824010855">
      <w:bodyDiv w:val="1"/>
      <w:marLeft w:val="0"/>
      <w:marRight w:val="0"/>
      <w:marTop w:val="0"/>
      <w:marBottom w:val="0"/>
      <w:divBdr>
        <w:top w:val="none" w:sz="0" w:space="0" w:color="auto"/>
        <w:left w:val="none" w:sz="0" w:space="0" w:color="auto"/>
        <w:bottom w:val="none" w:sz="0" w:space="0" w:color="auto"/>
        <w:right w:val="none" w:sz="0" w:space="0" w:color="auto"/>
      </w:divBdr>
    </w:div>
    <w:div w:id="829322923">
      <w:bodyDiv w:val="1"/>
      <w:marLeft w:val="0"/>
      <w:marRight w:val="0"/>
      <w:marTop w:val="0"/>
      <w:marBottom w:val="0"/>
      <w:divBdr>
        <w:top w:val="none" w:sz="0" w:space="0" w:color="auto"/>
        <w:left w:val="none" w:sz="0" w:space="0" w:color="auto"/>
        <w:bottom w:val="none" w:sz="0" w:space="0" w:color="auto"/>
        <w:right w:val="none" w:sz="0" w:space="0" w:color="auto"/>
      </w:divBdr>
    </w:div>
    <w:div w:id="856428116">
      <w:bodyDiv w:val="1"/>
      <w:marLeft w:val="0"/>
      <w:marRight w:val="0"/>
      <w:marTop w:val="0"/>
      <w:marBottom w:val="0"/>
      <w:divBdr>
        <w:top w:val="none" w:sz="0" w:space="0" w:color="auto"/>
        <w:left w:val="none" w:sz="0" w:space="0" w:color="auto"/>
        <w:bottom w:val="none" w:sz="0" w:space="0" w:color="auto"/>
        <w:right w:val="none" w:sz="0" w:space="0" w:color="auto"/>
      </w:divBdr>
    </w:div>
    <w:div w:id="865292530">
      <w:bodyDiv w:val="1"/>
      <w:marLeft w:val="0"/>
      <w:marRight w:val="0"/>
      <w:marTop w:val="0"/>
      <w:marBottom w:val="0"/>
      <w:divBdr>
        <w:top w:val="none" w:sz="0" w:space="0" w:color="auto"/>
        <w:left w:val="none" w:sz="0" w:space="0" w:color="auto"/>
        <w:bottom w:val="none" w:sz="0" w:space="0" w:color="auto"/>
        <w:right w:val="none" w:sz="0" w:space="0" w:color="auto"/>
      </w:divBdr>
    </w:div>
    <w:div w:id="869608455">
      <w:bodyDiv w:val="1"/>
      <w:marLeft w:val="0"/>
      <w:marRight w:val="0"/>
      <w:marTop w:val="0"/>
      <w:marBottom w:val="0"/>
      <w:divBdr>
        <w:top w:val="none" w:sz="0" w:space="0" w:color="auto"/>
        <w:left w:val="none" w:sz="0" w:space="0" w:color="auto"/>
        <w:bottom w:val="none" w:sz="0" w:space="0" w:color="auto"/>
        <w:right w:val="none" w:sz="0" w:space="0" w:color="auto"/>
      </w:divBdr>
    </w:div>
    <w:div w:id="873806492">
      <w:bodyDiv w:val="1"/>
      <w:marLeft w:val="0"/>
      <w:marRight w:val="0"/>
      <w:marTop w:val="0"/>
      <w:marBottom w:val="0"/>
      <w:divBdr>
        <w:top w:val="none" w:sz="0" w:space="0" w:color="auto"/>
        <w:left w:val="none" w:sz="0" w:space="0" w:color="auto"/>
        <w:bottom w:val="none" w:sz="0" w:space="0" w:color="auto"/>
        <w:right w:val="none" w:sz="0" w:space="0" w:color="auto"/>
      </w:divBdr>
    </w:div>
    <w:div w:id="899170264">
      <w:bodyDiv w:val="1"/>
      <w:marLeft w:val="0"/>
      <w:marRight w:val="0"/>
      <w:marTop w:val="0"/>
      <w:marBottom w:val="0"/>
      <w:divBdr>
        <w:top w:val="none" w:sz="0" w:space="0" w:color="auto"/>
        <w:left w:val="none" w:sz="0" w:space="0" w:color="auto"/>
        <w:bottom w:val="none" w:sz="0" w:space="0" w:color="auto"/>
        <w:right w:val="none" w:sz="0" w:space="0" w:color="auto"/>
      </w:divBdr>
    </w:div>
    <w:div w:id="906189936">
      <w:bodyDiv w:val="1"/>
      <w:marLeft w:val="0"/>
      <w:marRight w:val="0"/>
      <w:marTop w:val="0"/>
      <w:marBottom w:val="0"/>
      <w:divBdr>
        <w:top w:val="none" w:sz="0" w:space="0" w:color="auto"/>
        <w:left w:val="none" w:sz="0" w:space="0" w:color="auto"/>
        <w:bottom w:val="none" w:sz="0" w:space="0" w:color="auto"/>
        <w:right w:val="none" w:sz="0" w:space="0" w:color="auto"/>
      </w:divBdr>
    </w:div>
    <w:div w:id="912081811">
      <w:bodyDiv w:val="1"/>
      <w:marLeft w:val="0"/>
      <w:marRight w:val="0"/>
      <w:marTop w:val="0"/>
      <w:marBottom w:val="0"/>
      <w:divBdr>
        <w:top w:val="none" w:sz="0" w:space="0" w:color="auto"/>
        <w:left w:val="none" w:sz="0" w:space="0" w:color="auto"/>
        <w:bottom w:val="none" w:sz="0" w:space="0" w:color="auto"/>
        <w:right w:val="none" w:sz="0" w:space="0" w:color="auto"/>
      </w:divBdr>
    </w:div>
    <w:div w:id="918489892">
      <w:bodyDiv w:val="1"/>
      <w:marLeft w:val="0"/>
      <w:marRight w:val="0"/>
      <w:marTop w:val="0"/>
      <w:marBottom w:val="0"/>
      <w:divBdr>
        <w:top w:val="none" w:sz="0" w:space="0" w:color="auto"/>
        <w:left w:val="none" w:sz="0" w:space="0" w:color="auto"/>
        <w:bottom w:val="none" w:sz="0" w:space="0" w:color="auto"/>
        <w:right w:val="none" w:sz="0" w:space="0" w:color="auto"/>
      </w:divBdr>
    </w:div>
    <w:div w:id="922102915">
      <w:bodyDiv w:val="1"/>
      <w:marLeft w:val="0"/>
      <w:marRight w:val="0"/>
      <w:marTop w:val="0"/>
      <w:marBottom w:val="0"/>
      <w:divBdr>
        <w:top w:val="none" w:sz="0" w:space="0" w:color="auto"/>
        <w:left w:val="none" w:sz="0" w:space="0" w:color="auto"/>
        <w:bottom w:val="none" w:sz="0" w:space="0" w:color="auto"/>
        <w:right w:val="none" w:sz="0" w:space="0" w:color="auto"/>
      </w:divBdr>
    </w:div>
    <w:div w:id="926311047">
      <w:bodyDiv w:val="1"/>
      <w:marLeft w:val="0"/>
      <w:marRight w:val="0"/>
      <w:marTop w:val="0"/>
      <w:marBottom w:val="0"/>
      <w:divBdr>
        <w:top w:val="none" w:sz="0" w:space="0" w:color="auto"/>
        <w:left w:val="none" w:sz="0" w:space="0" w:color="auto"/>
        <w:bottom w:val="none" w:sz="0" w:space="0" w:color="auto"/>
        <w:right w:val="none" w:sz="0" w:space="0" w:color="auto"/>
      </w:divBdr>
    </w:div>
    <w:div w:id="930158645">
      <w:bodyDiv w:val="1"/>
      <w:marLeft w:val="0"/>
      <w:marRight w:val="0"/>
      <w:marTop w:val="0"/>
      <w:marBottom w:val="0"/>
      <w:divBdr>
        <w:top w:val="none" w:sz="0" w:space="0" w:color="auto"/>
        <w:left w:val="none" w:sz="0" w:space="0" w:color="auto"/>
        <w:bottom w:val="none" w:sz="0" w:space="0" w:color="auto"/>
        <w:right w:val="none" w:sz="0" w:space="0" w:color="auto"/>
      </w:divBdr>
    </w:div>
    <w:div w:id="937367750">
      <w:bodyDiv w:val="1"/>
      <w:marLeft w:val="0"/>
      <w:marRight w:val="0"/>
      <w:marTop w:val="0"/>
      <w:marBottom w:val="0"/>
      <w:divBdr>
        <w:top w:val="none" w:sz="0" w:space="0" w:color="auto"/>
        <w:left w:val="none" w:sz="0" w:space="0" w:color="auto"/>
        <w:bottom w:val="none" w:sz="0" w:space="0" w:color="auto"/>
        <w:right w:val="none" w:sz="0" w:space="0" w:color="auto"/>
      </w:divBdr>
    </w:div>
    <w:div w:id="938870797">
      <w:bodyDiv w:val="1"/>
      <w:marLeft w:val="0"/>
      <w:marRight w:val="0"/>
      <w:marTop w:val="0"/>
      <w:marBottom w:val="0"/>
      <w:divBdr>
        <w:top w:val="none" w:sz="0" w:space="0" w:color="auto"/>
        <w:left w:val="none" w:sz="0" w:space="0" w:color="auto"/>
        <w:bottom w:val="none" w:sz="0" w:space="0" w:color="auto"/>
        <w:right w:val="none" w:sz="0" w:space="0" w:color="auto"/>
      </w:divBdr>
    </w:div>
    <w:div w:id="938947114">
      <w:bodyDiv w:val="1"/>
      <w:marLeft w:val="0"/>
      <w:marRight w:val="0"/>
      <w:marTop w:val="0"/>
      <w:marBottom w:val="0"/>
      <w:divBdr>
        <w:top w:val="none" w:sz="0" w:space="0" w:color="auto"/>
        <w:left w:val="none" w:sz="0" w:space="0" w:color="auto"/>
        <w:bottom w:val="none" w:sz="0" w:space="0" w:color="auto"/>
        <w:right w:val="none" w:sz="0" w:space="0" w:color="auto"/>
      </w:divBdr>
    </w:div>
    <w:div w:id="961619579">
      <w:bodyDiv w:val="1"/>
      <w:marLeft w:val="0"/>
      <w:marRight w:val="0"/>
      <w:marTop w:val="0"/>
      <w:marBottom w:val="0"/>
      <w:divBdr>
        <w:top w:val="none" w:sz="0" w:space="0" w:color="auto"/>
        <w:left w:val="none" w:sz="0" w:space="0" w:color="auto"/>
        <w:bottom w:val="none" w:sz="0" w:space="0" w:color="auto"/>
        <w:right w:val="none" w:sz="0" w:space="0" w:color="auto"/>
      </w:divBdr>
    </w:div>
    <w:div w:id="974794062">
      <w:bodyDiv w:val="1"/>
      <w:marLeft w:val="0"/>
      <w:marRight w:val="0"/>
      <w:marTop w:val="0"/>
      <w:marBottom w:val="0"/>
      <w:divBdr>
        <w:top w:val="none" w:sz="0" w:space="0" w:color="auto"/>
        <w:left w:val="none" w:sz="0" w:space="0" w:color="auto"/>
        <w:bottom w:val="none" w:sz="0" w:space="0" w:color="auto"/>
        <w:right w:val="none" w:sz="0" w:space="0" w:color="auto"/>
      </w:divBdr>
    </w:div>
    <w:div w:id="975915601">
      <w:bodyDiv w:val="1"/>
      <w:marLeft w:val="0"/>
      <w:marRight w:val="0"/>
      <w:marTop w:val="0"/>
      <w:marBottom w:val="0"/>
      <w:divBdr>
        <w:top w:val="none" w:sz="0" w:space="0" w:color="auto"/>
        <w:left w:val="none" w:sz="0" w:space="0" w:color="auto"/>
        <w:bottom w:val="none" w:sz="0" w:space="0" w:color="auto"/>
        <w:right w:val="none" w:sz="0" w:space="0" w:color="auto"/>
      </w:divBdr>
    </w:div>
    <w:div w:id="982393209">
      <w:bodyDiv w:val="1"/>
      <w:marLeft w:val="0"/>
      <w:marRight w:val="0"/>
      <w:marTop w:val="0"/>
      <w:marBottom w:val="0"/>
      <w:divBdr>
        <w:top w:val="none" w:sz="0" w:space="0" w:color="auto"/>
        <w:left w:val="none" w:sz="0" w:space="0" w:color="auto"/>
        <w:bottom w:val="none" w:sz="0" w:space="0" w:color="auto"/>
        <w:right w:val="none" w:sz="0" w:space="0" w:color="auto"/>
      </w:divBdr>
    </w:div>
    <w:div w:id="987441240">
      <w:bodyDiv w:val="1"/>
      <w:marLeft w:val="0"/>
      <w:marRight w:val="0"/>
      <w:marTop w:val="0"/>
      <w:marBottom w:val="0"/>
      <w:divBdr>
        <w:top w:val="none" w:sz="0" w:space="0" w:color="auto"/>
        <w:left w:val="none" w:sz="0" w:space="0" w:color="auto"/>
        <w:bottom w:val="none" w:sz="0" w:space="0" w:color="auto"/>
        <w:right w:val="none" w:sz="0" w:space="0" w:color="auto"/>
      </w:divBdr>
    </w:div>
    <w:div w:id="1019627373">
      <w:bodyDiv w:val="1"/>
      <w:marLeft w:val="0"/>
      <w:marRight w:val="0"/>
      <w:marTop w:val="0"/>
      <w:marBottom w:val="0"/>
      <w:divBdr>
        <w:top w:val="none" w:sz="0" w:space="0" w:color="auto"/>
        <w:left w:val="none" w:sz="0" w:space="0" w:color="auto"/>
        <w:bottom w:val="none" w:sz="0" w:space="0" w:color="auto"/>
        <w:right w:val="none" w:sz="0" w:space="0" w:color="auto"/>
      </w:divBdr>
    </w:div>
    <w:div w:id="1022319752">
      <w:bodyDiv w:val="1"/>
      <w:marLeft w:val="0"/>
      <w:marRight w:val="0"/>
      <w:marTop w:val="0"/>
      <w:marBottom w:val="0"/>
      <w:divBdr>
        <w:top w:val="none" w:sz="0" w:space="0" w:color="auto"/>
        <w:left w:val="none" w:sz="0" w:space="0" w:color="auto"/>
        <w:bottom w:val="none" w:sz="0" w:space="0" w:color="auto"/>
        <w:right w:val="none" w:sz="0" w:space="0" w:color="auto"/>
      </w:divBdr>
    </w:div>
    <w:div w:id="1022896202">
      <w:bodyDiv w:val="1"/>
      <w:marLeft w:val="0"/>
      <w:marRight w:val="0"/>
      <w:marTop w:val="0"/>
      <w:marBottom w:val="0"/>
      <w:divBdr>
        <w:top w:val="none" w:sz="0" w:space="0" w:color="auto"/>
        <w:left w:val="none" w:sz="0" w:space="0" w:color="auto"/>
        <w:bottom w:val="none" w:sz="0" w:space="0" w:color="auto"/>
        <w:right w:val="none" w:sz="0" w:space="0" w:color="auto"/>
      </w:divBdr>
    </w:div>
    <w:div w:id="1036277255">
      <w:bodyDiv w:val="1"/>
      <w:marLeft w:val="0"/>
      <w:marRight w:val="0"/>
      <w:marTop w:val="0"/>
      <w:marBottom w:val="0"/>
      <w:divBdr>
        <w:top w:val="none" w:sz="0" w:space="0" w:color="auto"/>
        <w:left w:val="none" w:sz="0" w:space="0" w:color="auto"/>
        <w:bottom w:val="none" w:sz="0" w:space="0" w:color="auto"/>
        <w:right w:val="none" w:sz="0" w:space="0" w:color="auto"/>
      </w:divBdr>
    </w:div>
    <w:div w:id="1036391916">
      <w:bodyDiv w:val="1"/>
      <w:marLeft w:val="0"/>
      <w:marRight w:val="0"/>
      <w:marTop w:val="0"/>
      <w:marBottom w:val="0"/>
      <w:divBdr>
        <w:top w:val="none" w:sz="0" w:space="0" w:color="auto"/>
        <w:left w:val="none" w:sz="0" w:space="0" w:color="auto"/>
        <w:bottom w:val="none" w:sz="0" w:space="0" w:color="auto"/>
        <w:right w:val="none" w:sz="0" w:space="0" w:color="auto"/>
      </w:divBdr>
    </w:div>
    <w:div w:id="1042361064">
      <w:bodyDiv w:val="1"/>
      <w:marLeft w:val="0"/>
      <w:marRight w:val="0"/>
      <w:marTop w:val="0"/>
      <w:marBottom w:val="0"/>
      <w:divBdr>
        <w:top w:val="none" w:sz="0" w:space="0" w:color="auto"/>
        <w:left w:val="none" w:sz="0" w:space="0" w:color="auto"/>
        <w:bottom w:val="none" w:sz="0" w:space="0" w:color="auto"/>
        <w:right w:val="none" w:sz="0" w:space="0" w:color="auto"/>
      </w:divBdr>
    </w:div>
    <w:div w:id="1050375570">
      <w:bodyDiv w:val="1"/>
      <w:marLeft w:val="0"/>
      <w:marRight w:val="0"/>
      <w:marTop w:val="0"/>
      <w:marBottom w:val="0"/>
      <w:divBdr>
        <w:top w:val="none" w:sz="0" w:space="0" w:color="auto"/>
        <w:left w:val="none" w:sz="0" w:space="0" w:color="auto"/>
        <w:bottom w:val="none" w:sz="0" w:space="0" w:color="auto"/>
        <w:right w:val="none" w:sz="0" w:space="0" w:color="auto"/>
      </w:divBdr>
    </w:div>
    <w:div w:id="1061441464">
      <w:bodyDiv w:val="1"/>
      <w:marLeft w:val="0"/>
      <w:marRight w:val="0"/>
      <w:marTop w:val="0"/>
      <w:marBottom w:val="0"/>
      <w:divBdr>
        <w:top w:val="none" w:sz="0" w:space="0" w:color="auto"/>
        <w:left w:val="none" w:sz="0" w:space="0" w:color="auto"/>
        <w:bottom w:val="none" w:sz="0" w:space="0" w:color="auto"/>
        <w:right w:val="none" w:sz="0" w:space="0" w:color="auto"/>
      </w:divBdr>
    </w:div>
    <w:div w:id="1063916360">
      <w:bodyDiv w:val="1"/>
      <w:marLeft w:val="0"/>
      <w:marRight w:val="0"/>
      <w:marTop w:val="0"/>
      <w:marBottom w:val="0"/>
      <w:divBdr>
        <w:top w:val="none" w:sz="0" w:space="0" w:color="auto"/>
        <w:left w:val="none" w:sz="0" w:space="0" w:color="auto"/>
        <w:bottom w:val="none" w:sz="0" w:space="0" w:color="auto"/>
        <w:right w:val="none" w:sz="0" w:space="0" w:color="auto"/>
      </w:divBdr>
    </w:div>
    <w:div w:id="1077096484">
      <w:bodyDiv w:val="1"/>
      <w:marLeft w:val="0"/>
      <w:marRight w:val="0"/>
      <w:marTop w:val="0"/>
      <w:marBottom w:val="0"/>
      <w:divBdr>
        <w:top w:val="none" w:sz="0" w:space="0" w:color="auto"/>
        <w:left w:val="none" w:sz="0" w:space="0" w:color="auto"/>
        <w:bottom w:val="none" w:sz="0" w:space="0" w:color="auto"/>
        <w:right w:val="none" w:sz="0" w:space="0" w:color="auto"/>
      </w:divBdr>
    </w:div>
    <w:div w:id="1078136291">
      <w:bodyDiv w:val="1"/>
      <w:marLeft w:val="0"/>
      <w:marRight w:val="0"/>
      <w:marTop w:val="0"/>
      <w:marBottom w:val="0"/>
      <w:divBdr>
        <w:top w:val="none" w:sz="0" w:space="0" w:color="auto"/>
        <w:left w:val="none" w:sz="0" w:space="0" w:color="auto"/>
        <w:bottom w:val="none" w:sz="0" w:space="0" w:color="auto"/>
        <w:right w:val="none" w:sz="0" w:space="0" w:color="auto"/>
      </w:divBdr>
    </w:div>
    <w:div w:id="1084187305">
      <w:bodyDiv w:val="1"/>
      <w:marLeft w:val="0"/>
      <w:marRight w:val="0"/>
      <w:marTop w:val="0"/>
      <w:marBottom w:val="0"/>
      <w:divBdr>
        <w:top w:val="none" w:sz="0" w:space="0" w:color="auto"/>
        <w:left w:val="none" w:sz="0" w:space="0" w:color="auto"/>
        <w:bottom w:val="none" w:sz="0" w:space="0" w:color="auto"/>
        <w:right w:val="none" w:sz="0" w:space="0" w:color="auto"/>
      </w:divBdr>
    </w:div>
    <w:div w:id="1087772370">
      <w:bodyDiv w:val="1"/>
      <w:marLeft w:val="0"/>
      <w:marRight w:val="0"/>
      <w:marTop w:val="0"/>
      <w:marBottom w:val="0"/>
      <w:divBdr>
        <w:top w:val="none" w:sz="0" w:space="0" w:color="auto"/>
        <w:left w:val="none" w:sz="0" w:space="0" w:color="auto"/>
        <w:bottom w:val="none" w:sz="0" w:space="0" w:color="auto"/>
        <w:right w:val="none" w:sz="0" w:space="0" w:color="auto"/>
      </w:divBdr>
    </w:div>
    <w:div w:id="1094202442">
      <w:bodyDiv w:val="1"/>
      <w:marLeft w:val="0"/>
      <w:marRight w:val="0"/>
      <w:marTop w:val="0"/>
      <w:marBottom w:val="0"/>
      <w:divBdr>
        <w:top w:val="none" w:sz="0" w:space="0" w:color="auto"/>
        <w:left w:val="none" w:sz="0" w:space="0" w:color="auto"/>
        <w:bottom w:val="none" w:sz="0" w:space="0" w:color="auto"/>
        <w:right w:val="none" w:sz="0" w:space="0" w:color="auto"/>
      </w:divBdr>
    </w:div>
    <w:div w:id="1117211783">
      <w:bodyDiv w:val="1"/>
      <w:marLeft w:val="0"/>
      <w:marRight w:val="0"/>
      <w:marTop w:val="0"/>
      <w:marBottom w:val="0"/>
      <w:divBdr>
        <w:top w:val="none" w:sz="0" w:space="0" w:color="auto"/>
        <w:left w:val="none" w:sz="0" w:space="0" w:color="auto"/>
        <w:bottom w:val="none" w:sz="0" w:space="0" w:color="auto"/>
        <w:right w:val="none" w:sz="0" w:space="0" w:color="auto"/>
      </w:divBdr>
    </w:div>
    <w:div w:id="1120804943">
      <w:bodyDiv w:val="1"/>
      <w:marLeft w:val="0"/>
      <w:marRight w:val="0"/>
      <w:marTop w:val="0"/>
      <w:marBottom w:val="0"/>
      <w:divBdr>
        <w:top w:val="none" w:sz="0" w:space="0" w:color="auto"/>
        <w:left w:val="none" w:sz="0" w:space="0" w:color="auto"/>
        <w:bottom w:val="none" w:sz="0" w:space="0" w:color="auto"/>
        <w:right w:val="none" w:sz="0" w:space="0" w:color="auto"/>
      </w:divBdr>
    </w:div>
    <w:div w:id="1131243704">
      <w:bodyDiv w:val="1"/>
      <w:marLeft w:val="0"/>
      <w:marRight w:val="0"/>
      <w:marTop w:val="0"/>
      <w:marBottom w:val="0"/>
      <w:divBdr>
        <w:top w:val="none" w:sz="0" w:space="0" w:color="auto"/>
        <w:left w:val="none" w:sz="0" w:space="0" w:color="auto"/>
        <w:bottom w:val="none" w:sz="0" w:space="0" w:color="auto"/>
        <w:right w:val="none" w:sz="0" w:space="0" w:color="auto"/>
      </w:divBdr>
    </w:div>
    <w:div w:id="1166045222">
      <w:bodyDiv w:val="1"/>
      <w:marLeft w:val="0"/>
      <w:marRight w:val="0"/>
      <w:marTop w:val="0"/>
      <w:marBottom w:val="0"/>
      <w:divBdr>
        <w:top w:val="none" w:sz="0" w:space="0" w:color="auto"/>
        <w:left w:val="none" w:sz="0" w:space="0" w:color="auto"/>
        <w:bottom w:val="none" w:sz="0" w:space="0" w:color="auto"/>
        <w:right w:val="none" w:sz="0" w:space="0" w:color="auto"/>
      </w:divBdr>
    </w:div>
    <w:div w:id="1179469472">
      <w:bodyDiv w:val="1"/>
      <w:marLeft w:val="0"/>
      <w:marRight w:val="0"/>
      <w:marTop w:val="0"/>
      <w:marBottom w:val="0"/>
      <w:divBdr>
        <w:top w:val="none" w:sz="0" w:space="0" w:color="auto"/>
        <w:left w:val="none" w:sz="0" w:space="0" w:color="auto"/>
        <w:bottom w:val="none" w:sz="0" w:space="0" w:color="auto"/>
        <w:right w:val="none" w:sz="0" w:space="0" w:color="auto"/>
      </w:divBdr>
    </w:div>
    <w:div w:id="1181159058">
      <w:bodyDiv w:val="1"/>
      <w:marLeft w:val="0"/>
      <w:marRight w:val="0"/>
      <w:marTop w:val="0"/>
      <w:marBottom w:val="0"/>
      <w:divBdr>
        <w:top w:val="none" w:sz="0" w:space="0" w:color="auto"/>
        <w:left w:val="none" w:sz="0" w:space="0" w:color="auto"/>
        <w:bottom w:val="none" w:sz="0" w:space="0" w:color="auto"/>
        <w:right w:val="none" w:sz="0" w:space="0" w:color="auto"/>
      </w:divBdr>
    </w:div>
    <w:div w:id="1181510092">
      <w:bodyDiv w:val="1"/>
      <w:marLeft w:val="0"/>
      <w:marRight w:val="0"/>
      <w:marTop w:val="0"/>
      <w:marBottom w:val="0"/>
      <w:divBdr>
        <w:top w:val="none" w:sz="0" w:space="0" w:color="auto"/>
        <w:left w:val="none" w:sz="0" w:space="0" w:color="auto"/>
        <w:bottom w:val="none" w:sz="0" w:space="0" w:color="auto"/>
        <w:right w:val="none" w:sz="0" w:space="0" w:color="auto"/>
      </w:divBdr>
    </w:div>
    <w:div w:id="1201550458">
      <w:bodyDiv w:val="1"/>
      <w:marLeft w:val="0"/>
      <w:marRight w:val="0"/>
      <w:marTop w:val="0"/>
      <w:marBottom w:val="0"/>
      <w:divBdr>
        <w:top w:val="none" w:sz="0" w:space="0" w:color="auto"/>
        <w:left w:val="none" w:sz="0" w:space="0" w:color="auto"/>
        <w:bottom w:val="none" w:sz="0" w:space="0" w:color="auto"/>
        <w:right w:val="none" w:sz="0" w:space="0" w:color="auto"/>
      </w:divBdr>
    </w:div>
    <w:div w:id="1216089132">
      <w:bodyDiv w:val="1"/>
      <w:marLeft w:val="0"/>
      <w:marRight w:val="0"/>
      <w:marTop w:val="0"/>
      <w:marBottom w:val="0"/>
      <w:divBdr>
        <w:top w:val="none" w:sz="0" w:space="0" w:color="auto"/>
        <w:left w:val="none" w:sz="0" w:space="0" w:color="auto"/>
        <w:bottom w:val="none" w:sz="0" w:space="0" w:color="auto"/>
        <w:right w:val="none" w:sz="0" w:space="0" w:color="auto"/>
      </w:divBdr>
    </w:div>
    <w:div w:id="1219394860">
      <w:bodyDiv w:val="1"/>
      <w:marLeft w:val="0"/>
      <w:marRight w:val="0"/>
      <w:marTop w:val="0"/>
      <w:marBottom w:val="0"/>
      <w:divBdr>
        <w:top w:val="none" w:sz="0" w:space="0" w:color="auto"/>
        <w:left w:val="none" w:sz="0" w:space="0" w:color="auto"/>
        <w:bottom w:val="none" w:sz="0" w:space="0" w:color="auto"/>
        <w:right w:val="none" w:sz="0" w:space="0" w:color="auto"/>
      </w:divBdr>
    </w:div>
    <w:div w:id="1223635090">
      <w:bodyDiv w:val="1"/>
      <w:marLeft w:val="0"/>
      <w:marRight w:val="0"/>
      <w:marTop w:val="0"/>
      <w:marBottom w:val="0"/>
      <w:divBdr>
        <w:top w:val="none" w:sz="0" w:space="0" w:color="auto"/>
        <w:left w:val="none" w:sz="0" w:space="0" w:color="auto"/>
        <w:bottom w:val="none" w:sz="0" w:space="0" w:color="auto"/>
        <w:right w:val="none" w:sz="0" w:space="0" w:color="auto"/>
      </w:divBdr>
    </w:div>
    <w:div w:id="1227953511">
      <w:bodyDiv w:val="1"/>
      <w:marLeft w:val="0"/>
      <w:marRight w:val="0"/>
      <w:marTop w:val="0"/>
      <w:marBottom w:val="0"/>
      <w:divBdr>
        <w:top w:val="none" w:sz="0" w:space="0" w:color="auto"/>
        <w:left w:val="none" w:sz="0" w:space="0" w:color="auto"/>
        <w:bottom w:val="none" w:sz="0" w:space="0" w:color="auto"/>
        <w:right w:val="none" w:sz="0" w:space="0" w:color="auto"/>
      </w:divBdr>
    </w:div>
    <w:div w:id="1230924796">
      <w:bodyDiv w:val="1"/>
      <w:marLeft w:val="0"/>
      <w:marRight w:val="0"/>
      <w:marTop w:val="0"/>
      <w:marBottom w:val="0"/>
      <w:divBdr>
        <w:top w:val="none" w:sz="0" w:space="0" w:color="auto"/>
        <w:left w:val="none" w:sz="0" w:space="0" w:color="auto"/>
        <w:bottom w:val="none" w:sz="0" w:space="0" w:color="auto"/>
        <w:right w:val="none" w:sz="0" w:space="0" w:color="auto"/>
      </w:divBdr>
    </w:div>
    <w:div w:id="1252352529">
      <w:bodyDiv w:val="1"/>
      <w:marLeft w:val="0"/>
      <w:marRight w:val="0"/>
      <w:marTop w:val="0"/>
      <w:marBottom w:val="0"/>
      <w:divBdr>
        <w:top w:val="none" w:sz="0" w:space="0" w:color="auto"/>
        <w:left w:val="none" w:sz="0" w:space="0" w:color="auto"/>
        <w:bottom w:val="none" w:sz="0" w:space="0" w:color="auto"/>
        <w:right w:val="none" w:sz="0" w:space="0" w:color="auto"/>
      </w:divBdr>
    </w:div>
    <w:div w:id="1255474443">
      <w:bodyDiv w:val="1"/>
      <w:marLeft w:val="0"/>
      <w:marRight w:val="0"/>
      <w:marTop w:val="0"/>
      <w:marBottom w:val="0"/>
      <w:divBdr>
        <w:top w:val="none" w:sz="0" w:space="0" w:color="auto"/>
        <w:left w:val="none" w:sz="0" w:space="0" w:color="auto"/>
        <w:bottom w:val="none" w:sz="0" w:space="0" w:color="auto"/>
        <w:right w:val="none" w:sz="0" w:space="0" w:color="auto"/>
      </w:divBdr>
    </w:div>
    <w:div w:id="1267808710">
      <w:bodyDiv w:val="1"/>
      <w:marLeft w:val="0"/>
      <w:marRight w:val="0"/>
      <w:marTop w:val="0"/>
      <w:marBottom w:val="0"/>
      <w:divBdr>
        <w:top w:val="none" w:sz="0" w:space="0" w:color="auto"/>
        <w:left w:val="none" w:sz="0" w:space="0" w:color="auto"/>
        <w:bottom w:val="none" w:sz="0" w:space="0" w:color="auto"/>
        <w:right w:val="none" w:sz="0" w:space="0" w:color="auto"/>
      </w:divBdr>
    </w:div>
    <w:div w:id="1278024420">
      <w:bodyDiv w:val="1"/>
      <w:marLeft w:val="0"/>
      <w:marRight w:val="0"/>
      <w:marTop w:val="0"/>
      <w:marBottom w:val="0"/>
      <w:divBdr>
        <w:top w:val="none" w:sz="0" w:space="0" w:color="auto"/>
        <w:left w:val="none" w:sz="0" w:space="0" w:color="auto"/>
        <w:bottom w:val="none" w:sz="0" w:space="0" w:color="auto"/>
        <w:right w:val="none" w:sz="0" w:space="0" w:color="auto"/>
      </w:divBdr>
    </w:div>
    <w:div w:id="1284265505">
      <w:bodyDiv w:val="1"/>
      <w:marLeft w:val="0"/>
      <w:marRight w:val="0"/>
      <w:marTop w:val="0"/>
      <w:marBottom w:val="0"/>
      <w:divBdr>
        <w:top w:val="none" w:sz="0" w:space="0" w:color="auto"/>
        <w:left w:val="none" w:sz="0" w:space="0" w:color="auto"/>
        <w:bottom w:val="none" w:sz="0" w:space="0" w:color="auto"/>
        <w:right w:val="none" w:sz="0" w:space="0" w:color="auto"/>
      </w:divBdr>
    </w:div>
    <w:div w:id="1287278551">
      <w:bodyDiv w:val="1"/>
      <w:marLeft w:val="0"/>
      <w:marRight w:val="0"/>
      <w:marTop w:val="0"/>
      <w:marBottom w:val="0"/>
      <w:divBdr>
        <w:top w:val="none" w:sz="0" w:space="0" w:color="auto"/>
        <w:left w:val="none" w:sz="0" w:space="0" w:color="auto"/>
        <w:bottom w:val="none" w:sz="0" w:space="0" w:color="auto"/>
        <w:right w:val="none" w:sz="0" w:space="0" w:color="auto"/>
      </w:divBdr>
    </w:div>
    <w:div w:id="1295913947">
      <w:bodyDiv w:val="1"/>
      <w:marLeft w:val="0"/>
      <w:marRight w:val="0"/>
      <w:marTop w:val="0"/>
      <w:marBottom w:val="0"/>
      <w:divBdr>
        <w:top w:val="none" w:sz="0" w:space="0" w:color="auto"/>
        <w:left w:val="none" w:sz="0" w:space="0" w:color="auto"/>
        <w:bottom w:val="none" w:sz="0" w:space="0" w:color="auto"/>
        <w:right w:val="none" w:sz="0" w:space="0" w:color="auto"/>
      </w:divBdr>
    </w:div>
    <w:div w:id="1317759552">
      <w:bodyDiv w:val="1"/>
      <w:marLeft w:val="0"/>
      <w:marRight w:val="0"/>
      <w:marTop w:val="0"/>
      <w:marBottom w:val="0"/>
      <w:divBdr>
        <w:top w:val="none" w:sz="0" w:space="0" w:color="auto"/>
        <w:left w:val="none" w:sz="0" w:space="0" w:color="auto"/>
        <w:bottom w:val="none" w:sz="0" w:space="0" w:color="auto"/>
        <w:right w:val="none" w:sz="0" w:space="0" w:color="auto"/>
      </w:divBdr>
    </w:div>
    <w:div w:id="1334138973">
      <w:bodyDiv w:val="1"/>
      <w:marLeft w:val="0"/>
      <w:marRight w:val="0"/>
      <w:marTop w:val="0"/>
      <w:marBottom w:val="0"/>
      <w:divBdr>
        <w:top w:val="none" w:sz="0" w:space="0" w:color="auto"/>
        <w:left w:val="none" w:sz="0" w:space="0" w:color="auto"/>
        <w:bottom w:val="none" w:sz="0" w:space="0" w:color="auto"/>
        <w:right w:val="none" w:sz="0" w:space="0" w:color="auto"/>
      </w:divBdr>
    </w:div>
    <w:div w:id="1334454314">
      <w:bodyDiv w:val="1"/>
      <w:marLeft w:val="0"/>
      <w:marRight w:val="0"/>
      <w:marTop w:val="0"/>
      <w:marBottom w:val="0"/>
      <w:divBdr>
        <w:top w:val="none" w:sz="0" w:space="0" w:color="auto"/>
        <w:left w:val="none" w:sz="0" w:space="0" w:color="auto"/>
        <w:bottom w:val="none" w:sz="0" w:space="0" w:color="auto"/>
        <w:right w:val="none" w:sz="0" w:space="0" w:color="auto"/>
      </w:divBdr>
    </w:div>
    <w:div w:id="1336222267">
      <w:bodyDiv w:val="1"/>
      <w:marLeft w:val="0"/>
      <w:marRight w:val="0"/>
      <w:marTop w:val="0"/>
      <w:marBottom w:val="0"/>
      <w:divBdr>
        <w:top w:val="none" w:sz="0" w:space="0" w:color="auto"/>
        <w:left w:val="none" w:sz="0" w:space="0" w:color="auto"/>
        <w:bottom w:val="none" w:sz="0" w:space="0" w:color="auto"/>
        <w:right w:val="none" w:sz="0" w:space="0" w:color="auto"/>
      </w:divBdr>
    </w:div>
    <w:div w:id="1345395930">
      <w:bodyDiv w:val="1"/>
      <w:marLeft w:val="0"/>
      <w:marRight w:val="0"/>
      <w:marTop w:val="0"/>
      <w:marBottom w:val="0"/>
      <w:divBdr>
        <w:top w:val="none" w:sz="0" w:space="0" w:color="auto"/>
        <w:left w:val="none" w:sz="0" w:space="0" w:color="auto"/>
        <w:bottom w:val="none" w:sz="0" w:space="0" w:color="auto"/>
        <w:right w:val="none" w:sz="0" w:space="0" w:color="auto"/>
      </w:divBdr>
    </w:div>
    <w:div w:id="1354769875">
      <w:bodyDiv w:val="1"/>
      <w:marLeft w:val="0"/>
      <w:marRight w:val="0"/>
      <w:marTop w:val="0"/>
      <w:marBottom w:val="0"/>
      <w:divBdr>
        <w:top w:val="none" w:sz="0" w:space="0" w:color="auto"/>
        <w:left w:val="none" w:sz="0" w:space="0" w:color="auto"/>
        <w:bottom w:val="none" w:sz="0" w:space="0" w:color="auto"/>
        <w:right w:val="none" w:sz="0" w:space="0" w:color="auto"/>
      </w:divBdr>
    </w:div>
    <w:div w:id="1360857317">
      <w:bodyDiv w:val="1"/>
      <w:marLeft w:val="0"/>
      <w:marRight w:val="0"/>
      <w:marTop w:val="0"/>
      <w:marBottom w:val="0"/>
      <w:divBdr>
        <w:top w:val="none" w:sz="0" w:space="0" w:color="auto"/>
        <w:left w:val="none" w:sz="0" w:space="0" w:color="auto"/>
        <w:bottom w:val="none" w:sz="0" w:space="0" w:color="auto"/>
        <w:right w:val="none" w:sz="0" w:space="0" w:color="auto"/>
      </w:divBdr>
    </w:div>
    <w:div w:id="1374958312">
      <w:bodyDiv w:val="1"/>
      <w:marLeft w:val="0"/>
      <w:marRight w:val="0"/>
      <w:marTop w:val="0"/>
      <w:marBottom w:val="0"/>
      <w:divBdr>
        <w:top w:val="none" w:sz="0" w:space="0" w:color="auto"/>
        <w:left w:val="none" w:sz="0" w:space="0" w:color="auto"/>
        <w:bottom w:val="none" w:sz="0" w:space="0" w:color="auto"/>
        <w:right w:val="none" w:sz="0" w:space="0" w:color="auto"/>
      </w:divBdr>
    </w:div>
    <w:div w:id="1382902225">
      <w:bodyDiv w:val="1"/>
      <w:marLeft w:val="0"/>
      <w:marRight w:val="0"/>
      <w:marTop w:val="0"/>
      <w:marBottom w:val="0"/>
      <w:divBdr>
        <w:top w:val="none" w:sz="0" w:space="0" w:color="auto"/>
        <w:left w:val="none" w:sz="0" w:space="0" w:color="auto"/>
        <w:bottom w:val="none" w:sz="0" w:space="0" w:color="auto"/>
        <w:right w:val="none" w:sz="0" w:space="0" w:color="auto"/>
      </w:divBdr>
    </w:div>
    <w:div w:id="1393432285">
      <w:bodyDiv w:val="1"/>
      <w:marLeft w:val="0"/>
      <w:marRight w:val="0"/>
      <w:marTop w:val="0"/>
      <w:marBottom w:val="0"/>
      <w:divBdr>
        <w:top w:val="none" w:sz="0" w:space="0" w:color="auto"/>
        <w:left w:val="none" w:sz="0" w:space="0" w:color="auto"/>
        <w:bottom w:val="none" w:sz="0" w:space="0" w:color="auto"/>
        <w:right w:val="none" w:sz="0" w:space="0" w:color="auto"/>
      </w:divBdr>
    </w:div>
    <w:div w:id="1397433032">
      <w:bodyDiv w:val="1"/>
      <w:marLeft w:val="0"/>
      <w:marRight w:val="0"/>
      <w:marTop w:val="0"/>
      <w:marBottom w:val="0"/>
      <w:divBdr>
        <w:top w:val="none" w:sz="0" w:space="0" w:color="auto"/>
        <w:left w:val="none" w:sz="0" w:space="0" w:color="auto"/>
        <w:bottom w:val="none" w:sz="0" w:space="0" w:color="auto"/>
        <w:right w:val="none" w:sz="0" w:space="0" w:color="auto"/>
      </w:divBdr>
    </w:div>
    <w:div w:id="1405224432">
      <w:bodyDiv w:val="1"/>
      <w:marLeft w:val="0"/>
      <w:marRight w:val="0"/>
      <w:marTop w:val="0"/>
      <w:marBottom w:val="0"/>
      <w:divBdr>
        <w:top w:val="none" w:sz="0" w:space="0" w:color="auto"/>
        <w:left w:val="none" w:sz="0" w:space="0" w:color="auto"/>
        <w:bottom w:val="none" w:sz="0" w:space="0" w:color="auto"/>
        <w:right w:val="none" w:sz="0" w:space="0" w:color="auto"/>
      </w:divBdr>
    </w:div>
    <w:div w:id="1410076507">
      <w:bodyDiv w:val="1"/>
      <w:marLeft w:val="0"/>
      <w:marRight w:val="0"/>
      <w:marTop w:val="0"/>
      <w:marBottom w:val="0"/>
      <w:divBdr>
        <w:top w:val="none" w:sz="0" w:space="0" w:color="auto"/>
        <w:left w:val="none" w:sz="0" w:space="0" w:color="auto"/>
        <w:bottom w:val="none" w:sz="0" w:space="0" w:color="auto"/>
        <w:right w:val="none" w:sz="0" w:space="0" w:color="auto"/>
      </w:divBdr>
    </w:div>
    <w:div w:id="1423799596">
      <w:bodyDiv w:val="1"/>
      <w:marLeft w:val="0"/>
      <w:marRight w:val="0"/>
      <w:marTop w:val="0"/>
      <w:marBottom w:val="0"/>
      <w:divBdr>
        <w:top w:val="none" w:sz="0" w:space="0" w:color="auto"/>
        <w:left w:val="none" w:sz="0" w:space="0" w:color="auto"/>
        <w:bottom w:val="none" w:sz="0" w:space="0" w:color="auto"/>
        <w:right w:val="none" w:sz="0" w:space="0" w:color="auto"/>
      </w:divBdr>
    </w:div>
    <w:div w:id="1426806069">
      <w:bodyDiv w:val="1"/>
      <w:marLeft w:val="0"/>
      <w:marRight w:val="0"/>
      <w:marTop w:val="0"/>
      <w:marBottom w:val="0"/>
      <w:divBdr>
        <w:top w:val="none" w:sz="0" w:space="0" w:color="auto"/>
        <w:left w:val="none" w:sz="0" w:space="0" w:color="auto"/>
        <w:bottom w:val="none" w:sz="0" w:space="0" w:color="auto"/>
        <w:right w:val="none" w:sz="0" w:space="0" w:color="auto"/>
      </w:divBdr>
    </w:div>
    <w:div w:id="1437483328">
      <w:bodyDiv w:val="1"/>
      <w:marLeft w:val="0"/>
      <w:marRight w:val="0"/>
      <w:marTop w:val="0"/>
      <w:marBottom w:val="0"/>
      <w:divBdr>
        <w:top w:val="none" w:sz="0" w:space="0" w:color="auto"/>
        <w:left w:val="none" w:sz="0" w:space="0" w:color="auto"/>
        <w:bottom w:val="none" w:sz="0" w:space="0" w:color="auto"/>
        <w:right w:val="none" w:sz="0" w:space="0" w:color="auto"/>
      </w:divBdr>
    </w:div>
    <w:div w:id="1438864762">
      <w:bodyDiv w:val="1"/>
      <w:marLeft w:val="0"/>
      <w:marRight w:val="0"/>
      <w:marTop w:val="0"/>
      <w:marBottom w:val="0"/>
      <w:divBdr>
        <w:top w:val="none" w:sz="0" w:space="0" w:color="auto"/>
        <w:left w:val="none" w:sz="0" w:space="0" w:color="auto"/>
        <w:bottom w:val="none" w:sz="0" w:space="0" w:color="auto"/>
        <w:right w:val="none" w:sz="0" w:space="0" w:color="auto"/>
      </w:divBdr>
    </w:div>
    <w:div w:id="1442652455">
      <w:bodyDiv w:val="1"/>
      <w:marLeft w:val="0"/>
      <w:marRight w:val="0"/>
      <w:marTop w:val="0"/>
      <w:marBottom w:val="0"/>
      <w:divBdr>
        <w:top w:val="none" w:sz="0" w:space="0" w:color="auto"/>
        <w:left w:val="none" w:sz="0" w:space="0" w:color="auto"/>
        <w:bottom w:val="none" w:sz="0" w:space="0" w:color="auto"/>
        <w:right w:val="none" w:sz="0" w:space="0" w:color="auto"/>
      </w:divBdr>
    </w:div>
    <w:div w:id="1445072330">
      <w:bodyDiv w:val="1"/>
      <w:marLeft w:val="0"/>
      <w:marRight w:val="0"/>
      <w:marTop w:val="0"/>
      <w:marBottom w:val="0"/>
      <w:divBdr>
        <w:top w:val="none" w:sz="0" w:space="0" w:color="auto"/>
        <w:left w:val="none" w:sz="0" w:space="0" w:color="auto"/>
        <w:bottom w:val="none" w:sz="0" w:space="0" w:color="auto"/>
        <w:right w:val="none" w:sz="0" w:space="0" w:color="auto"/>
      </w:divBdr>
    </w:div>
    <w:div w:id="1506631856">
      <w:bodyDiv w:val="1"/>
      <w:marLeft w:val="0"/>
      <w:marRight w:val="0"/>
      <w:marTop w:val="0"/>
      <w:marBottom w:val="0"/>
      <w:divBdr>
        <w:top w:val="none" w:sz="0" w:space="0" w:color="auto"/>
        <w:left w:val="none" w:sz="0" w:space="0" w:color="auto"/>
        <w:bottom w:val="none" w:sz="0" w:space="0" w:color="auto"/>
        <w:right w:val="none" w:sz="0" w:space="0" w:color="auto"/>
      </w:divBdr>
    </w:div>
    <w:div w:id="1547444796">
      <w:bodyDiv w:val="1"/>
      <w:marLeft w:val="0"/>
      <w:marRight w:val="0"/>
      <w:marTop w:val="0"/>
      <w:marBottom w:val="0"/>
      <w:divBdr>
        <w:top w:val="none" w:sz="0" w:space="0" w:color="auto"/>
        <w:left w:val="none" w:sz="0" w:space="0" w:color="auto"/>
        <w:bottom w:val="none" w:sz="0" w:space="0" w:color="auto"/>
        <w:right w:val="none" w:sz="0" w:space="0" w:color="auto"/>
      </w:divBdr>
    </w:div>
    <w:div w:id="1552644187">
      <w:bodyDiv w:val="1"/>
      <w:marLeft w:val="0"/>
      <w:marRight w:val="0"/>
      <w:marTop w:val="0"/>
      <w:marBottom w:val="0"/>
      <w:divBdr>
        <w:top w:val="none" w:sz="0" w:space="0" w:color="auto"/>
        <w:left w:val="none" w:sz="0" w:space="0" w:color="auto"/>
        <w:bottom w:val="none" w:sz="0" w:space="0" w:color="auto"/>
        <w:right w:val="none" w:sz="0" w:space="0" w:color="auto"/>
      </w:divBdr>
    </w:div>
    <w:div w:id="1561407283">
      <w:bodyDiv w:val="1"/>
      <w:marLeft w:val="0"/>
      <w:marRight w:val="0"/>
      <w:marTop w:val="0"/>
      <w:marBottom w:val="0"/>
      <w:divBdr>
        <w:top w:val="none" w:sz="0" w:space="0" w:color="auto"/>
        <w:left w:val="none" w:sz="0" w:space="0" w:color="auto"/>
        <w:bottom w:val="none" w:sz="0" w:space="0" w:color="auto"/>
        <w:right w:val="none" w:sz="0" w:space="0" w:color="auto"/>
      </w:divBdr>
    </w:div>
    <w:div w:id="1561945343">
      <w:bodyDiv w:val="1"/>
      <w:marLeft w:val="0"/>
      <w:marRight w:val="0"/>
      <w:marTop w:val="0"/>
      <w:marBottom w:val="0"/>
      <w:divBdr>
        <w:top w:val="none" w:sz="0" w:space="0" w:color="auto"/>
        <w:left w:val="none" w:sz="0" w:space="0" w:color="auto"/>
        <w:bottom w:val="none" w:sz="0" w:space="0" w:color="auto"/>
        <w:right w:val="none" w:sz="0" w:space="0" w:color="auto"/>
      </w:divBdr>
    </w:div>
    <w:div w:id="1564561074">
      <w:bodyDiv w:val="1"/>
      <w:marLeft w:val="0"/>
      <w:marRight w:val="0"/>
      <w:marTop w:val="0"/>
      <w:marBottom w:val="0"/>
      <w:divBdr>
        <w:top w:val="none" w:sz="0" w:space="0" w:color="auto"/>
        <w:left w:val="none" w:sz="0" w:space="0" w:color="auto"/>
        <w:bottom w:val="none" w:sz="0" w:space="0" w:color="auto"/>
        <w:right w:val="none" w:sz="0" w:space="0" w:color="auto"/>
      </w:divBdr>
    </w:div>
    <w:div w:id="1574579762">
      <w:bodyDiv w:val="1"/>
      <w:marLeft w:val="0"/>
      <w:marRight w:val="0"/>
      <w:marTop w:val="0"/>
      <w:marBottom w:val="0"/>
      <w:divBdr>
        <w:top w:val="none" w:sz="0" w:space="0" w:color="auto"/>
        <w:left w:val="none" w:sz="0" w:space="0" w:color="auto"/>
        <w:bottom w:val="none" w:sz="0" w:space="0" w:color="auto"/>
        <w:right w:val="none" w:sz="0" w:space="0" w:color="auto"/>
      </w:divBdr>
    </w:div>
    <w:div w:id="1606573870">
      <w:bodyDiv w:val="1"/>
      <w:marLeft w:val="0"/>
      <w:marRight w:val="0"/>
      <w:marTop w:val="0"/>
      <w:marBottom w:val="0"/>
      <w:divBdr>
        <w:top w:val="none" w:sz="0" w:space="0" w:color="auto"/>
        <w:left w:val="none" w:sz="0" w:space="0" w:color="auto"/>
        <w:bottom w:val="none" w:sz="0" w:space="0" w:color="auto"/>
        <w:right w:val="none" w:sz="0" w:space="0" w:color="auto"/>
      </w:divBdr>
    </w:div>
    <w:div w:id="1610819705">
      <w:bodyDiv w:val="1"/>
      <w:marLeft w:val="0"/>
      <w:marRight w:val="0"/>
      <w:marTop w:val="0"/>
      <w:marBottom w:val="0"/>
      <w:divBdr>
        <w:top w:val="none" w:sz="0" w:space="0" w:color="auto"/>
        <w:left w:val="none" w:sz="0" w:space="0" w:color="auto"/>
        <w:bottom w:val="none" w:sz="0" w:space="0" w:color="auto"/>
        <w:right w:val="none" w:sz="0" w:space="0" w:color="auto"/>
      </w:divBdr>
    </w:div>
    <w:div w:id="1614946256">
      <w:bodyDiv w:val="1"/>
      <w:marLeft w:val="0"/>
      <w:marRight w:val="0"/>
      <w:marTop w:val="0"/>
      <w:marBottom w:val="0"/>
      <w:divBdr>
        <w:top w:val="none" w:sz="0" w:space="0" w:color="auto"/>
        <w:left w:val="none" w:sz="0" w:space="0" w:color="auto"/>
        <w:bottom w:val="none" w:sz="0" w:space="0" w:color="auto"/>
        <w:right w:val="none" w:sz="0" w:space="0" w:color="auto"/>
      </w:divBdr>
    </w:div>
    <w:div w:id="1618442804">
      <w:bodyDiv w:val="1"/>
      <w:marLeft w:val="0"/>
      <w:marRight w:val="0"/>
      <w:marTop w:val="0"/>
      <w:marBottom w:val="0"/>
      <w:divBdr>
        <w:top w:val="none" w:sz="0" w:space="0" w:color="auto"/>
        <w:left w:val="none" w:sz="0" w:space="0" w:color="auto"/>
        <w:bottom w:val="none" w:sz="0" w:space="0" w:color="auto"/>
        <w:right w:val="none" w:sz="0" w:space="0" w:color="auto"/>
      </w:divBdr>
    </w:div>
    <w:div w:id="1633095929">
      <w:bodyDiv w:val="1"/>
      <w:marLeft w:val="0"/>
      <w:marRight w:val="0"/>
      <w:marTop w:val="0"/>
      <w:marBottom w:val="0"/>
      <w:divBdr>
        <w:top w:val="none" w:sz="0" w:space="0" w:color="auto"/>
        <w:left w:val="none" w:sz="0" w:space="0" w:color="auto"/>
        <w:bottom w:val="none" w:sz="0" w:space="0" w:color="auto"/>
        <w:right w:val="none" w:sz="0" w:space="0" w:color="auto"/>
      </w:divBdr>
    </w:div>
    <w:div w:id="1643653690">
      <w:bodyDiv w:val="1"/>
      <w:marLeft w:val="0"/>
      <w:marRight w:val="0"/>
      <w:marTop w:val="0"/>
      <w:marBottom w:val="0"/>
      <w:divBdr>
        <w:top w:val="none" w:sz="0" w:space="0" w:color="auto"/>
        <w:left w:val="none" w:sz="0" w:space="0" w:color="auto"/>
        <w:bottom w:val="none" w:sz="0" w:space="0" w:color="auto"/>
        <w:right w:val="none" w:sz="0" w:space="0" w:color="auto"/>
      </w:divBdr>
    </w:div>
    <w:div w:id="1644308069">
      <w:bodyDiv w:val="1"/>
      <w:marLeft w:val="0"/>
      <w:marRight w:val="0"/>
      <w:marTop w:val="0"/>
      <w:marBottom w:val="0"/>
      <w:divBdr>
        <w:top w:val="none" w:sz="0" w:space="0" w:color="auto"/>
        <w:left w:val="none" w:sz="0" w:space="0" w:color="auto"/>
        <w:bottom w:val="none" w:sz="0" w:space="0" w:color="auto"/>
        <w:right w:val="none" w:sz="0" w:space="0" w:color="auto"/>
      </w:divBdr>
    </w:div>
    <w:div w:id="1650863502">
      <w:bodyDiv w:val="1"/>
      <w:marLeft w:val="0"/>
      <w:marRight w:val="0"/>
      <w:marTop w:val="0"/>
      <w:marBottom w:val="0"/>
      <w:divBdr>
        <w:top w:val="none" w:sz="0" w:space="0" w:color="auto"/>
        <w:left w:val="none" w:sz="0" w:space="0" w:color="auto"/>
        <w:bottom w:val="none" w:sz="0" w:space="0" w:color="auto"/>
        <w:right w:val="none" w:sz="0" w:space="0" w:color="auto"/>
      </w:divBdr>
    </w:div>
    <w:div w:id="1670020455">
      <w:bodyDiv w:val="1"/>
      <w:marLeft w:val="0"/>
      <w:marRight w:val="0"/>
      <w:marTop w:val="0"/>
      <w:marBottom w:val="0"/>
      <w:divBdr>
        <w:top w:val="none" w:sz="0" w:space="0" w:color="auto"/>
        <w:left w:val="none" w:sz="0" w:space="0" w:color="auto"/>
        <w:bottom w:val="none" w:sz="0" w:space="0" w:color="auto"/>
        <w:right w:val="none" w:sz="0" w:space="0" w:color="auto"/>
      </w:divBdr>
    </w:div>
    <w:div w:id="1678649454">
      <w:bodyDiv w:val="1"/>
      <w:marLeft w:val="0"/>
      <w:marRight w:val="0"/>
      <w:marTop w:val="0"/>
      <w:marBottom w:val="0"/>
      <w:divBdr>
        <w:top w:val="none" w:sz="0" w:space="0" w:color="auto"/>
        <w:left w:val="none" w:sz="0" w:space="0" w:color="auto"/>
        <w:bottom w:val="none" w:sz="0" w:space="0" w:color="auto"/>
        <w:right w:val="none" w:sz="0" w:space="0" w:color="auto"/>
      </w:divBdr>
    </w:div>
    <w:div w:id="1686321294">
      <w:bodyDiv w:val="1"/>
      <w:marLeft w:val="0"/>
      <w:marRight w:val="0"/>
      <w:marTop w:val="0"/>
      <w:marBottom w:val="0"/>
      <w:divBdr>
        <w:top w:val="none" w:sz="0" w:space="0" w:color="auto"/>
        <w:left w:val="none" w:sz="0" w:space="0" w:color="auto"/>
        <w:bottom w:val="none" w:sz="0" w:space="0" w:color="auto"/>
        <w:right w:val="none" w:sz="0" w:space="0" w:color="auto"/>
      </w:divBdr>
    </w:div>
    <w:div w:id="1689941714">
      <w:bodyDiv w:val="1"/>
      <w:marLeft w:val="0"/>
      <w:marRight w:val="0"/>
      <w:marTop w:val="0"/>
      <w:marBottom w:val="0"/>
      <w:divBdr>
        <w:top w:val="none" w:sz="0" w:space="0" w:color="auto"/>
        <w:left w:val="none" w:sz="0" w:space="0" w:color="auto"/>
        <w:bottom w:val="none" w:sz="0" w:space="0" w:color="auto"/>
        <w:right w:val="none" w:sz="0" w:space="0" w:color="auto"/>
      </w:divBdr>
    </w:div>
    <w:div w:id="1690569143">
      <w:bodyDiv w:val="1"/>
      <w:marLeft w:val="0"/>
      <w:marRight w:val="0"/>
      <w:marTop w:val="0"/>
      <w:marBottom w:val="0"/>
      <w:divBdr>
        <w:top w:val="none" w:sz="0" w:space="0" w:color="auto"/>
        <w:left w:val="none" w:sz="0" w:space="0" w:color="auto"/>
        <w:bottom w:val="none" w:sz="0" w:space="0" w:color="auto"/>
        <w:right w:val="none" w:sz="0" w:space="0" w:color="auto"/>
      </w:divBdr>
    </w:div>
    <w:div w:id="1696887461">
      <w:bodyDiv w:val="1"/>
      <w:marLeft w:val="0"/>
      <w:marRight w:val="0"/>
      <w:marTop w:val="0"/>
      <w:marBottom w:val="0"/>
      <w:divBdr>
        <w:top w:val="none" w:sz="0" w:space="0" w:color="auto"/>
        <w:left w:val="none" w:sz="0" w:space="0" w:color="auto"/>
        <w:bottom w:val="none" w:sz="0" w:space="0" w:color="auto"/>
        <w:right w:val="none" w:sz="0" w:space="0" w:color="auto"/>
      </w:divBdr>
    </w:div>
    <w:div w:id="1714688993">
      <w:bodyDiv w:val="1"/>
      <w:marLeft w:val="0"/>
      <w:marRight w:val="0"/>
      <w:marTop w:val="0"/>
      <w:marBottom w:val="0"/>
      <w:divBdr>
        <w:top w:val="none" w:sz="0" w:space="0" w:color="auto"/>
        <w:left w:val="none" w:sz="0" w:space="0" w:color="auto"/>
        <w:bottom w:val="none" w:sz="0" w:space="0" w:color="auto"/>
        <w:right w:val="none" w:sz="0" w:space="0" w:color="auto"/>
      </w:divBdr>
    </w:div>
    <w:div w:id="1736079926">
      <w:bodyDiv w:val="1"/>
      <w:marLeft w:val="0"/>
      <w:marRight w:val="0"/>
      <w:marTop w:val="0"/>
      <w:marBottom w:val="0"/>
      <w:divBdr>
        <w:top w:val="none" w:sz="0" w:space="0" w:color="auto"/>
        <w:left w:val="none" w:sz="0" w:space="0" w:color="auto"/>
        <w:bottom w:val="none" w:sz="0" w:space="0" w:color="auto"/>
        <w:right w:val="none" w:sz="0" w:space="0" w:color="auto"/>
      </w:divBdr>
    </w:div>
    <w:div w:id="1745487013">
      <w:bodyDiv w:val="1"/>
      <w:marLeft w:val="0"/>
      <w:marRight w:val="0"/>
      <w:marTop w:val="0"/>
      <w:marBottom w:val="0"/>
      <w:divBdr>
        <w:top w:val="none" w:sz="0" w:space="0" w:color="auto"/>
        <w:left w:val="none" w:sz="0" w:space="0" w:color="auto"/>
        <w:bottom w:val="none" w:sz="0" w:space="0" w:color="auto"/>
        <w:right w:val="none" w:sz="0" w:space="0" w:color="auto"/>
      </w:divBdr>
    </w:div>
    <w:div w:id="1746142406">
      <w:bodyDiv w:val="1"/>
      <w:marLeft w:val="0"/>
      <w:marRight w:val="0"/>
      <w:marTop w:val="0"/>
      <w:marBottom w:val="0"/>
      <w:divBdr>
        <w:top w:val="none" w:sz="0" w:space="0" w:color="auto"/>
        <w:left w:val="none" w:sz="0" w:space="0" w:color="auto"/>
        <w:bottom w:val="none" w:sz="0" w:space="0" w:color="auto"/>
        <w:right w:val="none" w:sz="0" w:space="0" w:color="auto"/>
      </w:divBdr>
    </w:div>
    <w:div w:id="1757508365">
      <w:bodyDiv w:val="1"/>
      <w:marLeft w:val="0"/>
      <w:marRight w:val="0"/>
      <w:marTop w:val="0"/>
      <w:marBottom w:val="0"/>
      <w:divBdr>
        <w:top w:val="none" w:sz="0" w:space="0" w:color="auto"/>
        <w:left w:val="none" w:sz="0" w:space="0" w:color="auto"/>
        <w:bottom w:val="none" w:sz="0" w:space="0" w:color="auto"/>
        <w:right w:val="none" w:sz="0" w:space="0" w:color="auto"/>
      </w:divBdr>
    </w:div>
    <w:div w:id="1762682650">
      <w:bodyDiv w:val="1"/>
      <w:marLeft w:val="0"/>
      <w:marRight w:val="0"/>
      <w:marTop w:val="0"/>
      <w:marBottom w:val="0"/>
      <w:divBdr>
        <w:top w:val="none" w:sz="0" w:space="0" w:color="auto"/>
        <w:left w:val="none" w:sz="0" w:space="0" w:color="auto"/>
        <w:bottom w:val="none" w:sz="0" w:space="0" w:color="auto"/>
        <w:right w:val="none" w:sz="0" w:space="0" w:color="auto"/>
      </w:divBdr>
    </w:div>
    <w:div w:id="1768884426">
      <w:bodyDiv w:val="1"/>
      <w:marLeft w:val="0"/>
      <w:marRight w:val="0"/>
      <w:marTop w:val="0"/>
      <w:marBottom w:val="0"/>
      <w:divBdr>
        <w:top w:val="none" w:sz="0" w:space="0" w:color="auto"/>
        <w:left w:val="none" w:sz="0" w:space="0" w:color="auto"/>
        <w:bottom w:val="none" w:sz="0" w:space="0" w:color="auto"/>
        <w:right w:val="none" w:sz="0" w:space="0" w:color="auto"/>
      </w:divBdr>
    </w:div>
    <w:div w:id="1781878400">
      <w:bodyDiv w:val="1"/>
      <w:marLeft w:val="0"/>
      <w:marRight w:val="0"/>
      <w:marTop w:val="0"/>
      <w:marBottom w:val="0"/>
      <w:divBdr>
        <w:top w:val="none" w:sz="0" w:space="0" w:color="auto"/>
        <w:left w:val="none" w:sz="0" w:space="0" w:color="auto"/>
        <w:bottom w:val="none" w:sz="0" w:space="0" w:color="auto"/>
        <w:right w:val="none" w:sz="0" w:space="0" w:color="auto"/>
      </w:divBdr>
    </w:div>
    <w:div w:id="1789933365">
      <w:bodyDiv w:val="1"/>
      <w:marLeft w:val="0"/>
      <w:marRight w:val="0"/>
      <w:marTop w:val="0"/>
      <w:marBottom w:val="0"/>
      <w:divBdr>
        <w:top w:val="none" w:sz="0" w:space="0" w:color="auto"/>
        <w:left w:val="none" w:sz="0" w:space="0" w:color="auto"/>
        <w:bottom w:val="none" w:sz="0" w:space="0" w:color="auto"/>
        <w:right w:val="none" w:sz="0" w:space="0" w:color="auto"/>
      </w:divBdr>
    </w:div>
    <w:div w:id="1792936621">
      <w:bodyDiv w:val="1"/>
      <w:marLeft w:val="0"/>
      <w:marRight w:val="0"/>
      <w:marTop w:val="0"/>
      <w:marBottom w:val="0"/>
      <w:divBdr>
        <w:top w:val="none" w:sz="0" w:space="0" w:color="auto"/>
        <w:left w:val="none" w:sz="0" w:space="0" w:color="auto"/>
        <w:bottom w:val="none" w:sz="0" w:space="0" w:color="auto"/>
        <w:right w:val="none" w:sz="0" w:space="0" w:color="auto"/>
      </w:divBdr>
    </w:div>
    <w:div w:id="1798332855">
      <w:bodyDiv w:val="1"/>
      <w:marLeft w:val="0"/>
      <w:marRight w:val="0"/>
      <w:marTop w:val="0"/>
      <w:marBottom w:val="0"/>
      <w:divBdr>
        <w:top w:val="none" w:sz="0" w:space="0" w:color="auto"/>
        <w:left w:val="none" w:sz="0" w:space="0" w:color="auto"/>
        <w:bottom w:val="none" w:sz="0" w:space="0" w:color="auto"/>
        <w:right w:val="none" w:sz="0" w:space="0" w:color="auto"/>
      </w:divBdr>
    </w:div>
    <w:div w:id="1803503048">
      <w:bodyDiv w:val="1"/>
      <w:marLeft w:val="0"/>
      <w:marRight w:val="0"/>
      <w:marTop w:val="0"/>
      <w:marBottom w:val="0"/>
      <w:divBdr>
        <w:top w:val="none" w:sz="0" w:space="0" w:color="auto"/>
        <w:left w:val="none" w:sz="0" w:space="0" w:color="auto"/>
        <w:bottom w:val="none" w:sz="0" w:space="0" w:color="auto"/>
        <w:right w:val="none" w:sz="0" w:space="0" w:color="auto"/>
      </w:divBdr>
    </w:div>
    <w:div w:id="1808668474">
      <w:bodyDiv w:val="1"/>
      <w:marLeft w:val="0"/>
      <w:marRight w:val="0"/>
      <w:marTop w:val="0"/>
      <w:marBottom w:val="0"/>
      <w:divBdr>
        <w:top w:val="none" w:sz="0" w:space="0" w:color="auto"/>
        <w:left w:val="none" w:sz="0" w:space="0" w:color="auto"/>
        <w:bottom w:val="none" w:sz="0" w:space="0" w:color="auto"/>
        <w:right w:val="none" w:sz="0" w:space="0" w:color="auto"/>
      </w:divBdr>
    </w:div>
    <w:div w:id="1828549459">
      <w:bodyDiv w:val="1"/>
      <w:marLeft w:val="0"/>
      <w:marRight w:val="0"/>
      <w:marTop w:val="0"/>
      <w:marBottom w:val="0"/>
      <w:divBdr>
        <w:top w:val="none" w:sz="0" w:space="0" w:color="auto"/>
        <w:left w:val="none" w:sz="0" w:space="0" w:color="auto"/>
        <w:bottom w:val="none" w:sz="0" w:space="0" w:color="auto"/>
        <w:right w:val="none" w:sz="0" w:space="0" w:color="auto"/>
      </w:divBdr>
    </w:div>
    <w:div w:id="1837526797">
      <w:bodyDiv w:val="1"/>
      <w:marLeft w:val="0"/>
      <w:marRight w:val="0"/>
      <w:marTop w:val="0"/>
      <w:marBottom w:val="0"/>
      <w:divBdr>
        <w:top w:val="none" w:sz="0" w:space="0" w:color="auto"/>
        <w:left w:val="none" w:sz="0" w:space="0" w:color="auto"/>
        <w:bottom w:val="none" w:sz="0" w:space="0" w:color="auto"/>
        <w:right w:val="none" w:sz="0" w:space="0" w:color="auto"/>
      </w:divBdr>
    </w:div>
    <w:div w:id="1837844666">
      <w:bodyDiv w:val="1"/>
      <w:marLeft w:val="0"/>
      <w:marRight w:val="0"/>
      <w:marTop w:val="0"/>
      <w:marBottom w:val="0"/>
      <w:divBdr>
        <w:top w:val="none" w:sz="0" w:space="0" w:color="auto"/>
        <w:left w:val="none" w:sz="0" w:space="0" w:color="auto"/>
        <w:bottom w:val="none" w:sz="0" w:space="0" w:color="auto"/>
        <w:right w:val="none" w:sz="0" w:space="0" w:color="auto"/>
      </w:divBdr>
    </w:div>
    <w:div w:id="1857772387">
      <w:bodyDiv w:val="1"/>
      <w:marLeft w:val="0"/>
      <w:marRight w:val="0"/>
      <w:marTop w:val="0"/>
      <w:marBottom w:val="0"/>
      <w:divBdr>
        <w:top w:val="none" w:sz="0" w:space="0" w:color="auto"/>
        <w:left w:val="none" w:sz="0" w:space="0" w:color="auto"/>
        <w:bottom w:val="none" w:sz="0" w:space="0" w:color="auto"/>
        <w:right w:val="none" w:sz="0" w:space="0" w:color="auto"/>
      </w:divBdr>
    </w:div>
    <w:div w:id="1870490752">
      <w:bodyDiv w:val="1"/>
      <w:marLeft w:val="0"/>
      <w:marRight w:val="0"/>
      <w:marTop w:val="0"/>
      <w:marBottom w:val="0"/>
      <w:divBdr>
        <w:top w:val="none" w:sz="0" w:space="0" w:color="auto"/>
        <w:left w:val="none" w:sz="0" w:space="0" w:color="auto"/>
        <w:bottom w:val="none" w:sz="0" w:space="0" w:color="auto"/>
        <w:right w:val="none" w:sz="0" w:space="0" w:color="auto"/>
      </w:divBdr>
    </w:div>
    <w:div w:id="1880124482">
      <w:bodyDiv w:val="1"/>
      <w:marLeft w:val="0"/>
      <w:marRight w:val="0"/>
      <w:marTop w:val="0"/>
      <w:marBottom w:val="0"/>
      <w:divBdr>
        <w:top w:val="none" w:sz="0" w:space="0" w:color="auto"/>
        <w:left w:val="none" w:sz="0" w:space="0" w:color="auto"/>
        <w:bottom w:val="none" w:sz="0" w:space="0" w:color="auto"/>
        <w:right w:val="none" w:sz="0" w:space="0" w:color="auto"/>
      </w:divBdr>
    </w:div>
    <w:div w:id="1913152987">
      <w:bodyDiv w:val="1"/>
      <w:marLeft w:val="0"/>
      <w:marRight w:val="0"/>
      <w:marTop w:val="0"/>
      <w:marBottom w:val="0"/>
      <w:divBdr>
        <w:top w:val="none" w:sz="0" w:space="0" w:color="auto"/>
        <w:left w:val="none" w:sz="0" w:space="0" w:color="auto"/>
        <w:bottom w:val="none" w:sz="0" w:space="0" w:color="auto"/>
        <w:right w:val="none" w:sz="0" w:space="0" w:color="auto"/>
      </w:divBdr>
    </w:div>
    <w:div w:id="1921214022">
      <w:bodyDiv w:val="1"/>
      <w:marLeft w:val="0"/>
      <w:marRight w:val="0"/>
      <w:marTop w:val="0"/>
      <w:marBottom w:val="0"/>
      <w:divBdr>
        <w:top w:val="none" w:sz="0" w:space="0" w:color="auto"/>
        <w:left w:val="none" w:sz="0" w:space="0" w:color="auto"/>
        <w:bottom w:val="none" w:sz="0" w:space="0" w:color="auto"/>
        <w:right w:val="none" w:sz="0" w:space="0" w:color="auto"/>
      </w:divBdr>
    </w:div>
    <w:div w:id="1951164234">
      <w:bodyDiv w:val="1"/>
      <w:marLeft w:val="0"/>
      <w:marRight w:val="0"/>
      <w:marTop w:val="0"/>
      <w:marBottom w:val="0"/>
      <w:divBdr>
        <w:top w:val="none" w:sz="0" w:space="0" w:color="auto"/>
        <w:left w:val="none" w:sz="0" w:space="0" w:color="auto"/>
        <w:bottom w:val="none" w:sz="0" w:space="0" w:color="auto"/>
        <w:right w:val="none" w:sz="0" w:space="0" w:color="auto"/>
      </w:divBdr>
    </w:div>
    <w:div w:id="1959796625">
      <w:bodyDiv w:val="1"/>
      <w:marLeft w:val="0"/>
      <w:marRight w:val="0"/>
      <w:marTop w:val="0"/>
      <w:marBottom w:val="0"/>
      <w:divBdr>
        <w:top w:val="none" w:sz="0" w:space="0" w:color="auto"/>
        <w:left w:val="none" w:sz="0" w:space="0" w:color="auto"/>
        <w:bottom w:val="none" w:sz="0" w:space="0" w:color="auto"/>
        <w:right w:val="none" w:sz="0" w:space="0" w:color="auto"/>
      </w:divBdr>
    </w:div>
    <w:div w:id="1962565732">
      <w:bodyDiv w:val="1"/>
      <w:marLeft w:val="0"/>
      <w:marRight w:val="0"/>
      <w:marTop w:val="0"/>
      <w:marBottom w:val="0"/>
      <w:divBdr>
        <w:top w:val="none" w:sz="0" w:space="0" w:color="auto"/>
        <w:left w:val="none" w:sz="0" w:space="0" w:color="auto"/>
        <w:bottom w:val="none" w:sz="0" w:space="0" w:color="auto"/>
        <w:right w:val="none" w:sz="0" w:space="0" w:color="auto"/>
      </w:divBdr>
    </w:div>
    <w:div w:id="1965116890">
      <w:bodyDiv w:val="1"/>
      <w:marLeft w:val="0"/>
      <w:marRight w:val="0"/>
      <w:marTop w:val="0"/>
      <w:marBottom w:val="0"/>
      <w:divBdr>
        <w:top w:val="none" w:sz="0" w:space="0" w:color="auto"/>
        <w:left w:val="none" w:sz="0" w:space="0" w:color="auto"/>
        <w:bottom w:val="none" w:sz="0" w:space="0" w:color="auto"/>
        <w:right w:val="none" w:sz="0" w:space="0" w:color="auto"/>
      </w:divBdr>
    </w:div>
    <w:div w:id="1967806267">
      <w:bodyDiv w:val="1"/>
      <w:marLeft w:val="0"/>
      <w:marRight w:val="0"/>
      <w:marTop w:val="0"/>
      <w:marBottom w:val="0"/>
      <w:divBdr>
        <w:top w:val="none" w:sz="0" w:space="0" w:color="auto"/>
        <w:left w:val="none" w:sz="0" w:space="0" w:color="auto"/>
        <w:bottom w:val="none" w:sz="0" w:space="0" w:color="auto"/>
        <w:right w:val="none" w:sz="0" w:space="0" w:color="auto"/>
      </w:divBdr>
    </w:div>
    <w:div w:id="1978141377">
      <w:bodyDiv w:val="1"/>
      <w:marLeft w:val="0"/>
      <w:marRight w:val="0"/>
      <w:marTop w:val="0"/>
      <w:marBottom w:val="0"/>
      <w:divBdr>
        <w:top w:val="none" w:sz="0" w:space="0" w:color="auto"/>
        <w:left w:val="none" w:sz="0" w:space="0" w:color="auto"/>
        <w:bottom w:val="none" w:sz="0" w:space="0" w:color="auto"/>
        <w:right w:val="none" w:sz="0" w:space="0" w:color="auto"/>
      </w:divBdr>
    </w:div>
    <w:div w:id="1986079368">
      <w:bodyDiv w:val="1"/>
      <w:marLeft w:val="0"/>
      <w:marRight w:val="0"/>
      <w:marTop w:val="0"/>
      <w:marBottom w:val="0"/>
      <w:divBdr>
        <w:top w:val="none" w:sz="0" w:space="0" w:color="auto"/>
        <w:left w:val="none" w:sz="0" w:space="0" w:color="auto"/>
        <w:bottom w:val="none" w:sz="0" w:space="0" w:color="auto"/>
        <w:right w:val="none" w:sz="0" w:space="0" w:color="auto"/>
      </w:divBdr>
    </w:div>
    <w:div w:id="1986811295">
      <w:bodyDiv w:val="1"/>
      <w:marLeft w:val="0"/>
      <w:marRight w:val="0"/>
      <w:marTop w:val="0"/>
      <w:marBottom w:val="0"/>
      <w:divBdr>
        <w:top w:val="none" w:sz="0" w:space="0" w:color="auto"/>
        <w:left w:val="none" w:sz="0" w:space="0" w:color="auto"/>
        <w:bottom w:val="none" w:sz="0" w:space="0" w:color="auto"/>
        <w:right w:val="none" w:sz="0" w:space="0" w:color="auto"/>
      </w:divBdr>
    </w:div>
    <w:div w:id="1999531348">
      <w:bodyDiv w:val="1"/>
      <w:marLeft w:val="0"/>
      <w:marRight w:val="0"/>
      <w:marTop w:val="0"/>
      <w:marBottom w:val="0"/>
      <w:divBdr>
        <w:top w:val="none" w:sz="0" w:space="0" w:color="auto"/>
        <w:left w:val="none" w:sz="0" w:space="0" w:color="auto"/>
        <w:bottom w:val="none" w:sz="0" w:space="0" w:color="auto"/>
        <w:right w:val="none" w:sz="0" w:space="0" w:color="auto"/>
      </w:divBdr>
    </w:div>
    <w:div w:id="2001736654">
      <w:bodyDiv w:val="1"/>
      <w:marLeft w:val="0"/>
      <w:marRight w:val="0"/>
      <w:marTop w:val="0"/>
      <w:marBottom w:val="0"/>
      <w:divBdr>
        <w:top w:val="none" w:sz="0" w:space="0" w:color="auto"/>
        <w:left w:val="none" w:sz="0" w:space="0" w:color="auto"/>
        <w:bottom w:val="none" w:sz="0" w:space="0" w:color="auto"/>
        <w:right w:val="none" w:sz="0" w:space="0" w:color="auto"/>
      </w:divBdr>
    </w:div>
    <w:div w:id="2011062723">
      <w:bodyDiv w:val="1"/>
      <w:marLeft w:val="0"/>
      <w:marRight w:val="0"/>
      <w:marTop w:val="0"/>
      <w:marBottom w:val="0"/>
      <w:divBdr>
        <w:top w:val="none" w:sz="0" w:space="0" w:color="auto"/>
        <w:left w:val="none" w:sz="0" w:space="0" w:color="auto"/>
        <w:bottom w:val="none" w:sz="0" w:space="0" w:color="auto"/>
        <w:right w:val="none" w:sz="0" w:space="0" w:color="auto"/>
      </w:divBdr>
    </w:div>
    <w:div w:id="2013020571">
      <w:bodyDiv w:val="1"/>
      <w:marLeft w:val="0"/>
      <w:marRight w:val="0"/>
      <w:marTop w:val="0"/>
      <w:marBottom w:val="0"/>
      <w:divBdr>
        <w:top w:val="none" w:sz="0" w:space="0" w:color="auto"/>
        <w:left w:val="none" w:sz="0" w:space="0" w:color="auto"/>
        <w:bottom w:val="none" w:sz="0" w:space="0" w:color="auto"/>
        <w:right w:val="none" w:sz="0" w:space="0" w:color="auto"/>
      </w:divBdr>
    </w:div>
    <w:div w:id="2021006754">
      <w:bodyDiv w:val="1"/>
      <w:marLeft w:val="0"/>
      <w:marRight w:val="0"/>
      <w:marTop w:val="0"/>
      <w:marBottom w:val="0"/>
      <w:divBdr>
        <w:top w:val="none" w:sz="0" w:space="0" w:color="auto"/>
        <w:left w:val="none" w:sz="0" w:space="0" w:color="auto"/>
        <w:bottom w:val="none" w:sz="0" w:space="0" w:color="auto"/>
        <w:right w:val="none" w:sz="0" w:space="0" w:color="auto"/>
      </w:divBdr>
    </w:div>
    <w:div w:id="2029720952">
      <w:bodyDiv w:val="1"/>
      <w:marLeft w:val="0"/>
      <w:marRight w:val="0"/>
      <w:marTop w:val="0"/>
      <w:marBottom w:val="0"/>
      <w:divBdr>
        <w:top w:val="none" w:sz="0" w:space="0" w:color="auto"/>
        <w:left w:val="none" w:sz="0" w:space="0" w:color="auto"/>
        <w:bottom w:val="none" w:sz="0" w:space="0" w:color="auto"/>
        <w:right w:val="none" w:sz="0" w:space="0" w:color="auto"/>
      </w:divBdr>
    </w:div>
    <w:div w:id="2030525279">
      <w:bodyDiv w:val="1"/>
      <w:marLeft w:val="0"/>
      <w:marRight w:val="0"/>
      <w:marTop w:val="0"/>
      <w:marBottom w:val="0"/>
      <w:divBdr>
        <w:top w:val="none" w:sz="0" w:space="0" w:color="auto"/>
        <w:left w:val="none" w:sz="0" w:space="0" w:color="auto"/>
        <w:bottom w:val="none" w:sz="0" w:space="0" w:color="auto"/>
        <w:right w:val="none" w:sz="0" w:space="0" w:color="auto"/>
      </w:divBdr>
    </w:div>
    <w:div w:id="2031948139">
      <w:bodyDiv w:val="1"/>
      <w:marLeft w:val="0"/>
      <w:marRight w:val="0"/>
      <w:marTop w:val="0"/>
      <w:marBottom w:val="0"/>
      <w:divBdr>
        <w:top w:val="none" w:sz="0" w:space="0" w:color="auto"/>
        <w:left w:val="none" w:sz="0" w:space="0" w:color="auto"/>
        <w:bottom w:val="none" w:sz="0" w:space="0" w:color="auto"/>
        <w:right w:val="none" w:sz="0" w:space="0" w:color="auto"/>
      </w:divBdr>
    </w:div>
    <w:div w:id="2036417166">
      <w:bodyDiv w:val="1"/>
      <w:marLeft w:val="0"/>
      <w:marRight w:val="0"/>
      <w:marTop w:val="0"/>
      <w:marBottom w:val="0"/>
      <w:divBdr>
        <w:top w:val="none" w:sz="0" w:space="0" w:color="auto"/>
        <w:left w:val="none" w:sz="0" w:space="0" w:color="auto"/>
        <w:bottom w:val="none" w:sz="0" w:space="0" w:color="auto"/>
        <w:right w:val="none" w:sz="0" w:space="0" w:color="auto"/>
      </w:divBdr>
    </w:div>
    <w:div w:id="2038921548">
      <w:bodyDiv w:val="1"/>
      <w:marLeft w:val="0"/>
      <w:marRight w:val="0"/>
      <w:marTop w:val="0"/>
      <w:marBottom w:val="0"/>
      <w:divBdr>
        <w:top w:val="none" w:sz="0" w:space="0" w:color="auto"/>
        <w:left w:val="none" w:sz="0" w:space="0" w:color="auto"/>
        <w:bottom w:val="none" w:sz="0" w:space="0" w:color="auto"/>
        <w:right w:val="none" w:sz="0" w:space="0" w:color="auto"/>
      </w:divBdr>
    </w:div>
    <w:div w:id="2044551867">
      <w:bodyDiv w:val="1"/>
      <w:marLeft w:val="0"/>
      <w:marRight w:val="0"/>
      <w:marTop w:val="0"/>
      <w:marBottom w:val="0"/>
      <w:divBdr>
        <w:top w:val="none" w:sz="0" w:space="0" w:color="auto"/>
        <w:left w:val="none" w:sz="0" w:space="0" w:color="auto"/>
        <w:bottom w:val="none" w:sz="0" w:space="0" w:color="auto"/>
        <w:right w:val="none" w:sz="0" w:space="0" w:color="auto"/>
      </w:divBdr>
    </w:div>
    <w:div w:id="2054187419">
      <w:bodyDiv w:val="1"/>
      <w:marLeft w:val="0"/>
      <w:marRight w:val="0"/>
      <w:marTop w:val="0"/>
      <w:marBottom w:val="0"/>
      <w:divBdr>
        <w:top w:val="none" w:sz="0" w:space="0" w:color="auto"/>
        <w:left w:val="none" w:sz="0" w:space="0" w:color="auto"/>
        <w:bottom w:val="none" w:sz="0" w:space="0" w:color="auto"/>
        <w:right w:val="none" w:sz="0" w:space="0" w:color="auto"/>
      </w:divBdr>
    </w:div>
    <w:div w:id="2066100680">
      <w:bodyDiv w:val="1"/>
      <w:marLeft w:val="0"/>
      <w:marRight w:val="0"/>
      <w:marTop w:val="0"/>
      <w:marBottom w:val="0"/>
      <w:divBdr>
        <w:top w:val="none" w:sz="0" w:space="0" w:color="auto"/>
        <w:left w:val="none" w:sz="0" w:space="0" w:color="auto"/>
        <w:bottom w:val="none" w:sz="0" w:space="0" w:color="auto"/>
        <w:right w:val="none" w:sz="0" w:space="0" w:color="auto"/>
      </w:divBdr>
    </w:div>
    <w:div w:id="2072120691">
      <w:bodyDiv w:val="1"/>
      <w:marLeft w:val="0"/>
      <w:marRight w:val="0"/>
      <w:marTop w:val="0"/>
      <w:marBottom w:val="0"/>
      <w:divBdr>
        <w:top w:val="none" w:sz="0" w:space="0" w:color="auto"/>
        <w:left w:val="none" w:sz="0" w:space="0" w:color="auto"/>
        <w:bottom w:val="none" w:sz="0" w:space="0" w:color="auto"/>
        <w:right w:val="none" w:sz="0" w:space="0" w:color="auto"/>
      </w:divBdr>
    </w:div>
    <w:div w:id="2078742132">
      <w:bodyDiv w:val="1"/>
      <w:marLeft w:val="0"/>
      <w:marRight w:val="0"/>
      <w:marTop w:val="0"/>
      <w:marBottom w:val="0"/>
      <w:divBdr>
        <w:top w:val="none" w:sz="0" w:space="0" w:color="auto"/>
        <w:left w:val="none" w:sz="0" w:space="0" w:color="auto"/>
        <w:bottom w:val="none" w:sz="0" w:space="0" w:color="auto"/>
        <w:right w:val="none" w:sz="0" w:space="0" w:color="auto"/>
      </w:divBdr>
    </w:div>
    <w:div w:id="2080589286">
      <w:bodyDiv w:val="1"/>
      <w:marLeft w:val="0"/>
      <w:marRight w:val="0"/>
      <w:marTop w:val="0"/>
      <w:marBottom w:val="0"/>
      <w:divBdr>
        <w:top w:val="none" w:sz="0" w:space="0" w:color="auto"/>
        <w:left w:val="none" w:sz="0" w:space="0" w:color="auto"/>
        <w:bottom w:val="none" w:sz="0" w:space="0" w:color="auto"/>
        <w:right w:val="none" w:sz="0" w:space="0" w:color="auto"/>
      </w:divBdr>
    </w:div>
    <w:div w:id="2088960743">
      <w:bodyDiv w:val="1"/>
      <w:marLeft w:val="0"/>
      <w:marRight w:val="0"/>
      <w:marTop w:val="0"/>
      <w:marBottom w:val="0"/>
      <w:divBdr>
        <w:top w:val="none" w:sz="0" w:space="0" w:color="auto"/>
        <w:left w:val="none" w:sz="0" w:space="0" w:color="auto"/>
        <w:bottom w:val="none" w:sz="0" w:space="0" w:color="auto"/>
        <w:right w:val="none" w:sz="0" w:space="0" w:color="auto"/>
      </w:divBdr>
    </w:div>
    <w:div w:id="2089691722">
      <w:bodyDiv w:val="1"/>
      <w:marLeft w:val="0"/>
      <w:marRight w:val="0"/>
      <w:marTop w:val="0"/>
      <w:marBottom w:val="0"/>
      <w:divBdr>
        <w:top w:val="none" w:sz="0" w:space="0" w:color="auto"/>
        <w:left w:val="none" w:sz="0" w:space="0" w:color="auto"/>
        <w:bottom w:val="none" w:sz="0" w:space="0" w:color="auto"/>
        <w:right w:val="none" w:sz="0" w:space="0" w:color="auto"/>
      </w:divBdr>
    </w:div>
    <w:div w:id="2098401306">
      <w:bodyDiv w:val="1"/>
      <w:marLeft w:val="0"/>
      <w:marRight w:val="0"/>
      <w:marTop w:val="0"/>
      <w:marBottom w:val="0"/>
      <w:divBdr>
        <w:top w:val="none" w:sz="0" w:space="0" w:color="auto"/>
        <w:left w:val="none" w:sz="0" w:space="0" w:color="auto"/>
        <w:bottom w:val="none" w:sz="0" w:space="0" w:color="auto"/>
        <w:right w:val="none" w:sz="0" w:space="0" w:color="auto"/>
      </w:divBdr>
    </w:div>
    <w:div w:id="2100253441">
      <w:bodyDiv w:val="1"/>
      <w:marLeft w:val="0"/>
      <w:marRight w:val="0"/>
      <w:marTop w:val="0"/>
      <w:marBottom w:val="0"/>
      <w:divBdr>
        <w:top w:val="none" w:sz="0" w:space="0" w:color="auto"/>
        <w:left w:val="none" w:sz="0" w:space="0" w:color="auto"/>
        <w:bottom w:val="none" w:sz="0" w:space="0" w:color="auto"/>
        <w:right w:val="none" w:sz="0" w:space="0" w:color="auto"/>
      </w:divBdr>
    </w:div>
    <w:div w:id="2121800166">
      <w:bodyDiv w:val="1"/>
      <w:marLeft w:val="0"/>
      <w:marRight w:val="0"/>
      <w:marTop w:val="0"/>
      <w:marBottom w:val="0"/>
      <w:divBdr>
        <w:top w:val="none" w:sz="0" w:space="0" w:color="auto"/>
        <w:left w:val="none" w:sz="0" w:space="0" w:color="auto"/>
        <w:bottom w:val="none" w:sz="0" w:space="0" w:color="auto"/>
        <w:right w:val="none" w:sz="0" w:space="0" w:color="auto"/>
      </w:divBdr>
    </w:div>
    <w:div w:id="2122799452">
      <w:bodyDiv w:val="1"/>
      <w:marLeft w:val="0"/>
      <w:marRight w:val="0"/>
      <w:marTop w:val="0"/>
      <w:marBottom w:val="0"/>
      <w:divBdr>
        <w:top w:val="none" w:sz="0" w:space="0" w:color="auto"/>
        <w:left w:val="none" w:sz="0" w:space="0" w:color="auto"/>
        <w:bottom w:val="none" w:sz="0" w:space="0" w:color="auto"/>
        <w:right w:val="none" w:sz="0" w:space="0" w:color="auto"/>
      </w:divBdr>
    </w:div>
    <w:div w:id="2138986251">
      <w:bodyDiv w:val="1"/>
      <w:marLeft w:val="0"/>
      <w:marRight w:val="0"/>
      <w:marTop w:val="0"/>
      <w:marBottom w:val="0"/>
      <w:divBdr>
        <w:top w:val="none" w:sz="0" w:space="0" w:color="auto"/>
        <w:left w:val="none" w:sz="0" w:space="0" w:color="auto"/>
        <w:bottom w:val="none" w:sz="0" w:space="0" w:color="auto"/>
        <w:right w:val="none" w:sz="0" w:space="0" w:color="auto"/>
      </w:divBdr>
    </w:div>
    <w:div w:id="2142576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6.emf"/><Relationship Id="rId34"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Microsoft_Word_97_-_2003_Document1.doc"/><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4.xm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oleObject" Target="embeddings/oleObject1.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backup\Wedo\RMS\RB\STI\STI%2082134\Sistema%20-%20DFXXX%20-%20Nome%20da%20Funcionalida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6B2872BEA344FC41BF23D5054E7116B0" ma:contentTypeVersion="0" ma:contentTypeDescription="Crie um novo documento." ma:contentTypeScope="" ma:versionID="0e9b630855ee7576b4196f536fabcde6">
  <xsd:schema xmlns:xsd="http://www.w3.org/2001/XMLSchema" xmlns:p="http://schemas.microsoft.com/office/2006/metadata/properties" targetNamespace="http://schemas.microsoft.com/office/2006/metadata/properties" ma:root="true" ma:fieldsID="834597303d62dd03ddcd59f56325a21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ma:readOnly="true"/>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0EFFE-B488-42B8-B464-66BAC20E8FD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748CB3F-F7A7-42AB-96B2-49B8C52547FC}">
  <ds:schemaRefs>
    <ds:schemaRef ds:uri="http://schemas.microsoft.com/sharepoint/v3/contenttype/forms"/>
  </ds:schemaRefs>
</ds:datastoreItem>
</file>

<file path=customXml/itemProps3.xml><?xml version="1.0" encoding="utf-8"?>
<ds:datastoreItem xmlns:ds="http://schemas.openxmlformats.org/officeDocument/2006/customXml" ds:itemID="{36932374-D123-4B32-95DE-385D994C29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4688BA29-D98B-4D4C-8BEE-733BA1E92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Sistema - DFXXX - Nome da Funcionalidade.dot</Template>
  <TotalTime>8</TotalTime>
  <Pages>1</Pages>
  <Words>7935</Words>
  <Characters>42849</Characters>
  <Application>Microsoft Office Word</Application>
  <DocSecurity>0</DocSecurity>
  <Lines>357</Lines>
  <Paragraphs>101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Especificação de Casos de Uso</vt:lpstr>
      <vt:lpstr>Especificação de Casos de Uso</vt:lpstr>
    </vt:vector>
  </TitlesOfParts>
  <Company>Oi - Simples Assim</Company>
  <LinksUpToDate>false</LinksUpToDate>
  <CharactersWithSpaces>50683</CharactersWithSpaces>
  <SharedDoc>false</SharedDoc>
  <HLinks>
    <vt:vector size="30" baseType="variant">
      <vt:variant>
        <vt:i4>1966140</vt:i4>
      </vt:variant>
      <vt:variant>
        <vt:i4>26</vt:i4>
      </vt:variant>
      <vt:variant>
        <vt:i4>0</vt:i4>
      </vt:variant>
      <vt:variant>
        <vt:i4>5</vt:i4>
      </vt:variant>
      <vt:variant>
        <vt:lpwstr/>
      </vt:variant>
      <vt:variant>
        <vt:lpwstr>_Toc327812911</vt:lpwstr>
      </vt:variant>
      <vt:variant>
        <vt:i4>1966140</vt:i4>
      </vt:variant>
      <vt:variant>
        <vt:i4>20</vt:i4>
      </vt:variant>
      <vt:variant>
        <vt:i4>0</vt:i4>
      </vt:variant>
      <vt:variant>
        <vt:i4>5</vt:i4>
      </vt:variant>
      <vt:variant>
        <vt:lpwstr/>
      </vt:variant>
      <vt:variant>
        <vt:lpwstr>_Toc327812910</vt:lpwstr>
      </vt:variant>
      <vt:variant>
        <vt:i4>2031676</vt:i4>
      </vt:variant>
      <vt:variant>
        <vt:i4>14</vt:i4>
      </vt:variant>
      <vt:variant>
        <vt:i4>0</vt:i4>
      </vt:variant>
      <vt:variant>
        <vt:i4>5</vt:i4>
      </vt:variant>
      <vt:variant>
        <vt:lpwstr/>
      </vt:variant>
      <vt:variant>
        <vt:lpwstr>_Toc327812909</vt:lpwstr>
      </vt:variant>
      <vt:variant>
        <vt:i4>2031676</vt:i4>
      </vt:variant>
      <vt:variant>
        <vt:i4>8</vt:i4>
      </vt:variant>
      <vt:variant>
        <vt:i4>0</vt:i4>
      </vt:variant>
      <vt:variant>
        <vt:i4>5</vt:i4>
      </vt:variant>
      <vt:variant>
        <vt:lpwstr/>
      </vt:variant>
      <vt:variant>
        <vt:lpwstr>_Toc327812908</vt:lpwstr>
      </vt:variant>
      <vt:variant>
        <vt:i4>2031676</vt:i4>
      </vt:variant>
      <vt:variant>
        <vt:i4>2</vt:i4>
      </vt:variant>
      <vt:variant>
        <vt:i4>0</vt:i4>
      </vt:variant>
      <vt:variant>
        <vt:i4>5</vt:i4>
      </vt:variant>
      <vt:variant>
        <vt:lpwstr/>
      </vt:variant>
      <vt:variant>
        <vt:lpwstr>_Toc327812907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de Casos de Uso</dc:title>
  <dc:creator>WeDo Technologies</dc:creator>
  <cp:keywords>caso de uso; user case</cp:keywords>
  <cp:lastModifiedBy>Placido Cavalcante Mesquita</cp:lastModifiedBy>
  <cp:revision>5</cp:revision>
  <dcterms:created xsi:type="dcterms:W3CDTF">2018-02-16T21:03:00Z</dcterms:created>
  <dcterms:modified xsi:type="dcterms:W3CDTF">2018-02-20T15:23:00Z</dcterms:modified>
</cp:coreProperties>
</file>